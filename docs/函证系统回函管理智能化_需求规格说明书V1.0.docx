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F1100">
      <w:pPr>
        <w:pageBreakBefore w:val="0"/>
        <w:topLinePunct w:val="0"/>
        <w:bidi w:val="0"/>
        <w:spacing w:line="360" w:lineRule="auto"/>
      </w:pPr>
      <w:r>
        <w:rPr>
          <w:rFonts w:hint="eastAsia"/>
        </w:rPr>
        <w:drawing>
          <wp:inline distT="0" distB="0" distL="0" distR="0">
            <wp:extent cx="3100070" cy="579755"/>
            <wp:effectExtent l="0" t="0" r="0" b="0"/>
            <wp:docPr id="111" name="图片 10" descr="西点信息logo（长）"/>
            <wp:cNvGraphicFramePr/>
            <a:graphic xmlns:a="http://schemas.openxmlformats.org/drawingml/2006/main">
              <a:graphicData uri="http://schemas.openxmlformats.org/drawingml/2006/picture">
                <pic:pic xmlns:pic="http://schemas.openxmlformats.org/drawingml/2006/picture">
                  <pic:nvPicPr>
                    <pic:cNvPr id="111" name="图片 10" descr="西点信息logo（长）"/>
                    <pic:cNvPicPr/>
                  </pic:nvPicPr>
                  <pic:blipFill>
                    <a:blip r:embed="rId8">
                      <a:extLst>
                        <a:ext uri="{28A0092B-C50C-407E-A947-70E740481C1C}">
                          <a14:useLocalDpi xmlns:a14="http://schemas.microsoft.com/office/drawing/2010/main" val="0"/>
                        </a:ext>
                      </a:extLst>
                    </a:blip>
                    <a:srcRect/>
                    <a:stretch>
                      <a:fillRect/>
                    </a:stretch>
                  </pic:blipFill>
                  <pic:spPr>
                    <a:xfrm>
                      <a:off x="0" y="0"/>
                      <a:ext cx="3100070" cy="579755"/>
                    </a:xfrm>
                    <a:prstGeom prst="rect">
                      <a:avLst/>
                    </a:prstGeom>
                    <a:noFill/>
                    <a:ln>
                      <a:noFill/>
                    </a:ln>
                  </pic:spPr>
                </pic:pic>
              </a:graphicData>
            </a:graphic>
          </wp:inline>
        </w:drawing>
      </w:r>
    </w:p>
    <w:p w14:paraId="5C920D87">
      <w:pPr>
        <w:pageBreakBefore w:val="0"/>
        <w:topLinePunct w:val="0"/>
        <w:bidi w:val="0"/>
        <w:spacing w:line="360" w:lineRule="auto"/>
      </w:pPr>
    </w:p>
    <w:p w14:paraId="00EB51DC">
      <w:pPr>
        <w:pageBreakBefore w:val="0"/>
        <w:topLinePunct w:val="0"/>
        <w:bidi w:val="0"/>
        <w:adjustRightInd w:val="0"/>
        <w:snapToGrid w:val="0"/>
        <w:spacing w:line="360" w:lineRule="auto"/>
        <w:jc w:val="center"/>
        <w:rPr>
          <w:rFonts w:ascii="宋体" w:hAnsi="宋体" w:eastAsia="宋体"/>
          <w:b/>
          <w:bCs/>
          <w:color w:val="000000"/>
          <w:sz w:val="32"/>
          <w:szCs w:val="32"/>
        </w:rPr>
      </w:pPr>
      <w:r>
        <w:rPr>
          <w:rFonts w:hint="eastAsia" w:ascii="宋体" w:hAnsi="宋体" w:eastAsia="宋体"/>
          <w:b/>
          <w:bCs/>
          <w:color w:val="000000"/>
          <w:sz w:val="32"/>
          <w:szCs w:val="32"/>
          <w:lang w:bidi="ar"/>
        </w:rPr>
        <w:t xml:space="preserve"> </w:t>
      </w:r>
    </w:p>
    <w:p w14:paraId="4BD22278">
      <w:pPr>
        <w:pageBreakBefore w:val="0"/>
        <w:topLinePunct w:val="0"/>
        <w:bidi w:val="0"/>
        <w:adjustRightInd w:val="0"/>
        <w:snapToGrid w:val="0"/>
        <w:spacing w:line="360" w:lineRule="auto"/>
        <w:jc w:val="center"/>
        <w:rPr>
          <w:rFonts w:ascii="宋体" w:hAnsi="宋体" w:eastAsia="宋体"/>
          <w:b/>
          <w:bCs/>
          <w:color w:val="000000"/>
          <w:sz w:val="32"/>
          <w:szCs w:val="32"/>
        </w:rPr>
      </w:pPr>
      <w:r>
        <w:rPr>
          <w:rFonts w:hint="eastAsia" w:ascii="宋体" w:hAnsi="宋体" w:eastAsia="宋体"/>
          <w:b/>
          <w:bCs/>
          <w:color w:val="000000"/>
          <w:sz w:val="32"/>
          <w:szCs w:val="32"/>
          <w:lang w:bidi="ar"/>
        </w:rPr>
        <w:t xml:space="preserve"> </w:t>
      </w:r>
    </w:p>
    <w:p w14:paraId="6863C084">
      <w:pPr>
        <w:pageBreakBefore w:val="0"/>
        <w:topLinePunct w:val="0"/>
        <w:bidi w:val="0"/>
        <w:adjustRightInd w:val="0"/>
        <w:snapToGrid w:val="0"/>
        <w:spacing w:line="360" w:lineRule="auto"/>
        <w:jc w:val="center"/>
        <w:rPr>
          <w:rFonts w:ascii="宋体" w:hAnsi="宋体" w:eastAsia="宋体"/>
          <w:b/>
          <w:bCs/>
          <w:color w:val="000000"/>
          <w:sz w:val="32"/>
          <w:szCs w:val="32"/>
        </w:rPr>
      </w:pPr>
      <w:r>
        <w:rPr>
          <w:rFonts w:hint="eastAsia" w:ascii="宋体" w:hAnsi="宋体" w:eastAsia="宋体"/>
          <w:b/>
          <w:bCs/>
          <w:color w:val="000000"/>
          <w:sz w:val="32"/>
          <w:szCs w:val="32"/>
          <w:lang w:bidi="ar"/>
        </w:rPr>
        <w:t xml:space="preserve"> </w:t>
      </w:r>
    </w:p>
    <w:p w14:paraId="14F933D5">
      <w:pPr>
        <w:pageBreakBefore w:val="0"/>
        <w:topLinePunct w:val="0"/>
        <w:bidi w:val="0"/>
        <w:adjustRightInd w:val="0"/>
        <w:snapToGrid w:val="0"/>
        <w:spacing w:line="360" w:lineRule="auto"/>
        <w:jc w:val="center"/>
        <w:rPr>
          <w:rFonts w:ascii="宋体" w:hAnsi="宋体" w:eastAsia="宋体"/>
          <w:b/>
          <w:bCs/>
          <w:color w:val="000000"/>
          <w:sz w:val="32"/>
          <w:szCs w:val="32"/>
        </w:rPr>
      </w:pPr>
      <w:r>
        <w:rPr>
          <w:rFonts w:hint="eastAsia" w:ascii="宋体" w:hAnsi="宋体" w:eastAsia="宋体"/>
          <w:b/>
          <w:bCs/>
          <w:color w:val="000000"/>
          <w:sz w:val="32"/>
          <w:szCs w:val="32"/>
          <w:lang w:bidi="ar"/>
        </w:rPr>
        <w:t xml:space="preserve"> </w:t>
      </w:r>
    </w:p>
    <w:p w14:paraId="41EB6595">
      <w:pPr>
        <w:pageBreakBefore w:val="0"/>
        <w:topLinePunct w:val="0"/>
        <w:bidi w:val="0"/>
        <w:spacing w:line="360" w:lineRule="auto"/>
      </w:pPr>
      <w:r>
        <w:rPr>
          <w:rFonts w:hint="eastAsia"/>
        </w:rPr>
        <w:t xml:space="preserve"> </w:t>
      </w:r>
    </w:p>
    <w:p w14:paraId="7CD5B0B1">
      <w:pPr>
        <w:pageBreakBefore w:val="0"/>
        <w:topLinePunct w:val="0"/>
        <w:bidi w:val="0"/>
        <w:spacing w:line="360" w:lineRule="auto"/>
        <w:jc w:val="center"/>
        <w:rPr>
          <w:rFonts w:hint="eastAsia"/>
          <w:b/>
          <w:bCs/>
          <w:sz w:val="48"/>
          <w:szCs w:val="48"/>
          <w:lang w:val="en-US" w:eastAsia="zh-CN"/>
        </w:rPr>
      </w:pPr>
      <w:r>
        <w:rPr>
          <w:rFonts w:hint="eastAsia"/>
          <w:b/>
          <w:bCs/>
          <w:sz w:val="48"/>
          <w:szCs w:val="48"/>
          <w:lang w:val="en-US" w:eastAsia="zh-CN"/>
        </w:rPr>
        <w:t>函证系统（回函管理智能化）</w:t>
      </w:r>
    </w:p>
    <w:p w14:paraId="500DC4A7">
      <w:pPr>
        <w:pageBreakBefore w:val="0"/>
        <w:topLinePunct w:val="0"/>
        <w:bidi w:val="0"/>
        <w:spacing w:line="360" w:lineRule="auto"/>
        <w:jc w:val="center"/>
        <w:rPr>
          <w:rFonts w:hint="default"/>
          <w:b/>
          <w:bCs/>
          <w:sz w:val="48"/>
          <w:szCs w:val="48"/>
          <w:lang w:val="en-US" w:eastAsia="zh-CN"/>
        </w:rPr>
      </w:pPr>
      <w:r>
        <w:rPr>
          <w:rFonts w:hint="eastAsia"/>
          <w:b/>
          <w:bCs/>
          <w:sz w:val="48"/>
          <w:szCs w:val="48"/>
        </w:rPr>
        <w:t>需求说明书v1.0</w:t>
      </w:r>
      <w:r>
        <w:rPr>
          <w:rFonts w:hint="eastAsia"/>
          <w:b/>
          <w:bCs/>
          <w:sz w:val="48"/>
          <w:szCs w:val="48"/>
          <w:lang w:val="en-US" w:eastAsia="zh-CN"/>
        </w:rPr>
        <w:t/>
      </w:r>
    </w:p>
    <w:p w14:paraId="773E5EC8">
      <w:pPr>
        <w:pageBreakBefore w:val="0"/>
        <w:topLinePunct w:val="0"/>
        <w:bidi w:val="0"/>
        <w:spacing w:line="360" w:lineRule="auto"/>
        <w:ind w:firstLine="2880" w:firstLineChars="1200"/>
        <w:rPr>
          <w:rFonts w:ascii="宋体" w:hAnsi="宋体" w:eastAsia="宋体"/>
          <w:color w:val="000000"/>
          <w:sz w:val="24"/>
        </w:rPr>
      </w:pPr>
      <w:r>
        <w:rPr>
          <w:rFonts w:hint="eastAsia" w:ascii="宋体" w:hAnsi="宋体" w:eastAsia="宋体"/>
          <w:color w:val="000000"/>
          <w:sz w:val="24"/>
          <w:lang w:bidi="ar"/>
        </w:rPr>
        <w:t xml:space="preserve"> </w:t>
      </w:r>
    </w:p>
    <w:p w14:paraId="0DCF3BB8">
      <w:pPr>
        <w:pageBreakBefore w:val="0"/>
        <w:topLinePunct w:val="0"/>
        <w:bidi w:val="0"/>
        <w:spacing w:line="360" w:lineRule="auto"/>
        <w:ind w:firstLine="2880" w:firstLineChars="1200"/>
        <w:rPr>
          <w:rFonts w:ascii="宋体" w:hAnsi="宋体" w:eastAsia="宋体"/>
          <w:color w:val="000000"/>
          <w:sz w:val="24"/>
        </w:rPr>
      </w:pPr>
      <w:r>
        <w:rPr>
          <w:rFonts w:hint="eastAsia" w:ascii="宋体" w:hAnsi="宋体" w:eastAsia="宋体"/>
          <w:color w:val="000000"/>
          <w:sz w:val="24"/>
          <w:lang w:bidi="ar"/>
        </w:rPr>
        <w:t xml:space="preserve"> </w:t>
      </w:r>
    </w:p>
    <w:p w14:paraId="02B54DB7">
      <w:pPr>
        <w:pStyle w:val="40"/>
        <w:pageBreakBefore w:val="0"/>
        <w:kinsoku w:val="0"/>
        <w:overflowPunct w:val="0"/>
        <w:topLinePunct w:val="0"/>
        <w:autoSpaceDE w:val="0"/>
        <w:autoSpaceDN w:val="0"/>
        <w:bidi w:val="0"/>
        <w:spacing w:line="360" w:lineRule="auto"/>
        <w:rPr>
          <w:rFonts w:hint="eastAsia"/>
          <w:b/>
          <w:bCs/>
        </w:rPr>
      </w:pPr>
      <w:bookmarkStart w:id="0" w:name="_Toc251075476"/>
    </w:p>
    <w:p w14:paraId="6C5D591C">
      <w:pPr>
        <w:pStyle w:val="40"/>
        <w:pageBreakBefore w:val="0"/>
        <w:kinsoku w:val="0"/>
        <w:overflowPunct w:val="0"/>
        <w:topLinePunct w:val="0"/>
        <w:autoSpaceDE w:val="0"/>
        <w:autoSpaceDN w:val="0"/>
        <w:bidi w:val="0"/>
        <w:spacing w:line="360" w:lineRule="auto"/>
        <w:rPr>
          <w:rFonts w:hint="eastAsia"/>
          <w:b/>
          <w:bCs/>
        </w:rPr>
      </w:pPr>
    </w:p>
    <w:p w14:paraId="4B4B7356">
      <w:pPr>
        <w:pStyle w:val="40"/>
        <w:pageBreakBefore w:val="0"/>
        <w:kinsoku w:val="0"/>
        <w:overflowPunct w:val="0"/>
        <w:topLinePunct w:val="0"/>
        <w:autoSpaceDE w:val="0"/>
        <w:autoSpaceDN w:val="0"/>
        <w:bidi w:val="0"/>
        <w:spacing w:line="360" w:lineRule="auto"/>
        <w:rPr>
          <w:rFonts w:hint="eastAsia"/>
          <w:b/>
          <w:bCs/>
        </w:rPr>
      </w:pPr>
    </w:p>
    <w:p w14:paraId="7C140FDE">
      <w:pPr>
        <w:pStyle w:val="40"/>
        <w:pageBreakBefore w:val="0"/>
        <w:kinsoku w:val="0"/>
        <w:overflowPunct w:val="0"/>
        <w:topLinePunct w:val="0"/>
        <w:autoSpaceDE w:val="0"/>
        <w:autoSpaceDN w:val="0"/>
        <w:bidi w:val="0"/>
        <w:spacing w:line="360" w:lineRule="auto"/>
        <w:rPr>
          <w:rFonts w:hint="eastAsia"/>
          <w:b/>
          <w:bCs/>
        </w:rPr>
      </w:pPr>
    </w:p>
    <w:p w14:paraId="58ABFA1B">
      <w:pPr>
        <w:pStyle w:val="40"/>
        <w:pageBreakBefore w:val="0"/>
        <w:kinsoku w:val="0"/>
        <w:overflowPunct w:val="0"/>
        <w:topLinePunct w:val="0"/>
        <w:autoSpaceDE w:val="0"/>
        <w:autoSpaceDN w:val="0"/>
        <w:bidi w:val="0"/>
        <w:spacing w:line="360" w:lineRule="auto"/>
        <w:rPr>
          <w:rFonts w:hint="eastAsia"/>
          <w:b/>
          <w:bCs/>
        </w:rPr>
      </w:pPr>
    </w:p>
    <w:p w14:paraId="51801336">
      <w:pPr>
        <w:pStyle w:val="40"/>
        <w:pageBreakBefore w:val="0"/>
        <w:kinsoku w:val="0"/>
        <w:overflowPunct w:val="0"/>
        <w:topLinePunct w:val="0"/>
        <w:autoSpaceDE w:val="0"/>
        <w:autoSpaceDN w:val="0"/>
        <w:bidi w:val="0"/>
        <w:spacing w:line="360" w:lineRule="auto"/>
        <w:rPr>
          <w:rFonts w:hint="eastAsia"/>
          <w:b/>
          <w:bCs/>
        </w:rPr>
      </w:pPr>
    </w:p>
    <w:p w14:paraId="3E6CE978">
      <w:pPr>
        <w:pStyle w:val="40"/>
        <w:pageBreakBefore w:val="0"/>
        <w:kinsoku w:val="0"/>
        <w:overflowPunct w:val="0"/>
        <w:topLinePunct w:val="0"/>
        <w:autoSpaceDE w:val="0"/>
        <w:autoSpaceDN w:val="0"/>
        <w:bidi w:val="0"/>
        <w:spacing w:line="360" w:lineRule="auto"/>
        <w:rPr>
          <w:b/>
          <w:bCs/>
        </w:rPr>
      </w:pPr>
      <w:r>
        <w:rPr>
          <w:rFonts w:hint="eastAsia"/>
          <w:b/>
          <w:bCs/>
        </w:rPr>
        <w:t>西安西点信息技术有限公司</w:t>
      </w:r>
    </w:p>
    <w:p w14:paraId="4B1D2899">
      <w:pPr>
        <w:pStyle w:val="40"/>
        <w:pageBreakBefore w:val="0"/>
        <w:kinsoku w:val="0"/>
        <w:overflowPunct w:val="0"/>
        <w:topLinePunct w:val="0"/>
        <w:autoSpaceDE w:val="0"/>
        <w:autoSpaceDN w:val="0"/>
        <w:bidi w:val="0"/>
        <w:spacing w:line="360" w:lineRule="auto"/>
        <w:rPr>
          <w:rFonts w:hint="eastAsia"/>
        </w:rPr>
      </w:pPr>
      <w:r>
        <w:rPr>
          <w:rFonts w:hint="eastAsia"/>
          <w:lang w:eastAsia="zh-CN"/>
        </w:rPr>
        <w:t>2026年10月</w:t>
      </w:r>
      <w:bookmarkEnd w:id="0"/>
    </w:p>
    <w:p w14:paraId="14666CD4">
      <w:pPr>
        <w:pageBreakBefore w:val="0"/>
        <w:topLinePunct w:val="0"/>
        <w:bidi w:val="0"/>
        <w:spacing w:line="360" w:lineRule="auto"/>
        <w:rPr>
          <w:rFonts w:hint="eastAsia"/>
        </w:rPr>
      </w:pPr>
      <w:r>
        <w:rPr>
          <w:rFonts w:hint="eastAsia"/>
        </w:rPr>
        <w:br w:type="page"/>
      </w:r>
    </w:p>
    <w:p w14:paraId="14B758FD">
      <w:pPr>
        <w:pageBreakBefore w:val="0"/>
        <w:topLinePunct w:val="0"/>
        <w:bidi w:val="0"/>
        <w:spacing w:line="360" w:lineRule="auto"/>
        <w:rPr>
          <w:rFonts w:asciiTheme="minorAscii" w:hAnsiTheme="minorAscii" w:eastAsiaTheme="minorEastAsia" w:cstheme="minorBidi"/>
          <w:b/>
          <w:bCs/>
          <w:sz w:val="21"/>
        </w:rPr>
      </w:pPr>
      <w:r>
        <w:rPr>
          <w:rFonts w:hint="eastAsia" w:asciiTheme="minorAscii" w:hAnsiTheme="minorAscii" w:eastAsiaTheme="minorEastAsia" w:cstheme="minorBidi"/>
          <w:b/>
          <w:bCs/>
          <w:sz w:val="21"/>
        </w:rPr>
        <w:t>文档修改历史</w:t>
      </w:r>
    </w:p>
    <w:p w14:paraId="21AD5843">
      <w:pPr>
        <w:pageBreakBefore w:val="0"/>
        <w:topLinePunct w:val="0"/>
        <w:bidi w:val="0"/>
        <w:spacing w:line="360" w:lineRule="auto"/>
        <w:rPr>
          <w:rFonts w:ascii="宋体" w:hAnsi="宋体" w:eastAsia="宋体" w:cs="宋体"/>
          <w:sz w:val="21"/>
        </w:rPr>
      </w:pPr>
    </w:p>
    <w:tbl>
      <w:tblPr>
        <w:tblStyle w:val="19"/>
        <w:tblW w:type="pct" w:w="500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70" w:type="dxa"/>
          <w:bottom w:w="0" w:type="dxa"/>
          <w:right w:w="70" w:type="dxa"/>
        </w:tblCellMar>
      </w:tblPr>
      <w:tblGrid>
        <w:gridCol w:w="1020"/>
        <w:gridCol w:w="1360"/>
        <w:gridCol w:w="1020"/>
        <w:gridCol w:w="1020"/>
        <w:gridCol w:w="1020"/>
        <w:gridCol w:w="3061"/>
      </w:tblGrid>
      <w:tr w14:paraId="1FE53FF7">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tblHeader/>
          <w:jc w:val="center"/>
        </w:trPr>
        <w:tc>
          <w:tcPr>
            <w:tcW w:w="852" w:type="dxa"/>
          </w:tcPr>
          <w:p w14:paraId="19A4A99F">
            <w:pPr>
              <w:pageBreakBefore w:val="0"/>
              <w:widowControl w:val="0"/>
              <w:topLinePunct w:val="0"/>
              <w:bidi w:val="0"/>
              <w:spacing w:before="40" w:after="40" w:line="360" w:lineRule="auto"/>
              <w:jc w:val="both"/>
              <w:rPr>
                <w:rFonts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版本号</w:t>
            </w:r>
          </w:p>
        </w:tc>
        <w:tc>
          <w:tcPr>
            <w:tcW w:w="1332" w:type="dxa"/>
          </w:tcPr>
          <w:p w14:paraId="23564743">
            <w:pPr>
              <w:pageBreakBefore w:val="0"/>
              <w:widowControl w:val="0"/>
              <w:topLinePunct w:val="0"/>
              <w:bidi w:val="0"/>
              <w:spacing w:before="40" w:after="40" w:line="360" w:lineRule="auto"/>
              <w:jc w:val="both"/>
              <w:rPr>
                <w:rFonts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修改日期</w:t>
            </w:r>
          </w:p>
        </w:tc>
        <w:tc>
          <w:tcPr>
            <w:tcW w:w="968" w:type="dxa"/>
          </w:tcPr>
          <w:p w14:paraId="72FF2495">
            <w:pPr>
              <w:pageBreakBefore w:val="0"/>
              <w:widowControl w:val="0"/>
              <w:topLinePunct w:val="0"/>
              <w:bidi w:val="0"/>
              <w:spacing w:before="40" w:after="40" w:line="360" w:lineRule="auto"/>
              <w:jc w:val="both"/>
              <w:rPr>
                <w:rFonts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编写人</w:t>
            </w:r>
          </w:p>
        </w:tc>
        <w:tc>
          <w:tcPr>
            <w:tcW w:w="968" w:type="dxa"/>
          </w:tcPr>
          <w:p w14:paraId="5D0770A4">
            <w:pPr>
              <w:pageBreakBefore w:val="0"/>
              <w:widowControl w:val="0"/>
              <w:topLinePunct w:val="0"/>
              <w:bidi w:val="0"/>
              <w:spacing w:before="40" w:after="40" w:line="360" w:lineRule="auto"/>
              <w:jc w:val="both"/>
              <w:rPr>
                <w:rFonts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评审人</w:t>
            </w:r>
          </w:p>
        </w:tc>
        <w:tc>
          <w:tcPr>
            <w:tcW w:w="895" w:type="dxa"/>
          </w:tcPr>
          <w:p w14:paraId="7DA7D8BD">
            <w:pPr>
              <w:pageBreakBefore w:val="0"/>
              <w:widowControl w:val="0"/>
              <w:topLinePunct w:val="0"/>
              <w:bidi w:val="0"/>
              <w:spacing w:before="40" w:after="40" w:line="360" w:lineRule="auto"/>
              <w:jc w:val="both"/>
              <w:rPr>
                <w:rFonts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批准人</w:t>
            </w:r>
          </w:p>
        </w:tc>
        <w:tc>
          <w:tcPr>
            <w:tcW w:w="4136" w:type="dxa"/>
          </w:tcPr>
          <w:p w14:paraId="50B93267">
            <w:pPr>
              <w:pageBreakBefore w:val="0"/>
              <w:widowControl w:val="0"/>
              <w:topLinePunct w:val="0"/>
              <w:bidi w:val="0"/>
              <w:spacing w:before="40" w:after="40" w:line="360" w:lineRule="auto"/>
              <w:jc w:val="both"/>
              <w:rPr>
                <w:rFonts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修改内容</w:t>
            </w:r>
          </w:p>
        </w:tc>
      </w:tr>
      <w:tr>
        <w:tc>
          <w:tcPr>
            <w:tcW w:type="dxa" w:w="852"/>
          </w:tcPr>
          <w:p>
            <w:pPr>
              <w:spacing w:line="360" w:lineRule="auto" w:before="0" w:after="0"/>
            </w:pPr>
            <w:r>
              <w:rPr>
                <w:rFonts w:ascii="宋体" w:hAnsi="宋体" w:cs="宋体" w:eastAsia="宋体" w:hint="eastAsia"/>
                <w:b w:val="0"/>
                <w:sz w:val="24"/>
              </w:rPr>
              <w:t>V1.15</w:t>
            </w:r>
          </w:p>
        </w:tc>
        <w:tc>
          <w:tcPr>
            <w:tcW w:type="dxa" w:w="1332"/>
          </w:tcPr>
          <w:p>
            <w:pPr>
              <w:spacing w:line="360" w:lineRule="auto" w:before="0" w:after="0"/>
            </w:pPr>
            <w:r>
              <w:rPr>
                <w:rFonts w:ascii="宋体" w:hAnsi="宋体" w:cs="宋体" w:eastAsia="宋体" w:hint="eastAsia"/>
                <w:b w:val="0"/>
                <w:sz w:val="24"/>
              </w:rPr>
              <w:t>2026-10-15</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① **并入用户在 Word 里的三处手工修改**（先 diffs 后并入，不静默覆盖）：字段名「回函进度」改为「回函信息录入进度」；菜单目录每行补写一级菜单「回函管理」（原先只有首行有、其余靠视觉合并）；去掉「回函列表」业务规则第 3 条里的加粗记号。**② 改为单一内容源**：新增 `render_spec_md.py`，docx 与 `需求文档.md` 由同一份 SPEC 渲染 —— 两份内容自此一致，不会再漂移。③ **补齐原先只在手写 md 里的四个功能块**：「函证查看与文件预览」「快递数据导入」写成七节式功能点，「删除」（当前无界面入口）与「列表空状态」按原章节正文引入。④ **把 md 独有章节迁入 SPEC**：文档信息 / 背景与目标 / 业务范围与约束 / 业务流程正文 / 附录 A~E / 变更记录（落在 `spec_imported.py`），功能块描写紧随同名功能点之后。</w:t>
            </w:r>
          </w:p>
        </w:tc>
      </w:tr>
      <w:tr>
        <w:tc>
          <w:tcPr>
            <w:tcW w:type="dxa" w:w="852"/>
          </w:tcPr>
          <w:p>
            <w:pPr>
              <w:spacing w:line="360" w:lineRule="auto" w:before="0" w:after="0"/>
            </w:pPr>
            <w:r>
              <w:rPr>
                <w:rFonts w:ascii="宋体" w:hAnsi="宋体" w:cs="宋体" w:eastAsia="宋体" w:hint="eastAsia"/>
                <w:b w:val="0"/>
                <w:sz w:val="24"/>
              </w:rPr>
              <w:t>V1.0</w:t>
            </w:r>
          </w:p>
        </w:tc>
        <w:tc>
          <w:tcPr>
            <w:tcW w:type="dxa" w:w="1332"/>
          </w:tcPr>
          <w:p>
            <w:pPr>
              <w:spacing w:line="360" w:lineRule="auto" w:before="0" w:after="0"/>
            </w:pPr>
            <w:r>
              <w:rPr>
                <w:rFonts w:ascii="宋体" w:hAnsi="宋体" w:cs="宋体" w:eastAsia="宋体" w:hint="eastAsia"/>
                <w:b w:val="0"/>
                <w:sz w:val="24"/>
              </w:rPr>
              <w:t>2026-10-08</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初稿：回函管理智能化（回函文件上传与识别、切分与归属、AI 智能核验、回函快递信息确认、回函结果填写）</w:t>
            </w:r>
          </w:p>
        </w:tc>
      </w:tr>
      <w:tr>
        <w:tc>
          <w:tcPr>
            <w:tcW w:type="dxa" w:w="852"/>
          </w:tcPr>
          <w:p>
            <w:pPr>
              <w:spacing w:line="360" w:lineRule="auto" w:before="0" w:after="0"/>
            </w:pPr>
            <w:r>
              <w:rPr>
                <w:rFonts w:ascii="宋体" w:hAnsi="宋体" w:cs="宋体" w:eastAsia="宋体" w:hint="eastAsia"/>
                <w:b w:val="0"/>
                <w:sz w:val="24"/>
              </w:rPr>
              <w:t>V1.1</w:t>
            </w:r>
          </w:p>
        </w:tc>
        <w:tc>
          <w:tcPr>
            <w:tcW w:type="dxa" w:w="1332"/>
          </w:tcPr>
          <w:p>
            <w:pPr>
              <w:spacing w:line="360" w:lineRule="auto" w:before="0" w:after="0"/>
            </w:pPr>
            <w:r>
              <w:rPr>
                <w:rFonts w:ascii="宋体" w:hAnsi="宋体" w:cs="宋体" w:eastAsia="宋体" w:hint="eastAsia"/>
                <w:b w:val="0"/>
                <w:sz w:val="24"/>
              </w:rPr>
              <w:t>2026-10-08</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按西点规范 v1.3 改为七节式：新增「业务规则 / 使用角色 / 页面字段说明 / 输入、输出」四节；原「用户场景」改为「业务说明」，「补充说明」与状态划分并入「业务规则」，「数据来源」并入输入表的来源列</w:t>
            </w:r>
          </w:p>
        </w:tc>
      </w:tr>
      <w:tr>
        <w:tc>
          <w:tcPr>
            <w:tcW w:type="dxa" w:w="852"/>
          </w:tcPr>
          <w:p>
            <w:pPr>
              <w:spacing w:line="360" w:lineRule="auto" w:before="0" w:after="0"/>
            </w:pPr>
            <w:r>
              <w:rPr>
                <w:rFonts w:ascii="宋体" w:hAnsi="宋体" w:cs="宋体" w:eastAsia="宋体" w:hint="eastAsia"/>
                <w:b w:val="0"/>
                <w:sz w:val="24"/>
              </w:rPr>
              <w:t>V1.2</w:t>
            </w:r>
          </w:p>
        </w:tc>
        <w:tc>
          <w:tcPr>
            <w:tcW w:type="dxa" w:w="1332"/>
          </w:tcPr>
          <w:p>
            <w:pPr>
              <w:spacing w:line="360" w:lineRule="auto" w:before="0" w:after="0"/>
            </w:pPr>
            <w:r>
              <w:rPr>
                <w:rFonts w:ascii="宋体" w:hAnsi="宋体" w:cs="宋体" w:eastAsia="宋体" w:hint="eastAsia"/>
                <w:b w:val="0"/>
                <w:sz w:val="24"/>
              </w:rPr>
              <w:t>2026-10-08</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按西点规范 v1.4 调整目录结构：本系统仅 WEB 端，去掉「WEB端需求」端别层，一级功能模块上移为 H2、功能点上移为 H3（七节式 H5 → H4）；补齐「识别工作台」「回函切分与归属」两处缺失的界面原型图（含建议卡近景），界面截图按当前实现全部重抓；同步当前口径 —— 风险等级改为高 / 中 / 低红橙绿三色、识别界面移除「来源卡」、置信度改胶囊；修正「业务流程」第 1 张图（业务数据分工）子图标题与首个节点重叠的问题 —— 子图标题改单行</w:t>
            </w:r>
          </w:p>
        </w:tc>
      </w:tr>
      <w:tr>
        <w:tc>
          <w:tcPr>
            <w:tcW w:type="dxa" w:w="852"/>
          </w:tcPr>
          <w:p>
            <w:pPr>
              <w:spacing w:line="360" w:lineRule="auto" w:before="0" w:after="0"/>
            </w:pPr>
            <w:r>
              <w:rPr>
                <w:rFonts w:ascii="宋体" w:hAnsi="宋体" w:cs="宋体" w:eastAsia="宋体" w:hint="eastAsia"/>
                <w:b w:val="0"/>
                <w:sz w:val="24"/>
              </w:rPr>
              <w:t>V1.3</w:t>
            </w:r>
          </w:p>
        </w:tc>
        <w:tc>
          <w:tcPr>
            <w:tcW w:type="dxa" w:w="1332"/>
          </w:tcPr>
          <w:p>
            <w:pPr>
              <w:spacing w:line="360" w:lineRule="auto" w:before="0" w:after="0"/>
            </w:pPr>
            <w:r>
              <w:rPr>
                <w:rFonts w:ascii="宋体" w:hAnsi="宋体" w:cs="宋体" w:eastAsia="宋体" w:hint="eastAsia"/>
                <w:b w:val="0"/>
                <w:sz w:val="24"/>
              </w:rPr>
              <w:t>2026-10-09</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按当前逻辑校对「业务流程」一节：四张流程框架图全部重渲染 —— 银行归属不再有「建议归属（置信度 ≥65%）」一档（归属由用户自己选）、归档条件补「确认快递信息 / 填写回函结果两步各自独立」、进入两个处理弹窗改走「更多 → 回函快递信息 / 回函结果」或点进度列步骤条，并补右下角进度卡「看识别过程」与 R-07 修正两条可选通道；正文流转描述同步（识别与归属并行，不是串行）</w:t>
            </w:r>
          </w:p>
        </w:tc>
      </w:tr>
      <w:tr>
        <w:tc>
          <w:tcPr>
            <w:tcW w:type="dxa" w:w="852"/>
          </w:tcPr>
          <w:p>
            <w:pPr>
              <w:spacing w:line="360" w:lineRule="auto" w:before="0" w:after="0"/>
            </w:pPr>
            <w:r>
              <w:rPr>
                <w:rFonts w:ascii="宋体" w:hAnsi="宋体" w:cs="宋体" w:eastAsia="宋体" w:hint="eastAsia"/>
                <w:b w:val="0"/>
                <w:sz w:val="24"/>
              </w:rPr>
              <w:t>V1.4</w:t>
            </w:r>
          </w:p>
        </w:tc>
        <w:tc>
          <w:tcPr>
            <w:tcW w:type="dxa" w:w="1332"/>
          </w:tcPr>
          <w:p>
            <w:pPr>
              <w:spacing w:line="360" w:lineRule="auto" w:before="0" w:after="0"/>
            </w:pPr>
            <w:r>
              <w:rPr>
                <w:rFonts w:ascii="宋体" w:hAnsi="宋体" w:cs="宋体" w:eastAsia="宋体" w:hint="eastAsia"/>
                <w:b w:val="0"/>
                <w:sz w:val="24"/>
              </w:rPr>
              <w:t>2026-10-09</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第 5 章整章校对后同步三处内容：① 回函列表的操作说明注明「两类各成一页、每页只出现本类上传入口」；② 银行上传弹窗的「最后页是否快递面单」口径改为「按识别出的面单页预切出独立面单段（同一份文件可含多个包裹）」—— 原文写"末页预切"与实现不符；③ 银行询证事项分组数改为「14 个标准分组 + 1 个资金归集附表（共 15 组）」，并补上组标题的结论摘要说明</w:t>
            </w:r>
          </w:p>
        </w:tc>
      </w:tr>
      <w:tr>
        <w:tc>
          <w:tcPr>
            <w:tcW w:type="dxa" w:w="852"/>
          </w:tcPr>
          <w:p>
            <w:pPr>
              <w:spacing w:line="360" w:lineRule="auto" w:before="0" w:after="0"/>
            </w:pPr>
            <w:r>
              <w:rPr>
                <w:rFonts w:ascii="宋体" w:hAnsi="宋体" w:cs="宋体" w:eastAsia="宋体" w:hint="eastAsia"/>
                <w:b w:val="0"/>
                <w:sz w:val="24"/>
              </w:rPr>
              <w:t>V1.14</w:t>
            </w:r>
          </w:p>
        </w:tc>
        <w:tc>
          <w:tcPr>
            <w:tcW w:type="dxa" w:w="1332"/>
          </w:tcPr>
          <w:p>
            <w:pPr>
              <w:spacing w:line="360" w:lineRule="auto" w:before="0" w:after="0"/>
            </w:pPr>
            <w:r>
              <w:rPr>
                <w:rFonts w:ascii="宋体" w:hAnsi="宋体" w:cs="宋体" w:eastAsia="宋体" w:hint="eastAsia"/>
                <w:b w:val="0"/>
                <w:sz w:val="24"/>
              </w:rPr>
              <w:t>2026-10-14</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核验动线收口 + 列表/预览减负（v3.30~v3.35）+ 图与正文一致性核对：① 核验页每项改两栏（左「AI 识别结果」/ 右「人工确认」），采纳即代入人工列、不采纳必填原因（只在「该项确有结论」时要求），表态后自动前进、办完最后一个 AI 项落到最后一页签；列表「核查事项复核」格收成整条状态并去掉剩余项数；全局删除「原始文件 / AI 批注」视图切换；第 4 项「回函结果补充」只装两个附件与底稿指引（文本）；② 新增功能点「AI 智能核验－回函结果补充」，并按当前实现改写「回函列表」规则 6 / 8 与「回函结果填写」的字段及出处；③ 逐张核对业务流程三张流程图与四张对外版图（数据分工补公章 / 骑缝章、两句说明、两个附件与底稿指引；流转图补核验页动线与归档触发点；操作路径补核验页两步），并新增「整体框架图」作为业务流程首图（Archify 交付的 HTML + PNG）。</w:t>
            </w:r>
          </w:p>
        </w:tc>
      </w:tr>
      <w:tr>
        <w:tc>
          <w:tcPr>
            <w:tcW w:type="dxa" w:w="852"/>
          </w:tcPr>
          <w:p>
            <w:pPr>
              <w:spacing w:line="360" w:lineRule="auto" w:before="0" w:after="0"/>
            </w:pPr>
            <w:r>
              <w:rPr>
                <w:rFonts w:ascii="宋体" w:hAnsi="宋体" w:cs="宋体" w:eastAsia="宋体" w:hint="eastAsia"/>
                <w:b w:val="0"/>
                <w:sz w:val="24"/>
              </w:rPr>
              <w:t>V1.13</w:t>
            </w:r>
          </w:p>
        </w:tc>
        <w:tc>
          <w:tcPr>
            <w:tcW w:type="dxa" w:w="1332"/>
          </w:tcPr>
          <w:p>
            <w:pPr>
              <w:spacing w:line="360" w:lineRule="auto" w:before="0" w:after="0"/>
            </w:pPr>
            <w:r>
              <w:rPr>
                <w:rFonts w:ascii="宋体" w:hAnsi="宋体" w:cs="宋体" w:eastAsia="宋体" w:hint="eastAsia"/>
                <w:b w:val="0"/>
                <w:sz w:val="24"/>
              </w:rPr>
              <w:t>2026-10-13</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识别区定型 + 核验事项列改名定稿 + 失败容错（v3.29）：① 「回函列表」操作说明的「智能识别区」一行改写法（位置改为输入卡与表格之间、逐封一行改「状态方块 + 编号 + 单位 + 检测项串」、去掉进度条、失败行的「重试」保留）；② 「AI 识别」一行改名「AI 核验事项」并改写形态（前置圆环 + 主色文字 + ✦，已处理为灰字 + 实心勾）；③ 业务规则第 4 / 5 / 6 条改写（全部检测项「尘埃落定」即入表、失败也算落定；失败的那封也入表且结论留空、可「重新识别」；事项形态与点完自动关闭改为新口径）；④ 页面字段说明同步（回函是否相符改「用户确认后的结果」四态、核查事项复核、AI 风险补「识别错误」灰色标签）；⑤ 「回函切分与归属」业务规则第 12 条把「先写识别中」改成「尘埃落定才写库」；⑥ 全篇「AI 识别」列名统一为「核查事项复核」（保留「AI 识别值」这一字段名不动）；⑦ 列表页两张原型图与事项详情图按当前实现重抓（页头无面包屑、列名与事项形态均为最新）</w:t>
            </w:r>
          </w:p>
        </w:tc>
      </w:tr>
      <w:tr>
        <w:tc>
          <w:tcPr>
            <w:tcW w:type="dxa" w:w="852"/>
          </w:tcPr>
          <w:p>
            <w:pPr>
              <w:spacing w:line="360" w:lineRule="auto" w:before="0" w:after="0"/>
            </w:pPr>
            <w:r>
              <w:rPr>
                <w:rFonts w:ascii="宋体" w:hAnsi="宋体" w:cs="宋体" w:eastAsia="宋体" w:hint="eastAsia"/>
                <w:b w:val="0"/>
                <w:sz w:val="24"/>
              </w:rPr>
              <w:t>V1.12</w:t>
            </w:r>
          </w:p>
        </w:tc>
        <w:tc>
          <w:tcPr>
            <w:tcW w:type="dxa" w:w="1332"/>
          </w:tcPr>
          <w:p>
            <w:pPr>
              <w:spacing w:line="360" w:lineRule="auto" w:before="0" w:after="0"/>
            </w:pPr>
            <w:r>
              <w:rPr>
                <w:rFonts w:ascii="宋体" w:hAnsi="宋体" w:cs="宋体" w:eastAsia="宋体" w:hint="eastAsia"/>
                <w:b w:val="0"/>
                <w:sz w:val="24"/>
              </w:rPr>
              <w:t>2026-10-12</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识别过程上主页面 + 核验事项待办化（v3.28）：① 「回函列表」新增「智能识别区」与「AI 识别」两行操作说明，业务规则补五条（全部检测项跑完才入表 / 识别区逐封展示 / 事项待办与打勾 / 不含快递检测与银行无一致性检测 / 采纳与不采纳的语义），去掉「更多」四项下拉并补「重新发函」标签说明，「是否重新发函」字段说明删除、操作列只留「查看」；② 三处 AI 核验功能点各补「采纳识别数据 / 不采纳识别数据」的页脚动作与规则；③ 「回函结果填写」补两条带出规则与「来源标签」操作说明；④ 「识别工作台」注明进度已搬到列表页顶部、本全屏界面详情入口当前不再挂载；⑤ 原型图去掉「删除的二次确认」；⑥ 界面截图按当前实现重抓</w:t>
            </w:r>
          </w:p>
        </w:tc>
      </w:tr>
      <w:tr>
        <w:tc>
          <w:tcPr>
            <w:tcW w:type="dxa" w:w="852"/>
          </w:tcPr>
          <w:p>
            <w:pPr>
              <w:spacing w:line="360" w:lineRule="auto" w:before="0" w:after="0"/>
            </w:pPr>
            <w:r>
              <w:rPr>
                <w:rFonts w:ascii="宋体" w:hAnsi="宋体" w:cs="宋体" w:eastAsia="宋体" w:hint="eastAsia"/>
                <w:b w:val="0"/>
                <w:sz w:val="24"/>
              </w:rPr>
              <w:t>V1.11</w:t>
            </w:r>
          </w:p>
        </w:tc>
        <w:tc>
          <w:tcPr>
            <w:tcW w:type="dxa" w:w="1332"/>
          </w:tcPr>
          <w:p>
            <w:pPr>
              <w:spacing w:line="360" w:lineRule="auto" w:before="0" w:after="0"/>
            </w:pPr>
            <w:r>
              <w:rPr>
                <w:rFonts w:ascii="宋体" w:hAnsi="宋体" w:cs="宋体" w:eastAsia="宋体" w:hint="eastAsia"/>
                <w:b w:val="0"/>
                <w:sz w:val="24"/>
              </w:rPr>
              <w:t>2026-10-09</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修「没切分就有数据」（v3.27）：① 「回函切分与归属」新增业务规则第 12 条 —— 未点「确定」（未提交）时本批一律不写入回函列表，退出（放弃本次上传）后列表里不该有这一批的任何一行；② 「业务流程」的后台异步识别一步补注：识别上传即开跑，但「写入回函列表」必须等提交</w:t>
            </w:r>
          </w:p>
        </w:tc>
      </w:tr>
      <w:tr>
        <w:tc>
          <w:tcPr>
            <w:tcW w:type="dxa" w:w="852"/>
          </w:tcPr>
          <w:p>
            <w:pPr>
              <w:spacing w:line="360" w:lineRule="auto" w:before="0" w:after="0"/>
            </w:pPr>
            <w:r>
              <w:rPr>
                <w:rFonts w:ascii="宋体" w:hAnsi="宋体" w:cs="宋体" w:eastAsia="宋体" w:hint="eastAsia"/>
                <w:b w:val="0"/>
                <w:sz w:val="24"/>
              </w:rPr>
              <w:t>V1.10</w:t>
            </w:r>
          </w:p>
        </w:tc>
        <w:tc>
          <w:tcPr>
            <w:tcW w:type="dxa" w:w="1332"/>
          </w:tcPr>
          <w:p>
            <w:pPr>
              <w:spacing w:line="360" w:lineRule="auto" w:before="0" w:after="0"/>
            </w:pPr>
            <w:r>
              <w:rPr>
                <w:rFonts w:ascii="宋体" w:hAnsi="宋体" w:cs="宋体" w:eastAsia="宋体" w:hint="eastAsia"/>
                <w:b w:val="0"/>
                <w:sz w:val="24"/>
              </w:rPr>
              <w:t>2026-10-09</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银行侧切分「手动 / 智能」两条路同步（v3.26）：① 银行上传弹窗操作说明新增「智能识别」入口（与手动路并存、未启用去掉即可）；② 「回函切分与归属」新增业务规则第 10、11 条（初稿来源一行 + 智能识别动作、已动过切分时先确认替换、智能模式不显示面单识别状态行），操作说明同步补三行；③ 原型图补一张「银行侧智能识别初稿态」；④ 两处上传弹窗的按钮名由「确定」改正为「下一步」（按 v2.71 中间步文案口径）；⑤ 界面截图按当前实现全部重抓（19 张，新增 `ui_assign_bank_smart` = 银行侧智能识别初稿态）</w:t>
            </w:r>
          </w:p>
        </w:tc>
      </w:tr>
      <w:tr>
        <w:tc>
          <w:tcPr>
            <w:tcW w:type="dxa" w:w="852"/>
          </w:tcPr>
          <w:p>
            <w:pPr>
              <w:spacing w:line="360" w:lineRule="auto" w:before="0" w:after="0"/>
            </w:pPr>
            <w:r>
              <w:rPr>
                <w:rFonts w:ascii="宋体" w:hAnsi="宋体" w:cs="宋体" w:eastAsia="宋体" w:hint="eastAsia"/>
                <w:b w:val="0"/>
                <w:sz w:val="24"/>
              </w:rPr>
              <w:t>V1.9</w:t>
            </w:r>
          </w:p>
        </w:tc>
        <w:tc>
          <w:tcPr>
            <w:tcW w:type="dxa" w:w="1332"/>
          </w:tcPr>
          <w:p>
            <w:pPr>
              <w:spacing w:line="360" w:lineRule="auto" w:before="0" w:after="0"/>
            </w:pPr>
            <w:r>
              <w:rPr>
                <w:rFonts w:ascii="宋体" w:hAnsi="宋体" w:cs="宋体" w:eastAsia="宋体" w:hint="eastAsia"/>
                <w:b w:val="0"/>
                <w:sz w:val="24"/>
              </w:rPr>
              <w:t>2026-10-09</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按 v3.25 的银行演示件重抓全部界面截图：演示批次改为 52 页 / 16 封 / 4 张面单 —— 四家银行各一个快递包裹，每包 = 4 封 × 3 页 + 末页一张面单（面单页为各包最后一页，第 13 / 26 / 39 / 52 页），最后一个包裹那张条码未读出；「回函切分与归属」的初稿态为 8 段（四个 12 页的函证段 + 四个面单段）、四个包裹标签。正文口径与业务规则不受影响</w:t>
            </w:r>
          </w:p>
        </w:tc>
      </w:tr>
      <w:tr>
        <w:tc>
          <w:tcPr>
            <w:tcW w:type="dxa" w:w="852"/>
          </w:tcPr>
          <w:p>
            <w:pPr>
              <w:spacing w:line="360" w:lineRule="auto" w:before="0" w:after="0"/>
            </w:pPr>
            <w:r>
              <w:rPr>
                <w:rFonts w:ascii="宋体" w:hAnsi="宋体" w:cs="宋体" w:eastAsia="宋体" w:hint="eastAsia"/>
                <w:b w:val="0"/>
                <w:sz w:val="24"/>
              </w:rPr>
              <w:t>V1.8</w:t>
            </w:r>
          </w:p>
        </w:tc>
        <w:tc>
          <w:tcPr>
            <w:tcW w:type="dxa" w:w="1332"/>
          </w:tcPr>
          <w:p>
            <w:pPr>
              <w:spacing w:line="360" w:lineRule="auto" w:before="0" w:after="0"/>
            </w:pPr>
            <w:r>
              <w:rPr>
                <w:rFonts w:ascii="宋体" w:hAnsi="宋体" w:cs="宋体" w:eastAsia="宋体" w:hint="eastAsia"/>
                <w:b w:val="0"/>
                <w:sz w:val="24"/>
              </w:rPr>
              <w:t>2026-10-09</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按 v3.24 更换的银行演示数据重抓全部界面截图：演示批次改为 24 页 / 5 封 / 4 张面单（四个快递包裹，其中第 14 页那张面单条码未读出），「回函切分与归属」的初稿态由「函证整份一段 + 两个面单段」变为「函证段 + 四个面单段、四个包裹标签」；正文口径与业务规则不受影响</w:t>
            </w:r>
          </w:p>
        </w:tc>
      </w:tr>
      <w:tr>
        <w:tc>
          <w:tcPr>
            <w:tcW w:type="dxa" w:w="852"/>
          </w:tcPr>
          <w:p>
            <w:pPr>
              <w:spacing w:line="360" w:lineRule="auto" w:before="0" w:after="0"/>
            </w:pPr>
            <w:r>
              <w:rPr>
                <w:rFonts w:ascii="宋体" w:hAnsi="宋体" w:cs="宋体" w:eastAsia="宋体" w:hint="eastAsia"/>
                <w:b w:val="0"/>
                <w:sz w:val="24"/>
              </w:rPr>
              <w:t>V1.7</w:t>
            </w:r>
          </w:p>
        </w:tc>
        <w:tc>
          <w:tcPr>
            <w:tcW w:type="dxa" w:w="1332"/>
          </w:tcPr>
          <w:p>
            <w:pPr>
              <w:spacing w:line="360" w:lineRule="auto" w:before="0" w:after="0"/>
            </w:pPr>
            <w:r>
              <w:rPr>
                <w:rFonts w:ascii="宋体" w:hAnsi="宋体" w:cs="宋体" w:eastAsia="宋体" w:hint="eastAsia"/>
                <w:b w:val="0"/>
                <w:sz w:val="24"/>
              </w:rPr>
              <w:t>2026-10-09</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「回函切分与归属」补人工与识别冲突时的处置（v3.23）：① 业务规则第 4 条改为「用户已切分处理过的不再另做切分、一律以人工为准」（去掉了原先"待办提示 + 一键切出"的表述，界面上也已无该系统入口）；② 新增三条规则 —— 人工单号与系统识别不一致时挂「系统识别 …」标签提醒且不改人工值、人工单号按页记录（改切分不串位）、识别切分效率须实测且可降级为纯手动切分录入</w:t>
            </w:r>
          </w:p>
        </w:tc>
      </w:tr>
      <w:tr>
        <w:tc>
          <w:tcPr>
            <w:tcW w:type="dxa" w:w="852"/>
          </w:tcPr>
          <w:p>
            <w:pPr>
              <w:spacing w:line="360" w:lineRule="auto" w:before="0" w:after="0"/>
            </w:pPr>
            <w:r>
              <w:rPr>
                <w:rFonts w:ascii="宋体" w:hAnsi="宋体" w:cs="宋体" w:eastAsia="宋体" w:hint="eastAsia"/>
                <w:b w:val="0"/>
                <w:sz w:val="24"/>
              </w:rPr>
              <w:t>V1.6</w:t>
            </w:r>
          </w:p>
        </w:tc>
        <w:tc>
          <w:tcPr>
            <w:tcW w:type="dxa" w:w="1332"/>
          </w:tcPr>
          <w:p>
            <w:pPr>
              <w:spacing w:line="360" w:lineRule="auto" w:before="0" w:after="0"/>
            </w:pPr>
            <w:r>
              <w:rPr>
                <w:rFonts w:ascii="宋体" w:hAnsi="宋体" w:cs="宋体" w:eastAsia="宋体" w:hint="eastAsia"/>
                <w:b w:val="0"/>
                <w:sz w:val="24"/>
              </w:rPr>
              <w:t>2026-10-09</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银行面单识别口径同步（v3.21 / v3.22）：① 「快递面单识别」回归银行侧阶段一（银行检测项 5 项），识别工作台的检测项清单与「快递面单组」说明同步；② 回函切分与归属补三条业务规则（识别结果到达才预切面单段、顶部面单识别状态行、银行侧单号行只跟着面单走）与两行操作说明（状态行 / 面单页角标）；③ 「面单段不生成任务」的表述改正为「归属恒为待指定，只落识别任务、不写入回函列表」；④ 界面截图按当前实现全部重抓</w:t>
            </w:r>
          </w:p>
        </w:tc>
      </w:tr>
      <w:tr>
        <w:tc>
          <w:tcPr>
            <w:tcW w:type="dxa" w:w="852"/>
          </w:tcPr>
          <w:p>
            <w:pPr>
              <w:spacing w:line="360" w:lineRule="auto" w:before="0" w:after="0"/>
            </w:pPr>
            <w:r>
              <w:rPr>
                <w:rFonts w:ascii="宋体" w:hAnsi="宋体" w:cs="宋体" w:eastAsia="宋体" w:hint="eastAsia"/>
                <w:b w:val="0"/>
                <w:sz w:val="24"/>
              </w:rPr>
              <w:t>V1.5</w:t>
            </w:r>
          </w:p>
        </w:tc>
        <w:tc>
          <w:tcPr>
            <w:tcW w:type="dxa" w:w="1332"/>
          </w:tcPr>
          <w:p>
            <w:pPr>
              <w:spacing w:line="360" w:lineRule="auto" w:before="0" w:after="0"/>
            </w:pPr>
            <w:r>
              <w:rPr>
                <w:rFonts w:ascii="宋体" w:hAnsi="宋体" w:cs="宋体" w:eastAsia="宋体" w:hint="eastAsia"/>
                <w:b w:val="0"/>
                <w:sz w:val="24"/>
              </w:rPr>
              <w:t>2026-10-09</w:t>
            </w:r>
          </w:p>
        </w:tc>
        <w:tc>
          <w:tcPr>
            <w:tcW w:type="dxa" w:w="968"/>
          </w:tcPr>
          <w:p>
            <w:pPr>
              <w:spacing w:line="360" w:lineRule="auto" w:before="0" w:after="0"/>
            </w:pPr>
            <w:r>
              <w:rPr>
                <w:rFonts w:ascii="宋体" w:hAnsi="宋体" w:cs="宋体" w:eastAsia="宋体" w:hint="eastAsia"/>
                <w:b w:val="0"/>
                <w:sz w:val="24"/>
              </w:rPr>
              <w:t>×××</w:t>
            </w:r>
          </w:p>
        </w:tc>
        <w:tc>
          <w:tcPr>
            <w:tcW w:type="dxa" w:w="968"/>
          </w:tcPr>
          <w:p>
            <w:pPr>
              <w:spacing w:line="360" w:lineRule="auto" w:before="0" w:after="0"/>
            </w:pPr>
            <w:r>
              <w:rPr>
                <w:rFonts w:ascii="宋体" w:hAnsi="宋体" w:cs="宋体" w:eastAsia="宋体" w:hint="eastAsia"/>
                <w:b w:val="0"/>
                <w:sz w:val="24"/>
              </w:rPr>
            </w:r>
          </w:p>
        </w:tc>
        <w:tc>
          <w:tcPr>
            <w:tcW w:type="dxa" w:w="895"/>
          </w:tcPr>
          <w:p>
            <w:pPr>
              <w:spacing w:line="360" w:lineRule="auto" w:before="0" w:after="0"/>
            </w:pPr>
            <w:r>
              <w:rPr>
                <w:rFonts w:ascii="宋体" w:hAnsi="宋体" w:cs="宋体" w:eastAsia="宋体" w:hint="eastAsia"/>
                <w:b w:val="0"/>
                <w:sz w:val="24"/>
              </w:rPr>
            </w:r>
          </w:p>
        </w:tc>
        <w:tc>
          <w:tcPr>
            <w:tcW w:type="dxa" w:w="4136"/>
          </w:tcPr>
          <w:p>
            <w:pPr>
              <w:spacing w:line="360" w:lineRule="auto" w:before="0" w:after="0"/>
            </w:pPr>
            <w:r>
              <w:rPr>
                <w:rFonts w:ascii="宋体" w:hAnsi="宋体" w:cs="宋体" w:eastAsia="宋体" w:hint="eastAsia"/>
                <w:b w:val="0"/>
                <w:sz w:val="24"/>
              </w:rPr>
              <w:t>列表页两处调整同步：① 页面标题右侧统计收敛为只给总数「共 N 封函证」（去掉「待人工确认 X · 已完成 Y」），操作说明里早已失实的「待我处理」标签行改为「页面标题」；② 「AI 风险」筛选项由「有风险（高+中）/ 仅高风险」改为四个风险等级（高风险 / 中风险 / 低风险 / 未核验），输入表的「查询条件」同步改写，并重抓界面截图</w:t>
            </w:r>
          </w:p>
        </w:tc>
      </w:tr>
    </w:tbl>
    <w:p w14:paraId="6F38EDB0">
      <w:pPr>
        <w:pageBreakBefore w:val="0"/>
        <w:topLinePunct w:val="0"/>
        <w:bidi w:val="0"/>
        <w:spacing w:line="360" w:lineRule="auto"/>
        <w:rPr>
          <w:rFonts w:asciiTheme="minorAscii" w:hAnsiTheme="minorAscii" w:eastAsiaTheme="minorEastAsia" w:cstheme="minorBidi"/>
          <w:b/>
          <w:bCs/>
          <w:sz w:val="24"/>
        </w:rPr>
      </w:pPr>
      <w:r>
        <w:rPr>
          <w:rFonts w:ascii="宋体" w:hAnsi="宋体" w:eastAsia="宋体" w:cs="宋体"/>
          <w:kern w:val="2"/>
          <w:sz w:val="18"/>
          <w:szCs w:val="24"/>
          <w:lang w:val="en-US" w:eastAsia="zh-CN" w:bidi="ar-SA"/>
        </w:rPr>
        <w:br w:type="page"/>
      </w:r>
      <w:r>
        <w:rPr>
          <w:rFonts w:hint="eastAsia" w:asciiTheme="minorAscii" w:hAnsiTheme="minorAscii" w:eastAsiaTheme="minorEastAsia" w:cstheme="minorBidi"/>
          <w:b/>
          <w:bCs/>
          <w:sz w:val="24"/>
        </w:rPr>
        <w:t>编写说明</w:t>
      </w:r>
    </w:p>
    <w:p w14:paraId="1F1481B6">
      <w:pPr>
        <w:pageBreakBefore w:val="0"/>
        <w:widowControl w:val="0"/>
        <w:numPr>
          <w:ilvl w:val="0"/>
          <w:numId w:val="3"/>
        </w:numPr>
        <w:topLinePunct w:val="0"/>
        <w:bidi w:val="0"/>
        <w:spacing w:line="360" w:lineRule="auto"/>
        <w:ind w:left="840" w:hanging="360" w:firstLineChars="0"/>
        <w:jc w:val="both"/>
        <w:rPr>
          <w:rFonts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业务部门编写本需求说明文档之前，新增功能需求需要与需求建设部门对需求的描述和验收标准进行过邮件确认。</w:t>
      </w:r>
    </w:p>
    <w:p w14:paraId="497E8990">
      <w:pPr>
        <w:pageBreakBefore w:val="0"/>
        <w:widowControl w:val="0"/>
        <w:numPr>
          <w:ilvl w:val="0"/>
          <w:numId w:val="3"/>
        </w:numPr>
        <w:topLinePunct w:val="0"/>
        <w:bidi w:val="0"/>
        <w:spacing w:line="360" w:lineRule="auto"/>
        <w:ind w:left="840" w:hanging="360" w:firstLineChars="0"/>
        <w:jc w:val="both"/>
        <w:rPr>
          <w:rFonts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本文档蓝色斜体字都是注释或举例，供业务人员编写业务需求参考。</w:t>
      </w:r>
    </w:p>
    <w:p w14:paraId="2DEC4986">
      <w:pPr>
        <w:pageBreakBefore w:val="0"/>
        <w:widowControl w:val="0"/>
        <w:numPr>
          <w:ilvl w:val="0"/>
          <w:numId w:val="3"/>
        </w:numPr>
        <w:topLinePunct w:val="0"/>
        <w:bidi w:val="0"/>
        <w:spacing w:line="360" w:lineRule="auto"/>
        <w:ind w:left="840" w:hanging="360" w:firstLineChars="0"/>
        <w:jc w:val="both"/>
        <w:rPr>
          <w:rFonts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本《业务需求说明书》适用于各种不同类型的业务需求。填制时可根据需求的不同情况在下列章节中裁减。</w:t>
      </w:r>
    </w:p>
    <w:p w14:paraId="3826A40B">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6FBA1BE">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1C15FAB7">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06D25A77">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357A3430">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2D4D23FA">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34517FEF">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D39BA6B">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3F2096DB">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C4DEAA0">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BACFD37">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642ADA8C">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108644A">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DB64269">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66D00205">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30B99E27">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591A9A98">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B52261D">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sdt>
      <w:sdtPr>
        <w:rPr>
          <w:rFonts w:ascii="宋体" w:hAnsi="宋体" w:eastAsia="宋体" w:cs="Times New Roman"/>
          <w:kern w:val="2"/>
          <w:sz w:val="21"/>
          <w:szCs w:val="24"/>
          <w:lang w:val="en-US" w:eastAsia="zh-CN" w:bidi="ar-SA"/>
        </w:rPr>
        <w:id w:val="147472313"/>
        <w15:color w:val="DBDBDB"/>
        <w:docPartObj>
          <w:docPartGallery w:val="Table of Contents"/>
          <w:docPartUnique/>
        </w:docPartObj>
      </w:sdtPr>
      <w:sdtEndPr>
        <w:rPr>
          <w:rFonts w:ascii="Calibri" w:hAnsi="Calibri" w:eastAsia="宋体" w:cs="Times New Roman"/>
          <w:kern w:val="2"/>
          <w:sz w:val="24"/>
          <w:szCs w:val="24"/>
          <w:lang w:val="en-US" w:eastAsia="zh-CN" w:bidi="ar-SA"/>
        </w:rPr>
      </w:sdtEndPr>
      <w:sdtContent>
        <w:p w14:paraId="44D2E6BD">
          <w:pPr>
            <w:pageBreakBefore w:val="0"/>
            <w:topLinePunct w:val="0"/>
            <w:bidi w:val="0"/>
            <w:spacing w:before="0" w:beforeLines="0" w:after="0" w:afterLines="0" w:line="360" w:lineRule="auto"/>
            <w:ind w:left="0" w:leftChars="0" w:right="0" w:rightChars="0" w:firstLine="0" w:firstLineChars="0"/>
            <w:jc w:val="center"/>
          </w:pPr>
          <w:r>
            <w:rPr>
              <w:rFonts w:ascii="宋体" w:hAnsi="宋体" w:eastAsia="宋体"/>
              <w:sz w:val="21"/>
            </w:rPr>
            <w:t>目录</w:t>
          </w:r>
        </w:p>
        <w:p w14:paraId="14CEA459">
          <w:pPr>
            <w:pStyle w:val="16"/>
            <w:pageBreakBefore w:val="0"/>
            <w:tabs>
              <w:tab w:val="right" w:leader="dot" w:pos="8306"/>
            </w:tabs>
            <w:topLinePunct w:val="0"/>
            <w:bidi w:val="0"/>
            <w:spacing w:line="360" w:lineRule="auto"/>
          </w:pPr>
          <w:r>
            <w:fldChar w:fldCharType="begin" w:dirty="true"/>
          </w:r>
          <w:r>
            <w:instrText xml:space="preserve">TOC \o "1-3" \h \u </w:instrText>
          </w:r>
          <w:r>
            <w:fldChar w:fldCharType="separate"/>
          </w:r>
        </w:p>
        <w:p w14:paraId="15BD3ED0">
          <w:pPr>
            <w:pageBreakBefore w:val="0"/>
            <w:topLinePunct w:val="0"/>
            <w:bidi w:val="0"/>
            <w:spacing w:line="360" w:lineRule="auto"/>
          </w:pPr>
          <w:r>
            <w:fldChar w:fldCharType="end"/>
          </w:r>
        </w:p>
      </w:sdtContent>
    </w:sdt>
    <w:p w14:paraId="411C8B07">
      <w:pPr>
        <w:pageBreakBefore w:val="0"/>
        <w:topLinePunct w:val="0"/>
        <w:bidi w:val="0"/>
        <w:spacing w:line="360" w:lineRule="auto"/>
      </w:pPr>
    </w:p>
    <w:p w14:paraId="3118E14C">
      <w:pPr>
        <w:pageBreakBefore w:val="0"/>
        <w:topLinePunct w:val="0"/>
        <w:bidi w:val="0"/>
        <w:spacing w:line="360" w:lineRule="auto"/>
      </w:pPr>
    </w:p>
    <w:p w14:paraId="5349DE1A">
      <w:pPr>
        <w:pageBreakBefore w:val="0"/>
        <w:topLinePunct w:val="0"/>
        <w:bidi w:val="0"/>
        <w:spacing w:line="360" w:lineRule="auto"/>
      </w:pPr>
    </w:p>
    <w:p w14:paraId="2B8651CF">
      <w:pPr>
        <w:pageBreakBefore w:val="0"/>
        <w:topLinePunct w:val="0"/>
        <w:bidi w:val="0"/>
        <w:spacing w:line="360" w:lineRule="auto"/>
      </w:pPr>
    </w:p>
    <w:p w14:paraId="5047BCCF">
      <w:pPr>
        <w:pageBreakBefore w:val="0"/>
        <w:topLinePunct w:val="0"/>
        <w:bidi w:val="0"/>
        <w:spacing w:line="360" w:lineRule="auto"/>
      </w:pPr>
    </w:p>
    <w:p w14:paraId="1D4C7F5C">
      <w:pPr>
        <w:pageBreakBefore w:val="0"/>
        <w:topLinePunct w:val="0"/>
        <w:bidi w:val="0"/>
        <w:spacing w:line="360" w:lineRule="auto"/>
      </w:pPr>
    </w:p>
    <w:p w14:paraId="0D44C8F7">
      <w:pPr>
        <w:pageBreakBefore w:val="0"/>
        <w:topLinePunct w:val="0"/>
        <w:bidi w:val="0"/>
        <w:spacing w:line="360" w:lineRule="auto"/>
      </w:pPr>
    </w:p>
    <w:p w14:paraId="4ECB0069">
      <w:pPr>
        <w:pageBreakBefore w:val="0"/>
        <w:topLinePunct w:val="0"/>
        <w:bidi w:val="0"/>
        <w:spacing w:line="360" w:lineRule="auto"/>
        <w:ind w:left="432" w:leftChars="0" w:hanging="432" w:firstLineChars="0"/>
        <w:sectPr>
          <w:headerReference r:id="rId5" w:type="default"/>
          <w:pgSz w:w="11906" w:h="16838"/>
          <w:pgMar w:top="1440" w:right="1800" w:bottom="1440" w:left="1800" w:header="851" w:footer="992" w:gutter="0"/>
          <w:cols w:space="425" w:num="1"/>
          <w:docGrid w:type="lines" w:linePitch="312" w:charSpace="0"/>
        </w:sectPr>
      </w:pPr>
      <w:bookmarkStart w:id="1" w:name="_Toc10988"/>
    </w:p>
    <w:p w14:paraId="5E1F468E">
      <w:pPr>
        <w:pStyle w:val="2"/>
        <w:pageBreakBefore w:val="0"/>
        <w:topLinePunct w:val="0"/>
        <w:bidi w:val="0"/>
        <w:spacing w:line="360" w:lineRule="auto"/>
        <w:ind w:left="432" w:leftChars="0" w:hanging="432" w:firstLineChars="0"/>
        <w:rPr>
          <w:ins w:id="0" w:author="阿栋" w:date="2026-09-16T16:58:13Z"/>
        </w:rPr>
      </w:pPr>
      <w:ins w:id="1" w:author="阿栋" w:date="2026-09-16T16:58:19Z">
        <w:bookmarkStart w:id="2" w:name="_Toc26535"/>
        <w:r>
          <w:rPr>
            <w:rFonts w:hint="eastAsia"/>
            <w:lang w:val="en-US" w:eastAsia="zh-CN"/>
          </w:rPr>
          <w:t>菜单</w:t>
        </w:r>
      </w:ins>
      <w:ins w:id="2" w:author="阿栋" w:date="2026-09-16T16:58:21Z">
        <w:r>
          <w:rPr>
            <w:rFonts w:hint="eastAsia"/>
            <w:lang w:val="en-US" w:eastAsia="zh-CN"/>
          </w:rPr>
          <w:t>目录</w:t>
        </w:r>
      </w:ins>
    </w:p>
    <w:tbl>
      <w:tblPr>
        <w:tblW w:type="pct" w:w="5000"/>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tblLayout w:type="fixed"/>
        <w:tblCellMar>
          <w:top w:w="0" w:type="dxa"/>
          <w:left w:w="108" w:type="dxa"/>
          <w:bottom w:w="0" w:type="dxa"/>
          <w:right w:w="108" w:type="dxa"/>
        </w:tblCellMar>
        <w:tblPrChange w:id="3" w:author="阿栋" w:date="2026-09-16T16:59:18Z">
          <w:tblPr>
            <w:tblW w:w="890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PrChange>
      </w:tblPr>
      <w:tblGrid>
        <w:gridCol w:w="1701"/>
        <w:gridCol w:w="2835"/>
        <w:gridCol w:w="3969"/>
      </w:tblGrid>
      <w:tr w14:paraId="0DBE8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6"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420" w:hRule="atLeast"/>
          <w:ins w:id="5" w:author="阿栋" w:date="2026-09-16T16:58:15Z"/>
          <w:trPrChange w:id="6" w:author="阿栋" w:date="2026-09-16T16:59:18Z">
            <w:trPr>
              <w:trHeight w:val="420" w:hRule="atLeast"/>
            </w:trPr>
          </w:trPrChange>
        </w:trPr>
        <w:tc>
          <w:tcPr>
            <w:tcW w:w="1765" w:type="pct"/>
            <w:tcBorders>
              <w:top w:val="single" w:color="000000" w:sz="4" w:space="0"/>
              <w:left w:val="single" w:color="000000" w:sz="4" w:space="0"/>
              <w:bottom w:val="single" w:color="000000" w:sz="4" w:space="0"/>
              <w:right w:val="single" w:color="000000" w:sz="4" w:space="0"/>
            </w:tcBorders>
            <w:shd w:val="clear" w:color="auto" w:fill="A6A6A6"/>
            <w:noWrap/>
            <w:vAlign w:val="center"/>
            <w:tcPrChange w:id="7" w:author="阿栋" w:date="2026-09-16T16:59:18Z">
              <w:tcPr>
                <w:tcW w:w="2868" w:type="dxa"/>
                <w:tcBorders>
                  <w:top w:val="single" w:color="000000" w:sz="4" w:space="0"/>
                  <w:left w:val="single" w:color="000000" w:sz="4" w:space="0"/>
                  <w:bottom w:val="single" w:color="000000" w:sz="4" w:space="0"/>
                  <w:right w:val="single" w:color="000000" w:sz="4" w:space="0"/>
                </w:tcBorders>
                <w:shd w:val="clear" w:color="auto" w:fill="A6A6A6"/>
                <w:noWrap/>
                <w:vAlign w:val="center"/>
              </w:tcPr>
            </w:tcPrChange>
          </w:tcPr>
          <w:p w14:paraId="06FA3A61">
            <w:pPr>
              <w:keepNext w:val="0"/>
              <w:keepLines w:val="0"/>
              <w:widowControl/>
              <w:suppressLineNumbers w:val="0"/>
              <w:jc w:val="both"/>
              <w:textAlignment w:val="center"/>
              <w:rPr>
                <w:ins w:id="9" w:author="阿栋" w:date="2026-09-16T16:58:15Z"/>
                <w:rFonts w:hint="eastAsia" w:ascii="宋体" w:hAnsi="宋体" w:eastAsia="宋体" w:cs="宋体"/>
                <w:b/>
                <w:bCs/>
                <w:i w:val="0"/>
                <w:iCs w:val="0"/>
                <w:color w:val="000000"/>
                <w:sz w:val="22"/>
                <w:szCs w:val="22"/>
                <w:u w:val="none"/>
              </w:rPr>
              <w:pPrChange w:id="8" w:author="阿栋" w:date="2026-09-16T16:59:18Z">
                <w:pPr>
                  <w:keepNext w:val="0"/>
                  <w:keepLines w:val="0"/>
                  <w:widowControl/>
                  <w:suppressLineNumbers w:val="0"/>
                  <w:jc w:val="left"/>
                  <w:textAlignment w:val="center"/>
                </w:pPr>
              </w:pPrChange>
            </w:pPr>
            <w:ins w:id="10" w:author="阿栋" w:date="2026-09-16T16:58:15Z">
              <w:r>
                <w:rPr>
                  <w:rFonts w:hint="eastAsia" w:ascii="宋体" w:hAnsi="宋体" w:eastAsia="宋体" w:cs="宋体"/>
                  <w:b/>
                  <w:bCs/>
                  <w:i w:val="0"/>
                  <w:iCs w:val="0"/>
                  <w:color w:val="000000"/>
                  <w:kern w:val="0"/>
                  <w:sz w:val="22"/>
                  <w:szCs w:val="22"/>
                  <w:u w:val="none"/>
                  <w:bdr w:val="none" w:color="auto" w:sz="0" w:space="0"/>
                  <w:lang w:val="en-US" w:eastAsia="zh-CN" w:bidi="ar"/>
                </w:rPr>
                <w:t>一级菜单</w:t>
              </w:r>
            </w:ins>
          </w:p>
        </w:tc>
        <w:tc>
          <w:tcPr>
            <w:tcW w:w="1890" w:type="pct"/>
            <w:tcBorders>
              <w:top w:val="single" w:color="000000" w:sz="4" w:space="0"/>
              <w:left w:val="single" w:color="000000" w:sz="4" w:space="0"/>
              <w:bottom w:val="single" w:color="000000" w:sz="4" w:space="0"/>
              <w:right w:val="single" w:color="000000" w:sz="4" w:space="0"/>
            </w:tcBorders>
            <w:shd w:val="clear" w:color="auto" w:fill="A6A6A6"/>
            <w:noWrap/>
            <w:vAlign w:val="center"/>
            <w:tcPrChange w:id="11" w:author="阿栋" w:date="2026-09-16T16:59:18Z">
              <w:tcPr>
                <w:tcW w:w="3528" w:type="dxa"/>
                <w:tcBorders>
                  <w:top w:val="single" w:color="000000" w:sz="4" w:space="0"/>
                  <w:left w:val="single" w:color="000000" w:sz="4" w:space="0"/>
                  <w:bottom w:val="single" w:color="000000" w:sz="4" w:space="0"/>
                  <w:right w:val="single" w:color="000000" w:sz="4" w:space="0"/>
                </w:tcBorders>
                <w:shd w:val="clear" w:color="auto" w:fill="A6A6A6"/>
                <w:noWrap/>
                <w:vAlign w:val="center"/>
              </w:tcPr>
            </w:tcPrChange>
          </w:tcPr>
          <w:p w14:paraId="46F863CB">
            <w:pPr>
              <w:keepNext w:val="0"/>
              <w:keepLines w:val="0"/>
              <w:widowControl/>
              <w:suppressLineNumbers w:val="0"/>
              <w:jc w:val="both"/>
              <w:textAlignment w:val="center"/>
              <w:rPr>
                <w:ins w:id="13" w:author="阿栋" w:date="2026-09-16T16:58:15Z"/>
                <w:rFonts w:hint="eastAsia" w:ascii="宋体" w:hAnsi="宋体" w:eastAsia="宋体" w:cs="宋体"/>
                <w:b/>
                <w:bCs/>
                <w:i w:val="0"/>
                <w:iCs w:val="0"/>
                <w:color w:val="000000"/>
                <w:sz w:val="22"/>
                <w:szCs w:val="22"/>
                <w:u w:val="none"/>
              </w:rPr>
              <w:pPrChange w:id="12" w:author="阿栋" w:date="2026-09-16T16:59:18Z">
                <w:pPr>
                  <w:keepNext w:val="0"/>
                  <w:keepLines w:val="0"/>
                  <w:widowControl/>
                  <w:suppressLineNumbers w:val="0"/>
                  <w:jc w:val="left"/>
                  <w:textAlignment w:val="center"/>
                </w:pPr>
              </w:pPrChange>
            </w:pPr>
            <w:ins w:id="14" w:author="阿栋" w:date="2026-09-16T16:58:15Z">
              <w:r>
                <w:rPr>
                  <w:rFonts w:hint="eastAsia" w:ascii="宋体" w:hAnsi="宋体" w:eastAsia="宋体" w:cs="宋体"/>
                  <w:b/>
                  <w:bCs/>
                  <w:i w:val="0"/>
                  <w:iCs w:val="0"/>
                  <w:color w:val="000000"/>
                  <w:kern w:val="0"/>
                  <w:sz w:val="22"/>
                  <w:szCs w:val="22"/>
                  <w:u w:val="none"/>
                  <w:bdr w:val="none" w:color="auto" w:sz="0" w:space="0"/>
                  <w:lang w:val="en-US" w:eastAsia="zh-CN" w:bidi="ar"/>
                </w:rPr>
                <w:t>二级菜单</w:t>
              </w:r>
            </w:ins>
          </w:p>
        </w:tc>
        <w:tc>
          <w:tcPr>
            <w:tcW w:w="1343" w:type="pct"/>
            <w:tcBorders>
              <w:top w:val="single" w:color="000000" w:sz="4" w:space="0"/>
              <w:left w:val="single" w:color="000000" w:sz="4" w:space="0"/>
              <w:bottom w:val="single" w:color="000000" w:sz="4" w:space="0"/>
              <w:right w:val="single" w:color="000000" w:sz="4" w:space="0"/>
            </w:tcBorders>
            <w:shd w:val="clear" w:color="auto" w:fill="A6A6A6"/>
            <w:noWrap/>
            <w:vAlign w:val="center"/>
            <w:tcPrChange w:id="15" w:author="阿栋" w:date="2026-09-16T16:59:18Z">
              <w:tcPr>
                <w:tcW w:w="2508" w:type="dxa"/>
                <w:tcBorders>
                  <w:top w:val="single" w:color="000000" w:sz="4" w:space="0"/>
                  <w:left w:val="single" w:color="000000" w:sz="4" w:space="0"/>
                  <w:bottom w:val="single" w:color="000000" w:sz="4" w:space="0"/>
                  <w:right w:val="single" w:color="000000" w:sz="4" w:space="0"/>
                </w:tcBorders>
                <w:shd w:val="clear" w:color="auto" w:fill="A6A6A6"/>
                <w:noWrap/>
                <w:vAlign w:val="center"/>
              </w:tcPr>
            </w:tcPrChange>
          </w:tcPr>
          <w:p w14:paraId="04D8CFF2">
            <w:pPr>
              <w:keepNext w:val="0"/>
              <w:keepLines w:val="0"/>
              <w:widowControl/>
              <w:suppressLineNumbers w:val="0"/>
              <w:jc w:val="both"/>
              <w:textAlignment w:val="center"/>
              <w:rPr>
                <w:ins w:id="17" w:author="阿栋" w:date="2026-09-16T16:58:15Z"/>
                <w:rFonts w:hint="eastAsia" w:ascii="宋体" w:hAnsi="宋体" w:eastAsia="宋体" w:cs="宋体"/>
                <w:b/>
                <w:bCs/>
                <w:i w:val="0"/>
                <w:iCs w:val="0"/>
                <w:color w:val="000000"/>
                <w:sz w:val="22"/>
                <w:szCs w:val="22"/>
                <w:u w:val="none"/>
              </w:rPr>
              <w:pPrChange w:id="16" w:author="阿栋" w:date="2026-09-16T16:59:18Z">
                <w:pPr>
                  <w:keepNext w:val="0"/>
                  <w:keepLines w:val="0"/>
                  <w:widowControl/>
                  <w:suppressLineNumbers w:val="0"/>
                  <w:jc w:val="left"/>
                  <w:textAlignment w:val="center"/>
                </w:pPr>
              </w:pPrChange>
            </w:pPr>
            <w:ins w:id="18" w:author="阿栋" w:date="2026-09-16T16:58:15Z">
              <w:r>
                <w:rPr>
                  <w:rFonts w:hint="eastAsia" w:ascii="宋体" w:hAnsi="宋体" w:eastAsia="宋体" w:cs="宋体"/>
                  <w:b/>
                  <w:bCs/>
                  <w:i w:val="0"/>
                  <w:iCs w:val="0"/>
                  <w:color w:val="000000"/>
                  <w:kern w:val="0"/>
                  <w:sz w:val="22"/>
                  <w:szCs w:val="22"/>
                  <w:u w:val="none"/>
                  <w:bdr w:val="none" w:color="auto" w:sz="0" w:space="0"/>
                  <w:lang w:val="en-US" w:eastAsia="zh-CN" w:bidi="ar"/>
                </w:rPr>
                <w:t>三级菜单</w:t>
              </w:r>
            </w:ins>
          </w:p>
        </w:tc>
      </w:tr>
      <w:tr>
        <w:tc>
          <w:tcPr>
            <w:tcW w:type="dxa" w:w="3195"/>
          </w:tcPr>
          <w:p>
            <w:pPr>
              <w:spacing w:line="360" w:lineRule="auto" w:before="0" w:after="0"/>
            </w:pPr>
            <w:r>
              <w:rPr>
                <w:rFonts w:ascii="宋体" w:hAnsi="宋体" w:cs="宋体" w:eastAsia="宋体" w:hint="eastAsia"/>
                <w:b w:val="0"/>
                <w:sz w:val="24"/>
              </w:rPr>
              <w:t>回函管理</w:t>
            </w:r>
          </w:p>
        </w:tc>
        <w:tc>
          <w:tcPr>
            <w:tcW w:type="dxa" w:w="2983"/>
          </w:tcPr>
          <w:p>
            <w:pPr>
              <w:spacing w:line="360" w:lineRule="auto" w:before="0" w:after="0"/>
            </w:pPr>
            <w:r>
              <w:rPr>
                <w:rFonts w:ascii="宋体" w:hAnsi="宋体" w:cs="宋体" w:eastAsia="宋体" w:hint="eastAsia"/>
                <w:b w:val="0"/>
                <w:sz w:val="24"/>
              </w:rPr>
              <w:t>回函列表</w:t>
            </w:r>
          </w:p>
        </w:tc>
        <w:tc>
          <w:tcPr>
            <w:tcW w:type="dxa" w:w="2344"/>
          </w:tcPr>
          <w:p>
            <w:pPr>
              <w:spacing w:line="360" w:lineRule="auto" w:before="0" w:after="0"/>
            </w:pPr>
            <w:r>
              <w:rPr>
                <w:rFonts w:ascii="宋体" w:hAnsi="宋体" w:cs="宋体" w:eastAsia="宋体" w:hint="eastAsia"/>
                <w:b w:val="0"/>
                <w:sz w:val="24"/>
              </w:rPr>
            </w:r>
          </w:p>
        </w:tc>
      </w:tr>
      <w:tr>
        <w:tc>
          <w:tcPr>
            <w:tcW w:type="dxa" w:w="3195"/>
          </w:tcPr>
          <w:p>
            <w:pPr>
              <w:spacing w:line="360" w:lineRule="auto" w:before="0" w:after="0"/>
            </w:pPr>
            <w:r>
              <w:rPr>
                <w:rFonts w:ascii="宋体" w:hAnsi="宋体" w:cs="宋体" w:eastAsia="宋体" w:hint="eastAsia"/>
                <w:b w:val="0"/>
                <w:sz w:val="24"/>
              </w:rPr>
              <w:t>回函管理</w:t>
            </w:r>
          </w:p>
        </w:tc>
        <w:tc>
          <w:tcPr>
            <w:tcW w:type="dxa" w:w="2983"/>
          </w:tcPr>
          <w:p>
            <w:pPr>
              <w:spacing w:line="360" w:lineRule="auto" w:before="0" w:after="0"/>
            </w:pPr>
            <w:r>
              <w:rPr>
                <w:rFonts w:ascii="宋体" w:hAnsi="宋体" w:cs="宋体" w:eastAsia="宋体" w:hint="eastAsia"/>
                <w:b w:val="0"/>
                <w:sz w:val="24"/>
              </w:rPr>
              <w:t>回函上传－往来函证</w:t>
            </w:r>
          </w:p>
        </w:tc>
        <w:tc>
          <w:tcPr>
            <w:tcW w:type="dxa" w:w="2344"/>
          </w:tcPr>
          <w:p>
            <w:pPr>
              <w:spacing w:line="360" w:lineRule="auto" w:before="0" w:after="0"/>
            </w:pPr>
            <w:r>
              <w:rPr>
                <w:rFonts w:ascii="宋体" w:hAnsi="宋体" w:cs="宋体" w:eastAsia="宋体" w:hint="eastAsia"/>
                <w:b w:val="0"/>
                <w:sz w:val="24"/>
              </w:rPr>
            </w:r>
          </w:p>
        </w:tc>
      </w:tr>
      <w:tr>
        <w:tc>
          <w:tcPr>
            <w:tcW w:type="dxa" w:w="3195"/>
          </w:tcPr>
          <w:p>
            <w:pPr>
              <w:spacing w:line="360" w:lineRule="auto" w:before="0" w:after="0"/>
            </w:pPr>
            <w:r>
              <w:rPr>
                <w:rFonts w:ascii="宋体" w:hAnsi="宋体" w:cs="宋体" w:eastAsia="宋体" w:hint="eastAsia"/>
                <w:b w:val="0"/>
                <w:sz w:val="24"/>
              </w:rPr>
              <w:t>回函管理</w:t>
            </w:r>
          </w:p>
        </w:tc>
        <w:tc>
          <w:tcPr>
            <w:tcW w:type="dxa" w:w="2983"/>
          </w:tcPr>
          <w:p>
            <w:pPr>
              <w:spacing w:line="360" w:lineRule="auto" w:before="0" w:after="0"/>
            </w:pPr>
            <w:r>
              <w:rPr>
                <w:rFonts w:ascii="宋体" w:hAnsi="宋体" w:cs="宋体" w:eastAsia="宋体" w:hint="eastAsia"/>
                <w:b w:val="0"/>
                <w:sz w:val="24"/>
              </w:rPr>
              <w:t>回函上传－银行函证</w:t>
            </w:r>
          </w:p>
        </w:tc>
        <w:tc>
          <w:tcPr>
            <w:tcW w:type="dxa" w:w="2344"/>
          </w:tcPr>
          <w:p>
            <w:pPr>
              <w:spacing w:line="360" w:lineRule="auto" w:before="0" w:after="0"/>
            </w:pPr>
            <w:r>
              <w:rPr>
                <w:rFonts w:ascii="宋体" w:hAnsi="宋体" w:cs="宋体" w:eastAsia="宋体" w:hint="eastAsia"/>
                <w:b w:val="0"/>
                <w:sz w:val="24"/>
              </w:rPr>
            </w:r>
          </w:p>
        </w:tc>
      </w:tr>
      <w:tr>
        <w:tc>
          <w:tcPr>
            <w:tcW w:type="dxa" w:w="3195"/>
          </w:tcPr>
          <w:p>
            <w:pPr>
              <w:spacing w:line="360" w:lineRule="auto" w:before="0" w:after="0"/>
            </w:pPr>
            <w:r>
              <w:rPr>
                <w:rFonts w:ascii="宋体" w:hAnsi="宋体" w:cs="宋体" w:eastAsia="宋体" w:hint="eastAsia"/>
                <w:b w:val="0"/>
                <w:sz w:val="24"/>
              </w:rPr>
              <w:t>回函管理</w:t>
            </w:r>
          </w:p>
        </w:tc>
        <w:tc>
          <w:tcPr>
            <w:tcW w:type="dxa" w:w="2983"/>
          </w:tcPr>
          <w:p>
            <w:pPr>
              <w:spacing w:line="360" w:lineRule="auto" w:before="0" w:after="0"/>
            </w:pPr>
            <w:r>
              <w:rPr>
                <w:rFonts w:ascii="宋体" w:hAnsi="宋体" w:cs="宋体" w:eastAsia="宋体" w:hint="eastAsia"/>
                <w:b w:val="0"/>
                <w:sz w:val="24"/>
              </w:rPr>
              <w:t>回函切分与归属</w:t>
            </w:r>
          </w:p>
        </w:tc>
        <w:tc>
          <w:tcPr>
            <w:tcW w:type="dxa" w:w="2344"/>
          </w:tcPr>
          <w:p>
            <w:pPr>
              <w:spacing w:line="360" w:lineRule="auto" w:before="0" w:after="0"/>
            </w:pPr>
            <w:r>
              <w:rPr>
                <w:rFonts w:ascii="宋体" w:hAnsi="宋体" w:cs="宋体" w:eastAsia="宋体" w:hint="eastAsia"/>
                <w:b w:val="0"/>
                <w:sz w:val="24"/>
              </w:rPr>
            </w:r>
          </w:p>
        </w:tc>
      </w:tr>
      <w:tr>
        <w:tc>
          <w:tcPr>
            <w:tcW w:type="dxa" w:w="3195"/>
          </w:tcPr>
          <w:p>
            <w:pPr>
              <w:spacing w:line="360" w:lineRule="auto" w:before="0" w:after="0"/>
            </w:pPr>
            <w:r>
              <w:rPr>
                <w:rFonts w:ascii="宋体" w:hAnsi="宋体" w:cs="宋体" w:eastAsia="宋体" w:hint="eastAsia"/>
                <w:b w:val="0"/>
                <w:sz w:val="24"/>
              </w:rPr>
              <w:t>回函管理</w:t>
            </w:r>
          </w:p>
        </w:tc>
        <w:tc>
          <w:tcPr>
            <w:tcW w:type="dxa" w:w="2983"/>
          </w:tcPr>
          <w:p>
            <w:pPr>
              <w:spacing w:line="360" w:lineRule="auto" w:before="0" w:after="0"/>
            </w:pPr>
            <w:r>
              <w:rPr>
                <w:rFonts w:ascii="宋体" w:hAnsi="宋体" w:cs="宋体" w:eastAsia="宋体" w:hint="eastAsia"/>
                <w:b w:val="0"/>
                <w:sz w:val="24"/>
              </w:rPr>
              <w:t>AI 智能核验</w:t>
            </w:r>
          </w:p>
        </w:tc>
        <w:tc>
          <w:tcPr>
            <w:tcW w:type="dxa" w:w="2344"/>
          </w:tcPr>
          <w:p>
            <w:pPr>
              <w:spacing w:line="360" w:lineRule="auto" w:before="0" w:after="0"/>
            </w:pPr>
            <w:r>
              <w:rPr>
                <w:rFonts w:ascii="宋体" w:hAnsi="宋体" w:cs="宋体" w:eastAsia="宋体" w:hint="eastAsia"/>
                <w:b w:val="0"/>
                <w:sz w:val="24"/>
              </w:rPr>
              <w:t>发函回函一致性检测</w:t>
            </w:r>
          </w:p>
        </w:tc>
      </w:tr>
      <w:tr>
        <w:tc>
          <w:tcPr>
            <w:tcW w:type="dxa" w:w="3195"/>
          </w:tcPr>
          <w:p>
            <w:pPr>
              <w:spacing w:line="360" w:lineRule="auto" w:before="0" w:after="0"/>
            </w:pPr>
            <w:r>
              <w:rPr>
                <w:rFonts w:ascii="宋体" w:hAnsi="宋体" w:cs="宋体" w:eastAsia="宋体" w:hint="eastAsia"/>
                <w:b w:val="0"/>
                <w:sz w:val="24"/>
              </w:rPr>
              <w:t>回函管理</w:t>
            </w:r>
          </w:p>
        </w:tc>
        <w:tc>
          <w:tcPr>
            <w:tcW w:type="dxa" w:w="2983"/>
          </w:tcPr>
          <w:p>
            <w:pPr>
              <w:spacing w:line="360" w:lineRule="auto" w:before="0" w:after="0"/>
            </w:pPr>
            <w:r>
              <w:rPr>
                <w:rFonts w:ascii="宋体" w:hAnsi="宋体" w:cs="宋体" w:eastAsia="宋体" w:hint="eastAsia"/>
                <w:b w:val="0"/>
                <w:sz w:val="24"/>
              </w:rPr>
              <w:t>AI 智能核验</w:t>
            </w:r>
          </w:p>
        </w:tc>
        <w:tc>
          <w:tcPr>
            <w:tcW w:type="dxa" w:w="2344"/>
          </w:tcPr>
          <w:p>
            <w:pPr>
              <w:spacing w:line="360" w:lineRule="auto" w:before="0" w:after="0"/>
            </w:pPr>
            <w:r>
              <w:rPr>
                <w:rFonts w:ascii="宋体" w:hAnsi="宋体" w:cs="宋体" w:eastAsia="宋体" w:hint="eastAsia"/>
                <w:b w:val="0"/>
                <w:sz w:val="24"/>
              </w:rPr>
              <w:t>印章核查</w:t>
            </w:r>
          </w:p>
        </w:tc>
      </w:tr>
      <w:tr>
        <w:tc>
          <w:tcPr>
            <w:tcW w:type="dxa" w:w="3195"/>
          </w:tcPr>
          <w:p>
            <w:pPr>
              <w:spacing w:line="360" w:lineRule="auto" w:before="0" w:after="0"/>
            </w:pPr>
            <w:r>
              <w:rPr>
                <w:rFonts w:ascii="宋体" w:hAnsi="宋体" w:cs="宋体" w:eastAsia="宋体" w:hint="eastAsia"/>
                <w:b w:val="0"/>
                <w:sz w:val="24"/>
              </w:rPr>
              <w:t>回函管理</w:t>
            </w:r>
          </w:p>
        </w:tc>
        <w:tc>
          <w:tcPr>
            <w:tcW w:type="dxa" w:w="2983"/>
          </w:tcPr>
          <w:p>
            <w:pPr>
              <w:spacing w:line="360" w:lineRule="auto" w:before="0" w:after="0"/>
            </w:pPr>
            <w:r>
              <w:rPr>
                <w:rFonts w:ascii="宋体" w:hAnsi="宋体" w:cs="宋体" w:eastAsia="宋体" w:hint="eastAsia"/>
                <w:b w:val="0"/>
                <w:sz w:val="24"/>
              </w:rPr>
              <w:t>AI 智能核验</w:t>
            </w:r>
          </w:p>
        </w:tc>
        <w:tc>
          <w:tcPr>
            <w:tcW w:type="dxa" w:w="2344"/>
          </w:tcPr>
          <w:p>
            <w:pPr>
              <w:spacing w:line="360" w:lineRule="auto" w:before="0" w:after="0"/>
            </w:pPr>
            <w:r>
              <w:rPr>
                <w:rFonts w:ascii="宋体" w:hAnsi="宋体" w:cs="宋体" w:eastAsia="宋体" w:hint="eastAsia"/>
                <w:b w:val="0"/>
                <w:sz w:val="24"/>
              </w:rPr>
              <w:t>手写体识别</w:t>
            </w:r>
          </w:p>
        </w:tc>
      </w:tr>
      <w:tr>
        <w:tc>
          <w:tcPr>
            <w:tcW w:type="dxa" w:w="3195"/>
          </w:tcPr>
          <w:p>
            <w:pPr>
              <w:spacing w:line="360" w:lineRule="auto" w:before="0" w:after="0"/>
            </w:pPr>
            <w:r>
              <w:rPr>
                <w:rFonts w:ascii="宋体" w:hAnsi="宋体" w:cs="宋体" w:eastAsia="宋体" w:hint="eastAsia"/>
                <w:b w:val="0"/>
                <w:sz w:val="24"/>
              </w:rPr>
              <w:t>回函管理</w:t>
            </w:r>
          </w:p>
        </w:tc>
        <w:tc>
          <w:tcPr>
            <w:tcW w:type="dxa" w:w="2983"/>
          </w:tcPr>
          <w:p>
            <w:pPr>
              <w:spacing w:line="360" w:lineRule="auto" w:before="0" w:after="0"/>
            </w:pPr>
            <w:r>
              <w:rPr>
                <w:rFonts w:ascii="宋体" w:hAnsi="宋体" w:cs="宋体" w:eastAsia="宋体" w:hint="eastAsia"/>
                <w:b w:val="0"/>
                <w:sz w:val="24"/>
              </w:rPr>
              <w:t>回函快递信息</w:t>
            </w:r>
          </w:p>
        </w:tc>
        <w:tc>
          <w:tcPr>
            <w:tcW w:type="dxa" w:w="2344"/>
          </w:tcPr>
          <w:p>
            <w:pPr>
              <w:spacing w:line="360" w:lineRule="auto" w:before="0" w:after="0"/>
            </w:pPr>
            <w:r>
              <w:rPr>
                <w:rFonts w:ascii="宋体" w:hAnsi="宋体" w:cs="宋体" w:eastAsia="宋体" w:hint="eastAsia"/>
                <w:b w:val="0"/>
                <w:sz w:val="24"/>
              </w:rPr>
            </w:r>
          </w:p>
        </w:tc>
      </w:tr>
      <w:tr>
        <w:tc>
          <w:tcPr>
            <w:tcW w:type="dxa" w:w="3195"/>
          </w:tcPr>
          <w:p>
            <w:pPr>
              <w:spacing w:line="360" w:lineRule="auto" w:before="0" w:after="0"/>
            </w:pPr>
            <w:r>
              <w:rPr>
                <w:rFonts w:ascii="宋体" w:hAnsi="宋体" w:cs="宋体" w:eastAsia="宋体" w:hint="eastAsia"/>
                <w:b w:val="0"/>
                <w:sz w:val="24"/>
              </w:rPr>
              <w:t>回函管理</w:t>
            </w:r>
          </w:p>
        </w:tc>
        <w:tc>
          <w:tcPr>
            <w:tcW w:type="dxa" w:w="2983"/>
          </w:tcPr>
          <w:p>
            <w:pPr>
              <w:spacing w:line="360" w:lineRule="auto" w:before="0" w:after="0"/>
            </w:pPr>
            <w:r>
              <w:rPr>
                <w:rFonts w:ascii="宋体" w:hAnsi="宋体" w:cs="宋体" w:eastAsia="宋体" w:hint="eastAsia"/>
                <w:b w:val="0"/>
                <w:sz w:val="24"/>
              </w:rPr>
              <w:t>回函结果填写</w:t>
            </w:r>
          </w:p>
        </w:tc>
        <w:tc>
          <w:tcPr>
            <w:tcW w:type="dxa" w:w="2344"/>
          </w:tcPr>
          <w:p>
            <w:pPr>
              <w:spacing w:line="360" w:lineRule="auto" w:before="0" w:after="0"/>
            </w:pPr>
            <w:r>
              <w:rPr>
                <w:rFonts w:ascii="宋体" w:hAnsi="宋体" w:cs="宋体" w:eastAsia="宋体" w:hint="eastAsia"/>
                <w:b w:val="0"/>
                <w:sz w:val="24"/>
              </w:rPr>
            </w:r>
          </w:p>
        </w:tc>
      </w:tr>
      <w:tr>
        <w:tc>
          <w:tcPr>
            <w:tcW w:type="dxa" w:w="3195"/>
          </w:tcPr>
          <w:p>
            <w:pPr>
              <w:spacing w:line="360" w:lineRule="auto" w:before="0" w:after="0"/>
            </w:pPr>
            <w:r>
              <w:rPr>
                <w:rFonts w:ascii="宋体" w:hAnsi="宋体" w:cs="宋体" w:eastAsia="宋体" w:hint="eastAsia"/>
                <w:b w:val="0"/>
                <w:sz w:val="24"/>
              </w:rPr>
              <w:t>回函管理</w:t>
            </w:r>
          </w:p>
        </w:tc>
        <w:tc>
          <w:tcPr>
            <w:tcW w:type="dxa" w:w="2983"/>
          </w:tcPr>
          <w:p>
            <w:pPr>
              <w:spacing w:line="360" w:lineRule="auto" w:before="0" w:after="0"/>
            </w:pPr>
            <w:r>
              <w:rPr>
                <w:rFonts w:ascii="宋体" w:hAnsi="宋体" w:cs="宋体" w:eastAsia="宋体" w:hint="eastAsia"/>
                <w:b w:val="0"/>
                <w:sz w:val="24"/>
              </w:rPr>
              <w:t>函证查看与文件预览</w:t>
            </w:r>
          </w:p>
        </w:tc>
        <w:tc>
          <w:tcPr>
            <w:tcW w:type="dxa" w:w="2344"/>
          </w:tcPr>
          <w:p>
            <w:pPr>
              <w:spacing w:line="360" w:lineRule="auto" w:before="0" w:after="0"/>
            </w:pPr>
            <w:r>
              <w:rPr>
                <w:rFonts w:ascii="宋体" w:hAnsi="宋体" w:cs="宋体" w:eastAsia="宋体" w:hint="eastAsia"/>
                <w:b w:val="0"/>
                <w:sz w:val="24"/>
              </w:rPr>
            </w:r>
          </w:p>
        </w:tc>
      </w:tr>
      <w:tr>
        <w:tc>
          <w:tcPr>
            <w:tcW w:type="dxa" w:w="3195"/>
          </w:tcPr>
          <w:p>
            <w:pPr>
              <w:spacing w:line="360" w:lineRule="auto" w:before="0" w:after="0"/>
            </w:pPr>
            <w:r>
              <w:rPr>
                <w:rFonts w:ascii="宋体" w:hAnsi="宋体" w:cs="宋体" w:eastAsia="宋体" w:hint="eastAsia"/>
                <w:b w:val="0"/>
                <w:sz w:val="24"/>
              </w:rPr>
              <w:t>回函管理</w:t>
            </w:r>
          </w:p>
        </w:tc>
        <w:tc>
          <w:tcPr>
            <w:tcW w:type="dxa" w:w="2983"/>
          </w:tcPr>
          <w:p>
            <w:pPr>
              <w:spacing w:line="360" w:lineRule="auto" w:before="0" w:after="0"/>
            </w:pPr>
            <w:r>
              <w:rPr>
                <w:rFonts w:ascii="宋体" w:hAnsi="宋体" w:cs="宋体" w:eastAsia="宋体" w:hint="eastAsia"/>
                <w:b w:val="0"/>
                <w:sz w:val="24"/>
              </w:rPr>
              <w:t>快递数据导入</w:t>
            </w:r>
          </w:p>
        </w:tc>
        <w:tc>
          <w:tcPr>
            <w:tcW w:type="dxa" w:w="2344"/>
          </w:tcPr>
          <w:p>
            <w:pPr>
              <w:spacing w:line="360" w:lineRule="auto" w:before="0" w:after="0"/>
            </w:pPr>
            <w:r>
              <w:rPr>
                <w:rFonts w:ascii="宋体" w:hAnsi="宋体" w:cs="宋体" w:eastAsia="宋体" w:hint="eastAsia"/>
                <w:b w:val="0"/>
                <w:sz w:val="24"/>
              </w:rPr>
            </w:r>
          </w:p>
        </w:tc>
      </w:tr>
    </w:tbl>
    <w:bookmarkEnd w:id="1"/>
    <w:bookmarkEnd w:id="2"/>
    <w:p>
      <w:pPr>
        <w:pStyle w:val="2"/>
        <w:spacing w:line="360" w:lineRule="auto"/>
      </w:pPr>
      <w:r>
        <w:rPr>
          <w:rFonts w:hint="eastAsia"/>
        </w:rPr>
        <w:t>函证系统标准产品需求</w:t>
      </w:r>
    </w:p>
    <w:p>
      <w:pPr>
        <w:pStyle w:val="3"/>
        <w:spacing w:line="360" w:lineRule="auto"/>
      </w:pPr>
      <w:r>
        <w:rPr>
          <w:rFonts w:hint="eastAsia"/>
        </w:rPr>
        <w:t>文档信息</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52"/>
        <w:gridCol w:w="4252"/>
      </w:tblGrid>
      <w:tr>
        <w:tc>
          <w:tcPr>
            <w:tcW w:type="dxa" w:w="4153"/>
          </w:tcPr>
          <w:p>
            <w:pPr>
              <w:spacing w:line="360" w:lineRule="auto" w:before="0" w:after="0"/>
            </w:pPr>
            <w:r>
              <w:rPr>
                <w:rFonts w:ascii="宋体" w:hAnsi="宋体" w:cs="宋体" w:eastAsia="宋体" w:hint="eastAsia"/>
                <w:b w:val="0"/>
                <w:sz w:val="24"/>
              </w:rPr>
              <w:t>项</w:t>
            </w:r>
          </w:p>
        </w:tc>
        <w:tc>
          <w:tcPr>
            <w:tcW w:type="dxa" w:w="4153"/>
          </w:tcPr>
          <w:p>
            <w:pPr>
              <w:spacing w:line="360" w:lineRule="auto" w:before="0" w:after="0"/>
            </w:pPr>
            <w:r>
              <w:rPr>
                <w:rFonts w:ascii="宋体" w:hAnsi="宋体" w:cs="宋体" w:eastAsia="宋体" w:hint="eastAsia"/>
                <w:b w:val="0"/>
                <w:sz w:val="24"/>
              </w:rPr>
              <w:t>内容</w:t>
            </w:r>
          </w:p>
        </w:tc>
      </w:tr>
      <w:tr>
        <w:tc>
          <w:tcPr>
            <w:tcW w:type="dxa" w:w="4153"/>
          </w:tcPr>
          <w:p>
            <w:pPr>
              <w:spacing w:line="360" w:lineRule="auto" w:before="0" w:after="0"/>
            </w:pPr>
            <w:r>
              <w:rPr>
                <w:rFonts w:ascii="宋体" w:hAnsi="宋体" w:cs="宋体" w:eastAsia="宋体" w:hint="eastAsia"/>
                <w:b w:val="0"/>
                <w:sz w:val="24"/>
              </w:rPr>
              <w:t>文档名称</w:t>
            </w:r>
          </w:p>
        </w:tc>
        <w:tc>
          <w:tcPr>
            <w:tcW w:type="dxa" w:w="4153"/>
          </w:tcPr>
          <w:p>
            <w:pPr>
              <w:spacing w:line="360" w:lineRule="auto" w:before="0" w:after="0"/>
            </w:pPr>
            <w:r>
              <w:rPr>
                <w:rFonts w:ascii="宋体" w:hAnsi="宋体" w:cs="宋体" w:eastAsia="宋体" w:hint="eastAsia"/>
                <w:b w:val="0"/>
                <w:sz w:val="24"/>
              </w:rPr>
              <w:t>函证系统 · 回函管理智能化需求文档</w:t>
            </w:r>
          </w:p>
        </w:tc>
      </w:tr>
      <w:tr>
        <w:tc>
          <w:tcPr>
            <w:tcW w:type="dxa" w:w="4153"/>
          </w:tcPr>
          <w:p>
            <w:pPr>
              <w:spacing w:line="360" w:lineRule="auto" w:before="0" w:after="0"/>
            </w:pPr>
            <w:r>
              <w:rPr>
                <w:rFonts w:ascii="宋体" w:hAnsi="宋体" w:cs="宋体" w:eastAsia="宋体" w:hint="eastAsia"/>
                <w:b w:val="0"/>
                <w:sz w:val="24"/>
              </w:rPr>
              <w:t>版本</w:t>
            </w:r>
          </w:p>
        </w:tc>
        <w:tc>
          <w:tcPr>
            <w:tcW w:type="dxa" w:w="4153"/>
          </w:tcPr>
          <w:p>
            <w:pPr>
              <w:spacing w:line="360" w:lineRule="auto" w:before="0" w:after="0"/>
            </w:pPr>
            <w:r>
              <w:rPr>
                <w:rFonts w:ascii="宋体" w:hAnsi="宋体" w:cs="宋体" w:eastAsia="宋体" w:hint="eastAsia"/>
                <w:b w:val="0"/>
                <w:sz w:val="24"/>
              </w:rPr>
              <w:t>v3.45</w:t>
            </w:r>
          </w:p>
        </w:tc>
      </w:tr>
      <w:tr>
        <w:tc>
          <w:tcPr>
            <w:tcW w:type="dxa" w:w="4153"/>
          </w:tcPr>
          <w:p>
            <w:pPr>
              <w:spacing w:line="360" w:lineRule="auto" w:before="0" w:after="0"/>
            </w:pPr>
            <w:r>
              <w:rPr>
                <w:rFonts w:ascii="宋体" w:hAnsi="宋体" w:cs="宋体" w:eastAsia="宋体" w:hint="eastAsia"/>
                <w:b w:val="0"/>
                <w:sz w:val="24"/>
              </w:rPr>
              <w:t>日期</w:t>
            </w:r>
          </w:p>
        </w:tc>
        <w:tc>
          <w:tcPr>
            <w:tcW w:type="dxa" w:w="4153"/>
          </w:tcPr>
          <w:p>
            <w:pPr>
              <w:spacing w:line="360" w:lineRule="auto" w:before="0" w:after="0"/>
            </w:pPr>
            <w:r>
              <w:rPr>
                <w:rFonts w:ascii="宋体" w:hAnsi="宋体" w:cs="宋体" w:eastAsia="宋体" w:hint="eastAsia"/>
                <w:b w:val="0"/>
                <w:sz w:val="24"/>
              </w:rPr>
              <w:t>2026-10-15</w:t>
            </w:r>
          </w:p>
        </w:tc>
      </w:tr>
      <w:tr>
        <w:tc>
          <w:tcPr>
            <w:tcW w:type="dxa" w:w="4153"/>
          </w:tcPr>
          <w:p>
            <w:pPr>
              <w:spacing w:line="360" w:lineRule="auto" w:before="0" w:after="0"/>
            </w:pPr>
            <w:r>
              <w:rPr>
                <w:rFonts w:ascii="宋体" w:hAnsi="宋体" w:cs="宋体" w:eastAsia="宋体" w:hint="eastAsia"/>
                <w:b w:val="0"/>
                <w:sz w:val="24"/>
              </w:rPr>
              <w:t>适用范围</w:t>
            </w:r>
          </w:p>
        </w:tc>
        <w:tc>
          <w:tcPr>
            <w:tcW w:type="dxa" w:w="4153"/>
          </w:tcPr>
          <w:p>
            <w:pPr>
              <w:spacing w:line="360" w:lineRule="auto" w:before="0" w:after="0"/>
            </w:pPr>
            <w:r>
              <w:rPr>
                <w:rFonts w:ascii="宋体" w:hAnsi="宋体" w:cs="宋体" w:eastAsia="宋体" w:hint="eastAsia"/>
                <w:b w:val="0"/>
                <w:sz w:val="24"/>
              </w:rPr>
              <w:t>函证系统「回函管理」模块的智能化改造与前端交互重构</w:t>
            </w:r>
          </w:p>
        </w:tc>
      </w:tr>
      <w:tr>
        <w:tc>
          <w:tcPr>
            <w:tcW w:type="dxa" w:w="4153"/>
          </w:tcPr>
          <w:p>
            <w:pPr>
              <w:spacing w:line="360" w:lineRule="auto" w:before="0" w:after="0"/>
            </w:pPr>
            <w:r>
              <w:rPr>
                <w:rFonts w:ascii="宋体" w:hAnsi="宋体" w:cs="宋体" w:eastAsia="宋体" w:hint="eastAsia"/>
                <w:b w:val="0"/>
                <w:sz w:val="24"/>
              </w:rPr>
              <w:t>状态</w:t>
            </w:r>
          </w:p>
        </w:tc>
        <w:tc>
          <w:tcPr>
            <w:tcW w:type="dxa" w:w="4153"/>
          </w:tcPr>
          <w:p>
            <w:pPr>
              <w:spacing w:line="360" w:lineRule="auto" w:before="0" w:after="0"/>
            </w:pPr>
            <w:r>
              <w:rPr>
                <w:rFonts w:ascii="宋体" w:hAnsi="宋体" w:cs="宋体" w:eastAsia="宋体" w:hint="eastAsia"/>
                <w:b w:val="0"/>
                <w:sz w:val="24"/>
              </w:rPr>
              <w:t>已评审，交互原型已验证</w:t>
            </w:r>
          </w:p>
        </w:tc>
      </w:tr>
      <w:tr>
        <w:tc>
          <w:tcPr>
            <w:tcW w:type="dxa" w:w="4153"/>
          </w:tcPr>
          <w:p>
            <w:pPr>
              <w:spacing w:line="360" w:lineRule="auto" w:before="0" w:after="0"/>
            </w:pPr>
            <w:r>
              <w:rPr>
                <w:rFonts w:ascii="宋体" w:hAnsi="宋体" w:cs="宋体" w:eastAsia="宋体" w:hint="eastAsia"/>
                <w:b w:val="0"/>
                <w:sz w:val="24"/>
              </w:rPr>
              <w:t>关联交付物</w:t>
            </w:r>
          </w:p>
        </w:tc>
        <w:tc>
          <w:tcPr>
            <w:tcW w:type="dxa" w:w="4153"/>
          </w:tcPr>
          <w:p>
            <w:pPr>
              <w:spacing w:line="360" w:lineRule="auto" w:before="0" w:after="0"/>
            </w:pPr>
            <w:r>
              <w:rPr>
                <w:rFonts w:ascii="宋体" w:hAnsi="宋体" w:cs="宋体" w:eastAsia="宋体" w:hint="eastAsia"/>
                <w:b w:val="0"/>
                <w:sz w:val="24"/>
              </w:rPr>
              <w:t>交互原型（本仓库 Vite 工程）、README.md、docs/figures/（文档配图）</w:t>
            </w:r>
          </w:p>
        </w:tc>
      </w:tr>
    </w:tbl>
    <w:p>
      <w:pPr>
        <w:spacing w:line="360" w:lineRule="auto"/>
      </w:pPr>
      <w:r>
        <w:rPr>
          <w:rFonts w:ascii="宋体" w:hAnsi="宋体" w:cs="宋体" w:eastAsia="宋体" w:hint="eastAsia"/>
          <w:sz w:val="24"/>
        </w:rPr>
        <w:t>文档结构：第 1~4 章为总览（信息 / 背景 / 范围 / 业务流程）；第 5 章为主体，按 11 个功能块组织，每块含「用户场景 / 功能权限 / 功能描述 / 补充说明」四部分；第 6~10 章为附录（功能清单速查 / 视觉规范 / 非功能要求 / 待讨论事项 / 变更记录）。</w:t>
      </w:r>
    </w:p>
    <w:p>
      <w:pPr>
        <w:numPr>
          <w:ilvl w:val="0"/>
          <w:numId w:val="27"/>
        </w:numPr>
        <w:spacing w:line="360" w:lineRule="auto"/>
      </w:pPr>
      <w:r>
        <w:rPr>
          <w:rFonts w:ascii="宋体" w:hAnsi="宋体" w:cs="宋体" w:eastAsia="宋体" w:hint="eastAsia"/>
          <w:sz w:val="24"/>
        </w:rPr>
        <w:t>关于本文档中的「截图位」</w:t>
      </w:r>
    </w:p>
    <w:p>
      <w:pPr>
        <w:numPr>
          <w:ilvl w:val="0"/>
          <w:numId w:val="27"/>
        </w:numPr>
        <w:spacing w:line="360" w:lineRule="auto"/>
      </w:pPr>
      <w:r>
        <w:rPr>
          <w:rFonts w:ascii="宋体" w:hAnsi="宋体" w:cs="宋体" w:eastAsia="宋体" w:hint="eastAsia"/>
          <w:sz w:val="24"/>
        </w:rPr>
        <w:t>凡是"看界面才说得清"的地方，都用下面这种文字占位标出 —— 不配图也能从这段文字读明白界面长什么样：</w:t>
      </w:r>
    </w:p>
    <w:p>
      <w:pPr>
        <w:numPr>
          <w:ilvl w:val="0"/>
          <w:numId w:val="27"/>
        </w:numPr>
        <w:spacing w:line="360" w:lineRule="auto"/>
      </w:pPr>
      <w:r>
        <w:rPr>
          <w:rFonts w:ascii="宋体" w:hAnsi="宋体" w:cs="宋体" w:eastAsia="宋体" w:hint="eastAsia"/>
          <w:sz w:val="24"/>
        </w:rPr>
        <w:t>📷 图 5.6-1 ｜ 回函管理列表（总览）</w:t>
      </w:r>
    </w:p>
    <w:p>
      <w:pPr>
        <w:numPr>
          <w:ilvl w:val="0"/>
          <w:numId w:val="27"/>
        </w:numPr>
        <w:spacing w:line="360" w:lineRule="auto"/>
      </w:pPr>
      <w:r>
        <w:rPr>
          <w:rFonts w:ascii="宋体" w:hAnsi="宋体" w:cs="宋体" w:eastAsia="宋体" w:hint="eastAsia"/>
          <w:sz w:val="24"/>
        </w:rPr>
        <w:t>应展示：列表页整屏。</w:t>
      </w:r>
    </w:p>
    <w:p>
      <w:pPr>
        <w:numPr>
          <w:ilvl w:val="0"/>
          <w:numId w:val="27"/>
        </w:numPr>
        <w:spacing w:line="360" w:lineRule="auto"/>
      </w:pPr>
      <w:r>
        <w:rPr>
          <w:rFonts w:ascii="宋体" w:hAnsi="宋体" w:cs="宋体" w:eastAsia="宋体" w:hint="eastAsia"/>
          <w:sz w:val="24"/>
        </w:rPr>
        <w:t>重点可见：① …；② …；③ …</w:t>
      </w:r>
    </w:p>
    <w:p>
      <w:pPr>
        <w:numPr>
          <w:ilvl w:val="0"/>
          <w:numId w:val="27"/>
        </w:numPr>
        <w:spacing w:line="360" w:lineRule="auto"/>
      </w:pPr>
      <w:r>
        <w:rPr>
          <w:rFonts w:ascii="宋体" w:hAnsi="宋体" w:cs="宋体" w:eastAsia="宋体" w:hint="eastAsia"/>
          <w:sz w:val="24"/>
        </w:rPr>
        <w:t>状态要求：至少覆盖 ……</w:t>
      </w:r>
    </w:p>
    <w:p>
      <w:pPr>
        <w:numPr>
          <w:ilvl w:val="0"/>
          <w:numId w:val="27"/>
        </w:numPr>
        <w:spacing w:line="360" w:lineRule="auto"/>
      </w:pPr>
      <w:r>
        <w:rPr>
          <w:rFonts w:ascii="宋体" w:hAnsi="宋体" w:cs="宋体" w:eastAsia="宋体" w:hint="eastAsia"/>
          <w:sz w:val="24"/>
        </w:rPr>
        <w:t>对应正文：§5.6「……」一节</w:t>
      </w:r>
    </w:p>
    <w:p>
      <w:pPr>
        <w:numPr>
          <w:ilvl w:val="0"/>
          <w:numId w:val="27"/>
        </w:numPr>
        <w:spacing w:line="360" w:lineRule="auto"/>
      </w:pPr>
      <w:r>
        <w:rPr>
          <w:rFonts w:ascii="宋体" w:hAnsi="宋体" w:cs="宋体" w:eastAsia="宋体" w:hint="eastAsia"/>
          <w:sz w:val="24"/>
        </w:rPr>
        <w:t>编号规则为 图 &lt;章节号&gt;-&lt;序号&gt;；补图时把 📷 这几行换成  即可，其余格式不动。</w:t>
      </w:r>
    </w:p>
    <w:p>
      <w:pPr>
        <w:pStyle w:val="3"/>
        <w:spacing w:line="360" w:lineRule="auto"/>
      </w:pPr>
      <w:r>
        <w:rPr>
          <w:rFonts w:hint="eastAsia"/>
        </w:rPr>
        <w:t>背景与目标</w:t>
      </w:r>
    </w:p>
    <w:p>
      <w:pPr>
        <w:pStyle w:val="4"/>
        <w:spacing w:line="360" w:lineRule="auto"/>
      </w:pPr>
      <w:r>
        <w:rPr>
          <w:rFonts w:hint="eastAsia"/>
        </w:rPr>
        <w:t>现状与痛点</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环节</w:t>
            </w:r>
          </w:p>
        </w:tc>
        <w:tc>
          <w:tcPr>
            <w:tcW w:type="dxa" w:w="2769"/>
          </w:tcPr>
          <w:p>
            <w:pPr>
              <w:spacing w:line="360" w:lineRule="auto" w:before="0" w:after="0"/>
            </w:pPr>
            <w:r>
              <w:rPr>
                <w:rFonts w:ascii="宋体" w:hAnsi="宋体" w:cs="宋体" w:eastAsia="宋体" w:hint="eastAsia"/>
                <w:b w:val="0"/>
                <w:sz w:val="24"/>
              </w:rPr>
              <w:t>现状</w:t>
            </w:r>
          </w:p>
        </w:tc>
        <w:tc>
          <w:tcPr>
            <w:tcW w:type="dxa" w:w="2769"/>
          </w:tcPr>
          <w:p>
            <w:pPr>
              <w:spacing w:line="360" w:lineRule="auto" w:before="0" w:after="0"/>
            </w:pPr>
            <w:r>
              <w:rPr>
                <w:rFonts w:ascii="宋体" w:hAnsi="宋体" w:cs="宋体" w:eastAsia="宋体" w:hint="eastAsia"/>
                <w:b w:val="0"/>
                <w:sz w:val="24"/>
              </w:rPr>
              <w:t>痛点</w:t>
            </w:r>
          </w:p>
        </w:tc>
      </w:tr>
      <w:tr>
        <w:tc>
          <w:tcPr>
            <w:tcW w:type="dxa" w:w="2769"/>
          </w:tcPr>
          <w:p>
            <w:pPr>
              <w:spacing w:line="360" w:lineRule="auto" w:before="0" w:after="0"/>
            </w:pPr>
            <w:r>
              <w:rPr>
                <w:rFonts w:ascii="宋体" w:hAnsi="宋体" w:cs="宋体" w:eastAsia="宋体" w:hint="eastAsia"/>
                <w:b w:val="0"/>
                <w:sz w:val="24"/>
              </w:rPr>
              <w:t>录入入口</w:t>
            </w:r>
          </w:p>
        </w:tc>
        <w:tc>
          <w:tcPr>
            <w:tcW w:type="dxa" w:w="2769"/>
          </w:tcPr>
          <w:p>
            <w:pPr>
              <w:spacing w:line="360" w:lineRule="auto" w:before="0" w:after="0"/>
            </w:pPr>
            <w:r>
              <w:rPr>
                <w:rFonts w:ascii="宋体" w:hAnsi="宋体" w:cs="宋体" w:eastAsia="宋体" w:hint="eastAsia"/>
                <w:b w:val="0"/>
                <w:sz w:val="24"/>
              </w:rPr>
              <w:t>回函登记 / 文件识别录入 / 按文件编号上传 / 快递数据导入 四个并列入口</w:t>
            </w:r>
          </w:p>
        </w:tc>
        <w:tc>
          <w:tcPr>
            <w:tcW w:type="dxa" w:w="2769"/>
          </w:tcPr>
          <w:p>
            <w:pPr>
              <w:spacing w:line="360" w:lineRule="auto" w:before="0" w:after="0"/>
            </w:pPr>
            <w:r>
              <w:rPr>
                <w:rFonts w:ascii="宋体" w:hAnsi="宋体" w:cs="宋体" w:eastAsia="宋体" w:hint="eastAsia"/>
                <w:b w:val="0"/>
                <w:sz w:val="24"/>
              </w:rPr>
              <w:t>用户需自行判断「这封是往来还是银行、该走哪个按钮」，上手成本高</w:t>
            </w:r>
          </w:p>
        </w:tc>
      </w:tr>
      <w:tr>
        <w:tc>
          <w:tcPr>
            <w:tcW w:type="dxa" w:w="2769"/>
          </w:tcPr>
          <w:p>
            <w:pPr>
              <w:spacing w:line="360" w:lineRule="auto" w:before="0" w:after="0"/>
            </w:pPr>
            <w:r>
              <w:rPr>
                <w:rFonts w:ascii="宋体" w:hAnsi="宋体" w:cs="宋体" w:eastAsia="宋体" w:hint="eastAsia"/>
                <w:b w:val="0"/>
                <w:sz w:val="24"/>
              </w:rPr>
              <w:t>识别过程</w:t>
            </w:r>
          </w:p>
        </w:tc>
        <w:tc>
          <w:tcPr>
            <w:tcW w:type="dxa" w:w="2769"/>
          </w:tcPr>
          <w:p>
            <w:pPr>
              <w:spacing w:line="360" w:lineRule="auto" w:before="0" w:after="0"/>
            </w:pPr>
            <w:r>
              <w:rPr>
                <w:rFonts w:ascii="宋体" w:hAnsi="宋体" w:cs="宋体" w:eastAsia="宋体" w:hint="eastAsia"/>
                <w:b w:val="0"/>
                <w:sz w:val="24"/>
              </w:rPr>
              <w:t>同步执行，无任何进度反馈</w:t>
            </w:r>
          </w:p>
        </w:tc>
        <w:tc>
          <w:tcPr>
            <w:tcW w:type="dxa" w:w="2769"/>
          </w:tcPr>
          <w:p>
            <w:pPr>
              <w:spacing w:line="360" w:lineRule="auto" w:before="0" w:after="0"/>
            </w:pPr>
            <w:r>
              <w:rPr>
                <w:rFonts w:ascii="宋体" w:hAnsi="宋体" w:cs="宋体" w:eastAsia="宋体" w:hint="eastAsia"/>
                <w:b w:val="0"/>
                <w:sz w:val="24"/>
              </w:rPr>
              <w:t>大批量文件时界面长时间无响应，用户不知道系统在做什么</w:t>
            </w:r>
          </w:p>
        </w:tc>
      </w:tr>
      <w:tr>
        <w:tc>
          <w:tcPr>
            <w:tcW w:type="dxa" w:w="2769"/>
          </w:tcPr>
          <w:p>
            <w:pPr>
              <w:spacing w:line="360" w:lineRule="auto" w:before="0" w:after="0"/>
            </w:pPr>
            <w:r>
              <w:rPr>
                <w:rFonts w:ascii="宋体" w:hAnsi="宋体" w:cs="宋体" w:eastAsia="宋体" w:hint="eastAsia"/>
                <w:b w:val="0"/>
                <w:sz w:val="24"/>
              </w:rPr>
              <w:t>归档方式</w:t>
            </w:r>
          </w:p>
        </w:tc>
        <w:tc>
          <w:tcPr>
            <w:tcW w:type="dxa" w:w="2769"/>
          </w:tcPr>
          <w:p>
            <w:pPr>
              <w:spacing w:line="360" w:lineRule="auto" w:before="0" w:after="0"/>
            </w:pPr>
            <w:r>
              <w:rPr>
                <w:rFonts w:ascii="宋体" w:hAnsi="宋体" w:cs="宋体" w:eastAsia="宋体" w:hint="eastAsia"/>
                <w:b w:val="0"/>
                <w:sz w:val="24"/>
              </w:rPr>
              <w:t>往来按二维码；银行需人工先把文件重命名为函证编号</w:t>
            </w:r>
          </w:p>
        </w:tc>
        <w:tc>
          <w:tcPr>
            <w:tcW w:type="dxa" w:w="2769"/>
          </w:tcPr>
          <w:p>
            <w:pPr>
              <w:spacing w:line="360" w:lineRule="auto" w:before="0" w:after="0"/>
            </w:pPr>
            <w:r>
              <w:rPr>
                <w:rFonts w:ascii="宋体" w:hAnsi="宋体" w:cs="宋体" w:eastAsia="宋体" w:hint="eastAsia"/>
                <w:b w:val="0"/>
                <w:sz w:val="24"/>
              </w:rPr>
              <w:t>人工预处理工作量大，易出错</w:t>
            </w:r>
          </w:p>
        </w:tc>
      </w:tr>
      <w:tr>
        <w:tc>
          <w:tcPr>
            <w:tcW w:type="dxa" w:w="2769"/>
          </w:tcPr>
          <w:p>
            <w:pPr>
              <w:spacing w:line="360" w:lineRule="auto" w:before="0" w:after="0"/>
            </w:pPr>
            <w:r>
              <w:rPr>
                <w:rFonts w:ascii="宋体" w:hAnsi="宋体" w:cs="宋体" w:eastAsia="宋体" w:hint="eastAsia"/>
                <w:b w:val="0"/>
                <w:sz w:val="24"/>
              </w:rPr>
              <w:t>质量把关</w:t>
            </w:r>
          </w:p>
        </w:tc>
        <w:tc>
          <w:tcPr>
            <w:tcW w:type="dxa" w:w="2769"/>
          </w:tcPr>
          <w:p>
            <w:pPr>
              <w:spacing w:line="360" w:lineRule="auto" w:before="0" w:after="0"/>
            </w:pPr>
            <w:r>
              <w:rPr>
                <w:rFonts w:ascii="宋体" w:hAnsi="宋体" w:cs="宋体" w:eastAsia="宋体" w:hint="eastAsia"/>
                <w:b w:val="0"/>
                <w:sz w:val="24"/>
              </w:rPr>
              <w:t>无任何自动校验</w:t>
            </w:r>
          </w:p>
        </w:tc>
        <w:tc>
          <w:tcPr>
            <w:tcW w:type="dxa" w:w="2769"/>
          </w:tcPr>
          <w:p>
            <w:pPr>
              <w:spacing w:line="360" w:lineRule="auto" w:before="0" w:after="0"/>
            </w:pPr>
            <w:r>
              <w:rPr>
                <w:rFonts w:ascii="宋体" w:hAnsi="宋体" w:cs="宋体" w:eastAsia="宋体" w:hint="eastAsia"/>
                <w:b w:val="0"/>
                <w:sz w:val="24"/>
              </w:rPr>
              <w:t>印章是否盖章、科目金额是否一致、手写说明内容，全部依赖人工肉眼核对</w:t>
            </w:r>
          </w:p>
        </w:tc>
      </w:tr>
      <w:tr>
        <w:tc>
          <w:tcPr>
            <w:tcW w:type="dxa" w:w="2769"/>
          </w:tcPr>
          <w:p>
            <w:pPr>
              <w:spacing w:line="360" w:lineRule="auto" w:before="0" w:after="0"/>
            </w:pPr>
            <w:r>
              <w:rPr>
                <w:rFonts w:ascii="宋体" w:hAnsi="宋体" w:cs="宋体" w:eastAsia="宋体" w:hint="eastAsia"/>
                <w:b w:val="0"/>
                <w:sz w:val="24"/>
              </w:rPr>
              <w:t>结果呈现</w:t>
            </w:r>
          </w:p>
        </w:tc>
        <w:tc>
          <w:tcPr>
            <w:tcW w:type="dxa" w:w="2769"/>
          </w:tcPr>
          <w:p>
            <w:pPr>
              <w:spacing w:line="360" w:lineRule="auto" w:before="0" w:after="0"/>
            </w:pPr>
            <w:r>
              <w:rPr>
                <w:rFonts w:ascii="宋体" w:hAnsi="宋体" w:cs="宋体" w:eastAsia="宋体" w:hint="eastAsia"/>
                <w:b w:val="0"/>
                <w:sz w:val="24"/>
              </w:rPr>
              <w:t>无风险提示、无来源标注</w:t>
            </w:r>
          </w:p>
        </w:tc>
        <w:tc>
          <w:tcPr>
            <w:tcW w:type="dxa" w:w="2769"/>
          </w:tcPr>
          <w:p>
            <w:pPr>
              <w:spacing w:line="360" w:lineRule="auto" w:before="0" w:after="0"/>
            </w:pPr>
            <w:r>
              <w:rPr>
                <w:rFonts w:ascii="宋体" w:hAnsi="宋体" w:cs="宋体" w:eastAsia="宋体" w:hint="eastAsia"/>
                <w:b w:val="0"/>
                <w:sz w:val="24"/>
              </w:rPr>
              <w:t>无法区分「哪些数据是系统识别的、哪些是人工填的」</w:t>
            </w:r>
          </w:p>
        </w:tc>
      </w:tr>
      <w:tr>
        <w:tc>
          <w:tcPr>
            <w:tcW w:type="dxa" w:w="2769"/>
          </w:tcPr>
          <w:p>
            <w:pPr>
              <w:spacing w:line="360" w:lineRule="auto" w:before="0" w:after="0"/>
            </w:pPr>
            <w:r>
              <w:rPr>
                <w:rFonts w:ascii="宋体" w:hAnsi="宋体" w:cs="宋体" w:eastAsia="宋体" w:hint="eastAsia"/>
                <w:b w:val="0"/>
                <w:sz w:val="24"/>
              </w:rPr>
              <w:t>核验留痕</w:t>
            </w:r>
          </w:p>
        </w:tc>
        <w:tc>
          <w:tcPr>
            <w:tcW w:type="dxa" w:w="2769"/>
          </w:tcPr>
          <w:p>
            <w:pPr>
              <w:spacing w:line="360" w:lineRule="auto" w:before="0" w:after="0"/>
            </w:pPr>
            <w:r>
              <w:rPr>
                <w:rFonts w:ascii="宋体" w:hAnsi="宋体" w:cs="宋体" w:eastAsia="宋体" w:hint="eastAsia"/>
                <w:b w:val="0"/>
                <w:sz w:val="24"/>
              </w:rPr>
              <w:t>无</w:t>
            </w:r>
          </w:p>
        </w:tc>
        <w:tc>
          <w:tcPr>
            <w:tcW w:type="dxa" w:w="2769"/>
          </w:tcPr>
          <w:p>
            <w:pPr>
              <w:spacing w:line="360" w:lineRule="auto" w:before="0" w:after="0"/>
            </w:pPr>
            <w:r>
              <w:rPr>
                <w:rFonts w:ascii="宋体" w:hAnsi="宋体" w:cs="宋体" w:eastAsia="宋体" w:hint="eastAsia"/>
                <w:b w:val="0"/>
                <w:sz w:val="24"/>
              </w:rPr>
              <w:t>复核责任无法追溯，不满足审计证据链要求</w:t>
            </w:r>
          </w:p>
        </w:tc>
      </w:tr>
      <w:tr>
        <w:tc>
          <w:tcPr>
            <w:tcW w:type="dxa" w:w="2769"/>
          </w:tcPr>
          <w:p>
            <w:pPr>
              <w:spacing w:line="360" w:lineRule="auto" w:before="0" w:after="0"/>
            </w:pPr>
            <w:r>
              <w:rPr>
                <w:rFonts w:ascii="宋体" w:hAnsi="宋体" w:cs="宋体" w:eastAsia="宋体" w:hint="eastAsia"/>
                <w:b w:val="0"/>
                <w:sz w:val="24"/>
              </w:rPr>
              <w:t>重复发函</w:t>
            </w:r>
          </w:p>
        </w:tc>
        <w:tc>
          <w:tcPr>
            <w:tcW w:type="dxa" w:w="2769"/>
          </w:tcPr>
          <w:p>
            <w:pPr>
              <w:spacing w:line="360" w:lineRule="auto" w:before="0" w:after="0"/>
            </w:pPr>
            <w:r>
              <w:rPr>
                <w:rFonts w:ascii="宋体" w:hAnsi="宋体" w:cs="宋体" w:eastAsia="宋体" w:hint="eastAsia"/>
                <w:b w:val="0"/>
                <w:sz w:val="24"/>
              </w:rPr>
              <w:t>同一函证多次发函/回函时缺乏梳理</w:t>
            </w:r>
          </w:p>
        </w:tc>
        <w:tc>
          <w:tcPr>
            <w:tcW w:type="dxa" w:w="2769"/>
          </w:tcPr>
          <w:p>
            <w:pPr>
              <w:spacing w:line="360" w:lineRule="auto" w:before="0" w:after="0"/>
            </w:pPr>
            <w:r>
              <w:rPr>
                <w:rFonts w:ascii="宋体" w:hAnsi="宋体" w:cs="宋体" w:eastAsia="宋体" w:hint="eastAsia"/>
                <w:b w:val="0"/>
                <w:sz w:val="24"/>
              </w:rPr>
              <w:t>用户无法判断该以哪一次回函为准，历史数据与最新数据混杂</w:t>
            </w:r>
          </w:p>
        </w:tc>
      </w:tr>
      <w:tr>
        <w:tc>
          <w:tcPr>
            <w:tcW w:type="dxa" w:w="2769"/>
          </w:tcPr>
          <w:p>
            <w:pPr>
              <w:spacing w:line="360" w:lineRule="auto" w:before="0" w:after="0"/>
            </w:pPr>
            <w:r>
              <w:rPr>
                <w:rFonts w:ascii="宋体" w:hAnsi="宋体" w:cs="宋体" w:eastAsia="宋体" w:hint="eastAsia"/>
                <w:b w:val="0"/>
                <w:sz w:val="24"/>
              </w:rPr>
              <w:t>界面密度</w:t>
            </w:r>
          </w:p>
        </w:tc>
        <w:tc>
          <w:tcPr>
            <w:tcW w:type="dxa" w:w="2769"/>
          </w:tcPr>
          <w:p>
            <w:pPr>
              <w:spacing w:line="360" w:lineRule="auto" w:before="0" w:after="0"/>
            </w:pPr>
            <w:r>
              <w:rPr>
                <w:rFonts w:ascii="宋体" w:hAnsi="宋体" w:cs="宋体" w:eastAsia="宋体" w:hint="eastAsia"/>
                <w:b w:val="0"/>
                <w:sz w:val="24"/>
              </w:rPr>
              <w:t>筛选区堆叠 3~4 行、表格 14 列行高 56px</w:t>
            </w:r>
          </w:p>
        </w:tc>
        <w:tc>
          <w:tcPr>
            <w:tcW w:type="dxa" w:w="2769"/>
          </w:tcPr>
          <w:p>
            <w:pPr>
              <w:spacing w:line="360" w:lineRule="auto" w:before="0" w:after="0"/>
            </w:pPr>
            <w:r>
              <w:rPr>
                <w:rFonts w:ascii="宋体" w:hAnsi="宋体" w:cs="宋体" w:eastAsia="宋体" w:hint="eastAsia"/>
                <w:b w:val="0"/>
                <w:sz w:val="24"/>
              </w:rPr>
              <w:t>有效信息占比低，视觉噪音大</w:t>
            </w:r>
          </w:p>
        </w:tc>
      </w:tr>
      <w:tr>
        <w:tc>
          <w:tcPr>
            <w:tcW w:type="dxa" w:w="2769"/>
          </w:tcPr>
          <w:p>
            <w:pPr>
              <w:spacing w:line="360" w:lineRule="auto" w:before="0" w:after="0"/>
            </w:pPr>
            <w:r>
              <w:rPr>
                <w:rFonts w:ascii="宋体" w:hAnsi="宋体" w:cs="宋体" w:eastAsia="宋体" w:hint="eastAsia"/>
                <w:b w:val="0"/>
                <w:sz w:val="24"/>
              </w:rPr>
              <w:t>使用引导</w:t>
            </w:r>
          </w:p>
        </w:tc>
        <w:tc>
          <w:tcPr>
            <w:tcW w:type="dxa" w:w="2769"/>
          </w:tcPr>
          <w:p>
            <w:pPr>
              <w:spacing w:line="360" w:lineRule="auto" w:before="0" w:after="0"/>
            </w:pPr>
            <w:r>
              <w:rPr>
                <w:rFonts w:ascii="宋体" w:hAnsi="宋体" w:cs="宋体" w:eastAsia="宋体" w:hint="eastAsia"/>
                <w:b w:val="0"/>
                <w:sz w:val="24"/>
              </w:rPr>
              <w:t>无</w:t>
            </w:r>
          </w:p>
        </w:tc>
        <w:tc>
          <w:tcPr>
            <w:tcW w:type="dxa" w:w="2769"/>
          </w:tcPr>
          <w:p>
            <w:pPr>
              <w:spacing w:line="360" w:lineRule="auto" w:before="0" w:after="0"/>
            </w:pPr>
            <w:r>
              <w:rPr>
                <w:rFonts w:ascii="宋体" w:hAnsi="宋体" w:cs="宋体" w:eastAsia="宋体" w:hint="eastAsia"/>
                <w:b w:val="0"/>
                <w:sz w:val="24"/>
              </w:rPr>
              <w:t>新用户需培训才能上手</w:t>
            </w:r>
          </w:p>
        </w:tc>
      </w:tr>
    </w:tbl>
    <w:p>
      <w:pPr>
        <w:pStyle w:val="4"/>
        <w:spacing w:line="360" w:lineRule="auto"/>
      </w:pPr>
      <w:r>
        <w:rPr>
          <w:rFonts w:hint="eastAsia"/>
        </w:rPr>
        <w:t>本次目标</w:t>
      </w:r>
    </w:p>
    <w:p>
      <w:pPr>
        <w:numPr>
          <w:ilvl w:val="0"/>
          <w:numId w:val="27"/>
        </w:numPr>
        <w:spacing w:line="360" w:lineRule="auto"/>
      </w:pPr>
      <w:r>
        <w:rPr>
          <w:rFonts w:ascii="宋体" w:hAnsi="宋体" w:cs="宋体" w:eastAsia="宋体" w:hint="eastAsia"/>
          <w:sz w:val="24"/>
        </w:rPr>
        <w:t>合并入口、按类型分开：取消独立的「回函登记」与「文件识别录入」，统一为上传入口；往来函证与银行函证的智能检测事项差别很大，进一步拆为「上传往来函证回函」与「上传银行函证回函」两个并列入口，上传时类型即已确定，不再由系统事后判类型。</w:t>
      </w:r>
    </w:p>
    <w:p>
      <w:pPr>
        <w:numPr>
          <w:ilvl w:val="0"/>
          <w:numId w:val="27"/>
        </w:numPr>
        <w:spacing w:line="360" w:lineRule="auto"/>
      </w:pPr>
      <w:r>
        <w:rPr>
          <w:rFonts w:ascii="宋体" w:hAnsi="宋体" w:cs="宋体" w:eastAsia="宋体" w:hint="eastAsia"/>
          <w:sz w:val="24"/>
        </w:rPr>
        <w:t>精简筛选：筛选区默认单行，高频条件外露，其余收入高级筛选。</w:t>
      </w:r>
    </w:p>
    <w:p>
      <w:pPr>
        <w:numPr>
          <w:ilvl w:val="0"/>
          <w:numId w:val="27"/>
        </w:numPr>
        <w:spacing w:line="360" w:lineRule="auto"/>
      </w:pPr>
      <w:r>
        <w:rPr>
          <w:rFonts w:ascii="宋体" w:hAnsi="宋体" w:cs="宋体" w:eastAsia="宋体" w:hint="eastAsia"/>
          <w:sz w:val="24"/>
        </w:rPr>
        <w:t>异步可视、份间并行：上传后的切分与识别异步执行，前端实时展示正在处理哪一封函证。往来函证上传的是拼接件，系统先按二维码切分成多份回函，切分完成后逐份并行开跑检测 —— 切分是「拆任务」的前置步骤（切分前整批只是一个文件，谈不上并行），故确立「先切分归属、再并行细查」的节奏，两类函证统一。</w:t>
      </w:r>
    </w:p>
    <w:p>
      <w:pPr>
        <w:numPr>
          <w:ilvl w:val="0"/>
          <w:numId w:val="27"/>
        </w:numPr>
        <w:spacing w:line="360" w:lineRule="auto"/>
      </w:pPr>
      <w:r>
        <w:rPr>
          <w:rFonts w:ascii="宋体" w:hAnsi="宋体" w:cs="宋体" w:eastAsia="宋体" w:hint="eastAsia"/>
          <w:sz w:val="24"/>
        </w:rPr>
        <w:t>字段精简与信息分层：列表字段精简、密度提升，并明确标注 AI 识别来源、识别结果与风险。</w:t>
      </w:r>
    </w:p>
    <w:p>
      <w:pPr>
        <w:numPr>
          <w:ilvl w:val="0"/>
          <w:numId w:val="27"/>
        </w:numPr>
        <w:spacing w:line="360" w:lineRule="auto"/>
      </w:pPr>
      <w:r>
        <w:rPr>
          <w:rFonts w:ascii="宋体" w:hAnsi="宋体" w:cs="宋体" w:eastAsia="宋体" w:hint="eastAsia"/>
          <w:sz w:val="24"/>
        </w:rPr>
        <w:t>人工核验留痕：记录核验人与核验时间，在列表展开行表下的一行留痕小字里查看。</w:t>
      </w:r>
    </w:p>
    <w:p>
      <w:pPr>
        <w:numPr>
          <w:ilvl w:val="0"/>
          <w:numId w:val="27"/>
        </w:numPr>
        <w:spacing w:line="360" w:lineRule="auto"/>
      </w:pPr>
      <w:r>
        <w:rPr>
          <w:rFonts w:ascii="宋体" w:hAnsi="宋体" w:cs="宋体" w:eastAsia="宋体" w:hint="eastAsia"/>
          <w:sz w:val="24"/>
        </w:rPr>
        <w:t>重复发函可管理：同一函证多次回函时，以最新一次为准，历史回函可查可不处理。</w:t>
      </w:r>
    </w:p>
    <w:p>
      <w:pPr>
        <w:numPr>
          <w:ilvl w:val="0"/>
          <w:numId w:val="27"/>
        </w:numPr>
        <w:spacing w:line="360" w:lineRule="auto"/>
      </w:pPr>
      <w:r>
        <w:rPr>
          <w:rFonts w:ascii="宋体" w:hAnsi="宋体" w:cs="宋体" w:eastAsia="宋体" w:hint="eastAsia"/>
          <w:sz w:val="24"/>
        </w:rPr>
        <w:t>界面具指引性：首次使用即可依界面完成操作，无需额外培训。</w:t>
      </w:r>
    </w:p>
    <w:p>
      <w:pPr>
        <w:pStyle w:val="3"/>
        <w:spacing w:line="360" w:lineRule="auto"/>
      </w:pPr>
      <w:r>
        <w:rPr>
          <w:rFonts w:hint="eastAsia"/>
        </w:rPr>
        <w:t>业务范围与约束</w:t>
      </w:r>
    </w:p>
    <w:p>
      <w:pPr>
        <w:pStyle w:val="4"/>
        <w:spacing w:line="360" w:lineRule="auto"/>
      </w:pPr>
      <w:r>
        <w:rPr>
          <w:rFonts w:hint="eastAsia"/>
        </w:rPr>
        <w:t>范围</w:t>
      </w:r>
    </w:p>
    <w:p>
      <w:pPr>
        <w:numPr>
          <w:ilvl w:val="0"/>
          <w:numId w:val="27"/>
        </w:numPr>
        <w:spacing w:line="360" w:lineRule="auto"/>
      </w:pPr>
      <w:r>
        <w:rPr>
          <w:rFonts w:ascii="宋体" w:hAnsi="宋体" w:cs="宋体" w:eastAsia="宋体" w:hint="eastAsia"/>
          <w:sz w:val="24"/>
        </w:rPr>
        <w:t>包含：回函管理模块的上传、识别、归档、核验、回函快递信息、结果填写、查看与删除。</w:t>
      </w:r>
    </w:p>
    <w:p>
      <w:pPr>
        <w:numPr>
          <w:ilvl w:val="0"/>
          <w:numId w:val="27"/>
        </w:numPr>
        <w:spacing w:line="360" w:lineRule="auto"/>
      </w:pPr>
      <w:r>
        <w:rPr>
          <w:rFonts w:ascii="宋体" w:hAnsi="宋体" w:cs="宋体" w:eastAsia="宋体" w:hint="eastAsia"/>
          <w:sz w:val="24"/>
        </w:rPr>
        <w:t>不包含：发函管理、未回函管理、回函过程检查等其他一级模块（顶部导航保留但为占位）。</w:t>
      </w:r>
    </w:p>
    <w:p>
      <w:pPr>
        <w:pStyle w:val="4"/>
        <w:spacing w:line="360" w:lineRule="auto"/>
      </w:pPr>
      <w:r>
        <w:rPr>
          <w:rFonts w:hint="eastAsia"/>
        </w:rPr>
        <w:t>业务约束</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编号</w:t>
            </w:r>
          </w:p>
        </w:tc>
        <w:tc>
          <w:tcPr>
            <w:tcW w:type="dxa" w:w="2769"/>
          </w:tcPr>
          <w:p>
            <w:pPr>
              <w:spacing w:line="360" w:lineRule="auto" w:before="0" w:after="0"/>
            </w:pPr>
            <w:r>
              <w:rPr>
                <w:rFonts w:ascii="宋体" w:hAnsi="宋体" w:cs="宋体" w:eastAsia="宋体" w:hint="eastAsia"/>
                <w:b w:val="0"/>
                <w:sz w:val="24"/>
              </w:rPr>
              <w:t>约束</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C-01</w:t>
            </w:r>
          </w:p>
        </w:tc>
        <w:tc>
          <w:tcPr>
            <w:tcW w:type="dxa" w:w="2769"/>
          </w:tcPr>
          <w:p>
            <w:pPr>
              <w:spacing w:line="360" w:lineRule="auto" w:before="0" w:after="0"/>
            </w:pPr>
            <w:r>
              <w:rPr>
                <w:rFonts w:ascii="宋体" w:hAnsi="宋体" w:cs="宋体" w:eastAsia="宋体" w:hint="eastAsia"/>
                <w:b w:val="0"/>
                <w:sz w:val="24"/>
              </w:rPr>
              <w:t>一个函证控制表内的函证类型必须一致</w:t>
            </w:r>
          </w:p>
        </w:tc>
        <w:tc>
          <w:tcPr>
            <w:tcW w:type="dxa" w:w="2769"/>
          </w:tcPr>
          <w:p>
            <w:pPr>
              <w:spacing w:line="360" w:lineRule="auto" w:before="0" w:after="0"/>
            </w:pPr>
            <w:r>
              <w:rPr>
                <w:rFonts w:ascii="宋体" w:hAnsi="宋体" w:cs="宋体" w:eastAsia="宋体" w:hint="eastAsia"/>
                <w:b w:val="0"/>
                <w:sz w:val="24"/>
              </w:rPr>
              <w:t>同一张控制表要么全部是往来函证，要么全部是银行函证，不会出现两者混排</w:t>
            </w:r>
          </w:p>
        </w:tc>
      </w:tr>
      <w:tr>
        <w:tc>
          <w:tcPr>
            <w:tcW w:type="dxa" w:w="2769"/>
          </w:tcPr>
          <w:p>
            <w:pPr>
              <w:spacing w:line="360" w:lineRule="auto" w:before="0" w:after="0"/>
            </w:pPr>
            <w:r>
              <w:rPr>
                <w:rFonts w:ascii="宋体" w:hAnsi="宋体" w:cs="宋体" w:eastAsia="宋体" w:hint="eastAsia"/>
                <w:b w:val="0"/>
                <w:sz w:val="24"/>
              </w:rPr>
              <w:t>C-02</w:t>
            </w:r>
          </w:p>
        </w:tc>
        <w:tc>
          <w:tcPr>
            <w:tcW w:type="dxa" w:w="2769"/>
          </w:tcPr>
          <w:p>
            <w:pPr>
              <w:spacing w:line="360" w:lineRule="auto" w:before="0" w:after="0"/>
            </w:pPr>
            <w:r>
              <w:rPr>
                <w:rFonts w:ascii="宋体" w:hAnsi="宋体" w:cs="宋体" w:eastAsia="宋体" w:hint="eastAsia"/>
                <w:b w:val="0"/>
                <w:sz w:val="24"/>
              </w:rPr>
              <w:t>往来函证与银行函证并重</w:t>
            </w:r>
          </w:p>
        </w:tc>
        <w:tc>
          <w:tcPr>
            <w:tcW w:type="dxa" w:w="2769"/>
          </w:tcPr>
          <w:p>
            <w:pPr>
              <w:spacing w:line="360" w:lineRule="auto" w:before="0" w:after="0"/>
            </w:pPr>
            <w:r>
              <w:rPr>
                <w:rFonts w:ascii="宋体" w:hAnsi="宋体" w:cs="宋体" w:eastAsia="宋体" w:hint="eastAsia"/>
                <w:b w:val="0"/>
                <w:sz w:val="24"/>
              </w:rPr>
              <w:t>银行函证的归属匹配（四要素）与专属结果字段（询证事项逐项核对）已于 v2.5 细化（见 5.2 / 5.5）；两类函证在识别、核验、归档链路上统一处理</w:t>
            </w:r>
          </w:p>
        </w:tc>
      </w:tr>
      <w:tr>
        <w:tc>
          <w:tcPr>
            <w:tcW w:type="dxa" w:w="2769"/>
          </w:tcPr>
          <w:p>
            <w:pPr>
              <w:spacing w:line="360" w:lineRule="auto" w:before="0" w:after="0"/>
            </w:pPr>
            <w:r>
              <w:rPr>
                <w:rFonts w:ascii="宋体" w:hAnsi="宋体" w:cs="宋体" w:eastAsia="宋体" w:hint="eastAsia"/>
                <w:b w:val="0"/>
                <w:sz w:val="24"/>
              </w:rPr>
              <w:t>C-03</w:t>
            </w:r>
          </w:p>
        </w:tc>
        <w:tc>
          <w:tcPr>
            <w:tcW w:type="dxa" w:w="2769"/>
          </w:tcPr>
          <w:p>
            <w:pPr>
              <w:spacing w:line="360" w:lineRule="auto" w:before="0" w:after="0"/>
            </w:pPr>
            <w:r>
              <w:rPr>
                <w:rFonts w:ascii="宋体" w:hAnsi="宋体" w:cs="宋体" w:eastAsia="宋体" w:hint="eastAsia"/>
                <w:b w:val="0"/>
                <w:sz w:val="24"/>
              </w:rPr>
              <w:t>AI 结果不自动入库</w:t>
            </w:r>
          </w:p>
        </w:tc>
        <w:tc>
          <w:tcPr>
            <w:tcW w:type="dxa" w:w="2769"/>
          </w:tcPr>
          <w:p>
            <w:pPr>
              <w:spacing w:line="360" w:lineRule="auto" w:before="0" w:after="0"/>
            </w:pPr>
            <w:r>
              <w:rPr>
                <w:rFonts w:ascii="宋体" w:hAnsi="宋体" w:cs="宋体" w:eastAsia="宋体" w:hint="eastAsia"/>
                <w:b w:val="0"/>
                <w:sz w:val="24"/>
              </w:rPr>
              <w:t>AI 只产出建议、风险标签与置信度，必须经人工确认才写入数据</w:t>
            </w:r>
          </w:p>
        </w:tc>
      </w:tr>
      <w:tr>
        <w:tc>
          <w:tcPr>
            <w:tcW w:type="dxa" w:w="2769"/>
          </w:tcPr>
          <w:p>
            <w:pPr>
              <w:spacing w:line="360" w:lineRule="auto" w:before="0" w:after="0"/>
            </w:pPr>
            <w:r>
              <w:rPr>
                <w:rFonts w:ascii="宋体" w:hAnsi="宋体" w:cs="宋体" w:eastAsia="宋体" w:hint="eastAsia"/>
                <w:b w:val="0"/>
                <w:sz w:val="24"/>
              </w:rPr>
              <w:t>C-04</w:t>
            </w:r>
          </w:p>
        </w:tc>
        <w:tc>
          <w:tcPr>
            <w:tcW w:type="dxa" w:w="2769"/>
          </w:tcPr>
          <w:p>
            <w:pPr>
              <w:spacing w:line="360" w:lineRule="auto" w:before="0" w:after="0"/>
            </w:pPr>
            <w:r>
              <w:rPr>
                <w:rFonts w:ascii="宋体" w:hAnsi="宋体" w:cs="宋体" w:eastAsia="宋体" w:hint="eastAsia"/>
                <w:b w:val="0"/>
                <w:sz w:val="24"/>
              </w:rPr>
              <w:t>银行函证唯一标识为四要素</w:t>
            </w:r>
          </w:p>
        </w:tc>
        <w:tc>
          <w:tcPr>
            <w:tcW w:type="dxa" w:w="2769"/>
          </w:tcPr>
          <w:p>
            <w:pPr>
              <w:spacing w:line="360" w:lineRule="auto" w:before="0" w:after="0"/>
            </w:pPr>
            <w:r>
              <w:rPr>
                <w:rFonts w:ascii="宋体" w:hAnsi="宋体" w:cs="宋体" w:eastAsia="宋体" w:hint="eastAsia"/>
                <w:b w:val="0"/>
                <w:sz w:val="24"/>
              </w:rPr>
              <w:t>银行名称 + 被审计单位名称 + 函证起始日期 + 函证截止日期</w:t>
            </w:r>
          </w:p>
        </w:tc>
      </w:tr>
      <w:tr>
        <w:tc>
          <w:tcPr>
            <w:tcW w:type="dxa" w:w="2769"/>
          </w:tcPr>
          <w:p>
            <w:pPr>
              <w:spacing w:line="360" w:lineRule="auto" w:before="0" w:after="0"/>
            </w:pPr>
            <w:r>
              <w:rPr>
                <w:rFonts w:ascii="宋体" w:hAnsi="宋体" w:cs="宋体" w:eastAsia="宋体" w:hint="eastAsia"/>
                <w:b w:val="0"/>
                <w:sz w:val="24"/>
              </w:rPr>
              <w:t>C-05</w:t>
            </w:r>
          </w:p>
        </w:tc>
        <w:tc>
          <w:tcPr>
            <w:tcW w:type="dxa" w:w="2769"/>
          </w:tcPr>
          <w:p>
            <w:pPr>
              <w:spacing w:line="360" w:lineRule="auto" w:before="0" w:after="0"/>
            </w:pPr>
            <w:r>
              <w:rPr>
                <w:rFonts w:ascii="宋体" w:hAnsi="宋体" w:cs="宋体" w:eastAsia="宋体" w:hint="eastAsia"/>
                <w:b w:val="0"/>
                <w:sz w:val="24"/>
              </w:rPr>
              <w:t>往来函证按系统二维码识别</w:t>
            </w:r>
          </w:p>
        </w:tc>
        <w:tc>
          <w:tcPr>
            <w:tcW w:type="dxa" w:w="2769"/>
          </w:tcPr>
          <w:p>
            <w:pPr>
              <w:spacing w:line="360" w:lineRule="auto" w:before="0" w:after="0"/>
            </w:pPr>
            <w:r>
              <w:rPr>
                <w:rFonts w:ascii="宋体" w:hAnsi="宋体" w:cs="宋体" w:eastAsia="宋体" w:hint="eastAsia"/>
                <w:b w:val="0"/>
                <w:sz w:val="24"/>
              </w:rPr>
              <w:t>往来函证为我方发出、右上角带系统二维码，部分多页函证需加盖骑缝章</w:t>
            </w:r>
          </w:p>
        </w:tc>
      </w:tr>
      <w:tr>
        <w:tc>
          <w:tcPr>
            <w:tcW w:type="dxa" w:w="2769"/>
          </w:tcPr>
          <w:p>
            <w:pPr>
              <w:spacing w:line="360" w:lineRule="auto" w:before="0" w:after="0"/>
            </w:pPr>
            <w:r>
              <w:rPr>
                <w:rFonts w:ascii="宋体" w:hAnsi="宋体" w:cs="宋体" w:eastAsia="宋体" w:hint="eastAsia"/>
                <w:b w:val="0"/>
                <w:sz w:val="24"/>
              </w:rPr>
              <w:t>C-06</w:t>
            </w:r>
          </w:p>
        </w:tc>
        <w:tc>
          <w:tcPr>
            <w:tcW w:type="dxa" w:w="2769"/>
          </w:tcPr>
          <w:p>
            <w:pPr>
              <w:spacing w:line="360" w:lineRule="auto" w:before="0" w:after="0"/>
            </w:pPr>
            <w:r>
              <w:rPr>
                <w:rFonts w:ascii="宋体" w:hAnsi="宋体" w:cs="宋体" w:eastAsia="宋体" w:hint="eastAsia"/>
                <w:b w:val="0"/>
                <w:sz w:val="24"/>
              </w:rPr>
              <w:t>往来函证二维码编码的是函证编号</w:t>
            </w:r>
          </w:p>
        </w:tc>
        <w:tc>
          <w:tcPr>
            <w:tcW w:type="dxa" w:w="2769"/>
          </w:tcPr>
          <w:p>
            <w:pPr>
              <w:spacing w:line="360" w:lineRule="auto" w:before="0" w:after="0"/>
            </w:pPr>
            <w:r>
              <w:rPr>
                <w:rFonts w:ascii="宋体" w:hAnsi="宋体" w:cs="宋体" w:eastAsia="宋体" w:hint="eastAsia"/>
                <w:b w:val="0"/>
                <w:sz w:val="24"/>
              </w:rPr>
              <w:t>二维码只标识「这是哪封函证的回函」，不标识第几次发函。系统据此把回函归属到函证，无需人工区分是第几次。</w:t>
            </w:r>
          </w:p>
        </w:tc>
      </w:tr>
      <w:tr>
        <w:tc>
          <w:tcPr>
            <w:tcW w:type="dxa" w:w="2769"/>
          </w:tcPr>
          <w:p>
            <w:pPr>
              <w:spacing w:line="360" w:lineRule="auto" w:before="0" w:after="0"/>
            </w:pPr>
            <w:r>
              <w:rPr>
                <w:rFonts w:ascii="宋体" w:hAnsi="宋体" w:cs="宋体" w:eastAsia="宋体" w:hint="eastAsia"/>
                <w:b w:val="0"/>
                <w:sz w:val="24"/>
              </w:rPr>
              <w:t>C-07</w:t>
            </w:r>
          </w:p>
        </w:tc>
        <w:tc>
          <w:tcPr>
            <w:tcW w:type="dxa" w:w="2769"/>
          </w:tcPr>
          <w:p>
            <w:pPr>
              <w:spacing w:line="360" w:lineRule="auto" w:before="0" w:after="0"/>
            </w:pPr>
            <w:r>
              <w:rPr>
                <w:rFonts w:ascii="宋体" w:hAnsi="宋体" w:cs="宋体" w:eastAsia="宋体" w:hint="eastAsia"/>
                <w:b w:val="0"/>
                <w:sz w:val="24"/>
              </w:rPr>
              <w:t>列表行粒度为一封函证一行</w:t>
            </w:r>
          </w:p>
        </w:tc>
        <w:tc>
          <w:tcPr>
            <w:tcW w:type="dxa" w:w="2769"/>
          </w:tcPr>
          <w:p>
            <w:pPr>
              <w:spacing w:line="360" w:lineRule="auto" w:before="0" w:after="0"/>
            </w:pPr>
            <w:r>
              <w:rPr>
                <w:rFonts w:ascii="宋体" w:hAnsi="宋体" w:cs="宋体" w:eastAsia="宋体" w:hint="eastAsia"/>
                <w:b w:val="0"/>
                <w:sz w:val="24"/>
              </w:rPr>
              <w:t>行主体是函证，行上呈现该函证最近一次回函的数据；同一函证多次回函时，该函证的全部回函收进展开行的「回函记录」一张表</w:t>
            </w:r>
          </w:p>
        </w:tc>
      </w:tr>
      <w:tr>
        <w:tc>
          <w:tcPr>
            <w:tcW w:type="dxa" w:w="2769"/>
          </w:tcPr>
          <w:p>
            <w:pPr>
              <w:spacing w:line="360" w:lineRule="auto" w:before="0" w:after="0"/>
            </w:pPr>
            <w:r>
              <w:rPr>
                <w:rFonts w:ascii="宋体" w:hAnsi="宋体" w:cs="宋体" w:eastAsia="宋体" w:hint="eastAsia"/>
                <w:b w:val="0"/>
                <w:sz w:val="24"/>
              </w:rPr>
              <w:t>C-08</w:t>
            </w:r>
          </w:p>
        </w:tc>
        <w:tc>
          <w:tcPr>
            <w:tcW w:type="dxa" w:w="2769"/>
          </w:tcPr>
          <w:p>
            <w:pPr>
              <w:spacing w:line="360" w:lineRule="auto" w:before="0" w:after="0"/>
            </w:pPr>
            <w:r>
              <w:rPr>
                <w:rFonts w:ascii="宋体" w:hAnsi="宋体" w:cs="宋体" w:eastAsia="宋体" w:hint="eastAsia"/>
                <w:b w:val="0"/>
                <w:sz w:val="24"/>
              </w:rPr>
              <w:t>本列表只含已回函的函证</w:t>
            </w:r>
          </w:p>
        </w:tc>
        <w:tc>
          <w:tcPr>
            <w:tcW w:type="dxa" w:w="2769"/>
          </w:tcPr>
          <w:p>
            <w:pPr>
              <w:spacing w:line="360" w:lineRule="auto" w:before="0" w:after="0"/>
            </w:pPr>
            <w:r>
              <w:rPr>
                <w:rFonts w:ascii="宋体" w:hAnsi="宋体" w:cs="宋体" w:eastAsia="宋体" w:hint="eastAsia"/>
                <w:b w:val="0"/>
                <w:sz w:val="24"/>
              </w:rPr>
              <w:t>表单初始为空，只有上传回函文件并成功匹配到函证的数据才进入；未回函的函证由「未回函管理」模块承载</w:t>
            </w:r>
          </w:p>
        </w:tc>
      </w:tr>
      <w:tr>
        <w:tc>
          <w:tcPr>
            <w:tcW w:type="dxa" w:w="2769"/>
          </w:tcPr>
          <w:p>
            <w:pPr>
              <w:spacing w:line="360" w:lineRule="auto" w:before="0" w:after="0"/>
            </w:pPr>
            <w:r>
              <w:rPr>
                <w:rFonts w:ascii="宋体" w:hAnsi="宋体" w:cs="宋体" w:eastAsia="宋体" w:hint="eastAsia"/>
                <w:b w:val="0"/>
                <w:sz w:val="24"/>
              </w:rPr>
              <w:t>C-09</w:t>
            </w:r>
          </w:p>
        </w:tc>
        <w:tc>
          <w:tcPr>
            <w:tcW w:type="dxa" w:w="2769"/>
          </w:tcPr>
          <w:p>
            <w:pPr>
              <w:spacing w:line="360" w:lineRule="auto" w:before="0" w:after="0"/>
            </w:pPr>
            <w:r>
              <w:rPr>
                <w:rFonts w:ascii="宋体" w:hAnsi="宋体" w:cs="宋体" w:eastAsia="宋体" w:hint="eastAsia"/>
                <w:b w:val="0"/>
                <w:sz w:val="24"/>
              </w:rPr>
              <w:t>重复回函以最新一次为准</w:t>
            </w:r>
          </w:p>
        </w:tc>
        <w:tc>
          <w:tcPr>
            <w:tcW w:type="dxa" w:w="2769"/>
          </w:tcPr>
          <w:p>
            <w:pPr>
              <w:spacing w:line="360" w:lineRule="auto" w:before="0" w:after="0"/>
            </w:pPr>
            <w:r>
              <w:rPr>
                <w:rFonts w:ascii="宋体" w:hAnsi="宋体" w:cs="宋体" w:eastAsia="宋体" w:hint="eastAsia"/>
                <w:b w:val="0"/>
                <w:sz w:val="24"/>
              </w:rPr>
              <w:t>同一函证多次回函时，仅最近一次回函为「最终有效」；历史回函标为「已被覆盖，可不处理」，其回函快递信息与回函结果非必填、不参与风险提示与统计，但保留查看与 AI 核验留痕</w:t>
            </w:r>
          </w:p>
        </w:tc>
      </w:tr>
      <w:tr>
        <w:tc>
          <w:tcPr>
            <w:tcW w:type="dxa" w:w="2769"/>
          </w:tcPr>
          <w:p>
            <w:pPr>
              <w:spacing w:line="360" w:lineRule="auto" w:before="0" w:after="0"/>
            </w:pPr>
            <w:r>
              <w:rPr>
                <w:rFonts w:ascii="宋体" w:hAnsi="宋体" w:cs="宋体" w:eastAsia="宋体" w:hint="eastAsia"/>
                <w:b w:val="0"/>
                <w:sz w:val="24"/>
              </w:rPr>
              <w:t>C-10</w:t>
            </w:r>
          </w:p>
        </w:tc>
        <w:tc>
          <w:tcPr>
            <w:tcW w:type="dxa" w:w="2769"/>
          </w:tcPr>
          <w:p>
            <w:pPr>
              <w:spacing w:line="360" w:lineRule="auto" w:before="0" w:after="0"/>
            </w:pPr>
            <w:r>
              <w:rPr>
                <w:rFonts w:ascii="宋体" w:hAnsi="宋体" w:cs="宋体" w:eastAsia="宋体" w:hint="eastAsia"/>
                <w:b w:val="0"/>
                <w:sz w:val="24"/>
              </w:rPr>
              <w:t>往来函证上传的是拼接件</w:t>
            </w:r>
          </w:p>
        </w:tc>
        <w:tc>
          <w:tcPr>
            <w:tcW w:type="dxa" w:w="2769"/>
          </w:tcPr>
          <w:p>
            <w:pPr>
              <w:spacing w:line="360" w:lineRule="auto" w:before="0" w:after="0"/>
            </w:pPr>
            <w:r>
              <w:rPr>
                <w:rFonts w:ascii="宋体" w:hAnsi="宋体" w:cs="宋体" w:eastAsia="宋体" w:hint="eastAsia"/>
                <w:b w:val="0"/>
                <w:sz w:val="24"/>
              </w:rPr>
              <w:t>页序为「某封回函页（带二维码）+ 该封自己的快递面单页」依次成对排列；系统按二维码逐页切分（相同函证编号归为一段），面单页没有二维码、归入其前一段的尾部；整批由此拆成 N 份可并行处理的回函任务。这个切分结果只是归属界面的「初稿」 —— 用户可在页缩略图墙上手工微调</w:t>
            </w:r>
          </w:p>
        </w:tc>
      </w:tr>
      <w:tr>
        <w:tc>
          <w:tcPr>
            <w:tcW w:type="dxa" w:w="2769"/>
          </w:tcPr>
          <w:p>
            <w:pPr>
              <w:spacing w:line="360" w:lineRule="auto" w:before="0" w:after="0"/>
            </w:pPr>
            <w:r>
              <w:rPr>
                <w:rFonts w:ascii="宋体" w:hAnsi="宋体" w:cs="宋体" w:eastAsia="宋体" w:hint="eastAsia"/>
                <w:b w:val="0"/>
                <w:sz w:val="24"/>
              </w:rPr>
              <w:t>C-13</w:t>
            </w:r>
          </w:p>
        </w:tc>
        <w:tc>
          <w:tcPr>
            <w:tcW w:type="dxa" w:w="2769"/>
          </w:tcPr>
          <w:p>
            <w:pPr>
              <w:spacing w:line="360" w:lineRule="auto" w:before="0" w:after="0"/>
            </w:pPr>
            <w:r>
              <w:rPr>
                <w:rFonts w:ascii="宋体" w:hAnsi="宋体" w:cs="宋体" w:eastAsia="宋体" w:hint="eastAsia"/>
                <w:b w:val="0"/>
                <w:sz w:val="24"/>
              </w:rPr>
              <w:t>识别切分的效率需实测，可降级为纯手动</w:t>
            </w:r>
          </w:p>
        </w:tc>
        <w:tc>
          <w:tcPr>
            <w:tcW w:type="dxa" w:w="2769"/>
          </w:tcPr>
          <w:p>
            <w:pPr>
              <w:spacing w:line="360" w:lineRule="auto" w:before="0" w:after="0"/>
            </w:pPr>
            <w:r>
              <w:rPr>
                <w:rFonts w:ascii="宋体" w:hAnsi="宋体" w:cs="宋体" w:eastAsia="宋体" w:hint="eastAsia"/>
                <w:b w:val="0"/>
                <w:sz w:val="24"/>
              </w:rPr>
              <w:t>「识别切分」（识别判定哪几页是面单页、并把面单页预切成独立段）是异步能力：结果到达前面单页不出现在切分里。其效率必须在项目实施前实测（从上传到面单识别结果可用的时延）；若效率低，可只保留手动切分录入的功能 —— 用户按页数 / 页范围拆分、逐段指定归属、手工填快递单号，整条链路完整可用。因此归属界面不得把切分绑死在识别结果上，也不得用识别结果去改用户已经做过的切分</w:t>
            </w:r>
          </w:p>
        </w:tc>
      </w:tr>
      <w:tr>
        <w:tc>
          <w:tcPr>
            <w:tcW w:type="dxa" w:w="2769"/>
          </w:tcPr>
          <w:p>
            <w:pPr>
              <w:spacing w:line="360" w:lineRule="auto" w:before="0" w:after="0"/>
            </w:pPr>
            <w:r>
              <w:rPr>
                <w:rFonts w:ascii="宋体" w:hAnsi="宋体" w:cs="宋体" w:eastAsia="宋体" w:hint="eastAsia"/>
                <w:b w:val="0"/>
                <w:sz w:val="24"/>
              </w:rPr>
              <w:t>C-14</w:t>
            </w:r>
          </w:p>
        </w:tc>
        <w:tc>
          <w:tcPr>
            <w:tcW w:type="dxa" w:w="2769"/>
          </w:tcPr>
          <w:p>
            <w:pPr>
              <w:spacing w:line="360" w:lineRule="auto" w:before="0" w:after="0"/>
            </w:pPr>
            <w:r>
              <w:rPr>
                <w:rFonts w:ascii="宋体" w:hAnsi="宋体" w:cs="宋体" w:eastAsia="宋体" w:hint="eastAsia"/>
                <w:b w:val="0"/>
                <w:sz w:val="24"/>
              </w:rPr>
              <w:t>银行侧切分有「手动 / 智能」两条路，智能为可选增强</w:t>
            </w:r>
          </w:p>
        </w:tc>
        <w:tc>
          <w:tcPr>
            <w:tcW w:type="dxa" w:w="2769"/>
          </w:tcPr>
          <w:p>
            <w:pPr>
              <w:spacing w:line="360" w:lineRule="auto" w:before="0" w:after="0"/>
            </w:pPr>
            <w:r>
              <w:rPr>
                <w:rFonts w:ascii="宋体" w:hAnsi="宋体" w:cs="宋体" w:eastAsia="宋体" w:hint="eastAsia"/>
                <w:b w:val="0"/>
                <w:sz w:val="24"/>
              </w:rPr>
              <w:t>银行侧切分与归属两条路并存：手动（默认）—— 初稿是整份一段，用户自己切、自己选；智能 —— 用户显式点一次，系统把切分 / 归属 / 快递单号一次认好，进切分页即已就绪、确认即可（两处入口：上传弹窗内 / 归属界面顶部）。智能是可选增强、不是底座：其可用性取决于客户侧 AI 资源（识别率与速度），未启用时把两处入口去掉即可，手动路完全不受影响（与 C-13 / N-10 的降级预案同源）。原型把识别过程演成固定约 5 秒，只为让演示可预期，不得当作实施承诺（真实施按实测给进度）。无论走哪条路，已切分过的按人工为准，且识别结果全部可改</w:t>
            </w:r>
          </w:p>
        </w:tc>
      </w:tr>
      <w:tr>
        <w:tc>
          <w:tcPr>
            <w:tcW w:type="dxa" w:w="2769"/>
          </w:tcPr>
          <w:p>
            <w:pPr>
              <w:spacing w:line="360" w:lineRule="auto" w:before="0" w:after="0"/>
            </w:pPr>
            <w:r>
              <w:rPr>
                <w:rFonts w:ascii="宋体" w:hAnsi="宋体" w:cs="宋体" w:eastAsia="宋体" w:hint="eastAsia"/>
                <w:b w:val="0"/>
                <w:sz w:val="24"/>
              </w:rPr>
              <w:t>C-11</w:t>
            </w:r>
          </w:p>
        </w:tc>
        <w:tc>
          <w:tcPr>
            <w:tcW w:type="dxa" w:w="2769"/>
          </w:tcPr>
          <w:p>
            <w:pPr>
              <w:spacing w:line="360" w:lineRule="auto" w:before="0" w:after="0"/>
            </w:pPr>
            <w:r>
              <w:rPr>
                <w:rFonts w:ascii="宋体" w:hAnsi="宋体" w:cs="宋体" w:eastAsia="宋体" w:hint="eastAsia"/>
                <w:b w:val="0"/>
                <w:sz w:val="24"/>
              </w:rPr>
              <w:t>银行函证的分批识别</w:t>
            </w:r>
          </w:p>
        </w:tc>
        <w:tc>
          <w:tcPr>
            <w:tcW w:type="dxa" w:w="2769"/>
          </w:tcPr>
          <w:p>
            <w:pPr>
              <w:spacing w:line="360" w:lineRule="auto" w:before="0" w:after="0"/>
            </w:pPr>
            <w:r>
              <w:rPr>
                <w:rFonts w:ascii="宋体" w:hAnsi="宋体" w:cs="宋体" w:eastAsia="宋体" w:hint="eastAsia"/>
                <w:b w:val="0"/>
                <w:sz w:val="24"/>
              </w:rPr>
              <w:t>银行函证的识别由两类引擎分工 —— 四要素与印章区域走 OCR / 大模型，14 项表格走 MinerU；两条链路并行发起、识别结果分两批交付（批一 = 归属类，必达且要快；批二 = 表格类，可慢）。「先四要素、等归属、再跑表格」不采用 —— 表格识别不依赖归属，串行会让最慢的环节白等归属</w:t>
            </w:r>
          </w:p>
        </w:tc>
      </w:tr>
      <w:tr>
        <w:tc>
          <w:tcPr>
            <w:tcW w:type="dxa" w:w="2769"/>
          </w:tcPr>
          <w:p>
            <w:pPr>
              <w:spacing w:line="360" w:lineRule="auto" w:before="0" w:after="0"/>
            </w:pPr>
            <w:r>
              <w:rPr>
                <w:rFonts w:ascii="宋体" w:hAnsi="宋体" w:cs="宋体" w:eastAsia="宋体" w:hint="eastAsia"/>
                <w:b w:val="0"/>
                <w:sz w:val="24"/>
              </w:rPr>
              <w:t>C-12</w:t>
            </w:r>
          </w:p>
        </w:tc>
        <w:tc>
          <w:tcPr>
            <w:tcW w:type="dxa" w:w="2769"/>
          </w:tcPr>
          <w:p>
            <w:pPr>
              <w:spacing w:line="360" w:lineRule="auto" w:before="0" w:after="0"/>
            </w:pPr>
            <w:r>
              <w:rPr>
                <w:rFonts w:ascii="宋体" w:hAnsi="宋体" w:cs="宋体" w:eastAsia="宋体" w:hint="eastAsia"/>
                <w:b w:val="0"/>
                <w:sz w:val="24"/>
              </w:rPr>
              <w:t>银行面单与函证是多对一</w:t>
            </w:r>
          </w:p>
        </w:tc>
        <w:tc>
          <w:tcPr>
            <w:tcW w:type="dxa" w:w="2769"/>
          </w:tcPr>
          <w:p>
            <w:pPr>
              <w:spacing w:line="360" w:lineRule="auto" w:before="0" w:after="0"/>
            </w:pPr>
            <w:r>
              <w:rPr>
                <w:rFonts w:ascii="宋体" w:hAnsi="宋体" w:cs="宋体" w:eastAsia="宋体" w:hint="eastAsia"/>
                <w:b w:val="0"/>
                <w:sz w:val="24"/>
              </w:rPr>
              <w:t>银行函证「一年一封」，同一被询证单位多年多封会装在同一个快递袋寄回，因此一张面单可以对应多封函证。面单页就在回函件里（上传弹窗里声明「本文件含面单页」，银行默认「是」），系统只识别条形码得运单号 —— 由「快递面单识别」这一检测项判定哪几页是面单；归属界面在结果到达时把面单页预切成独立的「快递面单段」，每张面单管辖它前面的那些函证段，于是同一个单号落到被它管辖的多封函证上。一份文件里可以有多个包裹、多张面单。⚠️ 「拿面单反查快递详情（快递公司 / 发件人 / 电话 / 地址）」是另一件事，其界面入口见 5.4「回函快递信息」的导入弹窗</w:t>
            </w:r>
          </w:p>
        </w:tc>
      </w:tr>
    </w:tbl>
    <w:p>
      <w:pPr>
        <w:pStyle w:val="3"/>
        <w:spacing w:line="360" w:lineRule="auto"/>
      </w:pPr>
      <w:r>
        <w:rPr>
          <w:rFonts w:hint="eastAsia"/>
        </w:rPr>
        <w:t>业务流程</w:t>
      </w:r>
    </w:p>
    <w:p>
      <w:pPr>
        <w:spacing w:line="360" w:lineRule="auto"/>
      </w:pPr>
      <w:r>
        <w:rPr>
          <w:rFonts w:ascii="宋体" w:hAnsi="宋体" w:cs="宋体" w:eastAsia="宋体" w:hint="eastAsia"/>
          <w:sz w:val="24"/>
        </w:rPr>
        <w:t>整体框架（一张图看全）：主链路是「上传 → 归属 → 列表 → 核验」四步，每一步的产物都写进同一封回函记录；识别在上传后即后台并行推进，而归属确定是唯一的落库入口（归属未定绝不进列表）。核验页里逐项表态（采纳 / 不采纳）与「回函结果补充」都写在同一封记录上，归档按一套总判定。</w:t>
      </w:r>
    </w:p>
    <w:p>
      <w:pPr>
        <w:pStyle w:val="25"/>
        <w:spacing w:line="360" w:lineRule="auto"/>
      </w:pPr>
      <w:r>
        <w:rPr>
          <w:rFonts w:ascii="宋体" w:hAnsi="宋体" w:cs="宋体" w:eastAsia="宋体" w:hint="eastAsia"/>
          <w:sz w:val="24"/>
        </w:rPr>
        <w:t>回函管理智能化整体框架（主链路 · 识别与比对基准 · 数据落点）：</w:t>
      </w:r>
    </w:p>
    <w:p>
      <w:pPr>
        <w:spacing w:line="360" w:lineRule="auto"/>
        <w:jc w:val="center"/>
      </w:pPr>
      <w:r>
        <w:drawing>
          <wp:inline xmlns:a="http://schemas.openxmlformats.org/drawingml/2006/main" xmlns:pic="http://schemas.openxmlformats.org/drawingml/2006/picture">
            <wp:extent cx="5400000" cy="4680000"/>
            <wp:docPr id="112" name="Picture 112"/>
            <wp:cNvGraphicFramePr>
              <a:graphicFrameLocks noChangeAspect="1"/>
            </wp:cNvGraphicFramePr>
            <a:graphic>
              <a:graphicData uri="http://schemas.openxmlformats.org/drawingml/2006/picture">
                <pic:pic>
                  <pic:nvPicPr>
                    <pic:cNvPr id="0" name="overall-framework.png"/>
                    <pic:cNvPicPr/>
                  </pic:nvPicPr>
                  <pic:blipFill>
                    <a:blip r:embed="rId9"/>
                    <a:stretch>
                      <a:fillRect/>
                    </a:stretch>
                  </pic:blipFill>
                  <pic:spPr>
                    <a:xfrm>
                      <a:off x="0" y="0"/>
                      <a:ext cx="5400000" cy="4680000"/>
                    </a:xfrm>
                    <a:prstGeom prst="rect"/>
                  </pic:spPr>
                </pic:pic>
              </a:graphicData>
            </a:graphic>
          </wp:inline>
        </w:drawing>
      </w:r>
    </w:p>
    <w:p>
      <w:pPr>
        <w:spacing w:line="360" w:lineRule="auto"/>
      </w:pPr>
      <w:r>
        <w:rPr>
          <w:rFonts w:ascii="宋体" w:hAnsi="宋体" w:cs="宋体" w:eastAsia="宋体" w:hint="eastAsia"/>
          <w:sz w:val="24"/>
        </w:rPr>
        <w:t>回函管理的业务链路：业务人员按函证类型上传回函文件（识别随即在后台开跑，不阻塞后续操作；识别结果要等切分与归属提交后才写入回函列表）→ 在「回函切分与归属」界面把文件切成段并逐段指定归属 → 确认回函快递信息 → 填写回函结果并归档。其中「确认快递信息」与「填写回函结果」两步各自独立，先做哪一步都可以。下面四张图分别是这条链路的「数据分工」「数据流转路径」「回函进度状态机」与「业务人员的操作路径」。</w:t>
      </w:r>
    </w:p>
    <w:p>
      <w:pPr>
        <w:pStyle w:val="25"/>
        <w:spacing w:line="360" w:lineRule="auto"/>
      </w:pPr>
      <w:r>
        <w:rPr>
          <w:rFonts w:ascii="宋体" w:hAnsi="宋体" w:cs="宋体" w:eastAsia="宋体" w:hint="eastAsia"/>
          <w:sz w:val="24"/>
        </w:rPr>
        <w:t>回函管理业务数据分工（AI 读取 / 人工定性 / 系统推导）：</w:t>
      </w:r>
    </w:p>
    <w:p>
      <w:pPr>
        <w:spacing w:line="360" w:lineRule="auto"/>
        <w:jc w:val="center"/>
      </w:pPr>
      <w:r>
        <w:drawing>
          <wp:inline xmlns:a="http://schemas.openxmlformats.org/drawingml/2006/main" xmlns:pic="http://schemas.openxmlformats.org/drawingml/2006/picture">
            <wp:extent cx="5400000" cy="4050000"/>
            <wp:docPr id="113" name="Picture 113"/>
            <wp:cNvGraphicFramePr>
              <a:graphicFrameLocks noChangeAspect="1"/>
            </wp:cNvGraphicFramePr>
            <a:graphic>
              <a:graphicData uri="http://schemas.openxmlformats.org/drawingml/2006/picture">
                <pic:pic>
                  <pic:nvPicPr>
                    <pic:cNvPr id="0" name="mermaid_0.png"/>
                    <pic:cNvPicPr/>
                  </pic:nvPicPr>
                  <pic:blipFill>
                    <a:blip r:embed="rId10"/>
                    <a:stretch>
                      <a:fillRect/>
                    </a:stretch>
                  </pic:blipFill>
                  <pic:spPr>
                    <a:xfrm>
                      <a:off x="0" y="0"/>
                      <a:ext cx="5400000" cy="4050000"/>
                    </a:xfrm>
                    <a:prstGeom prst="rect"/>
                  </pic:spPr>
                </pic:pic>
              </a:graphicData>
            </a:graphic>
          </wp:inline>
        </w:drawing>
      </w:r>
    </w:p>
    <w:p>
      <w:pPr>
        <w:pStyle w:val="25"/>
        <w:spacing w:line="360" w:lineRule="auto"/>
      </w:pPr>
      <w:r>
        <w:rPr>
          <w:rFonts w:ascii="宋体" w:hAnsi="宋体" w:cs="宋体" w:eastAsia="宋体" w:hint="eastAsia"/>
          <w:sz w:val="24"/>
        </w:rPr>
        <w:t>回函管理数据流转路径（上传即并行识别 → 切分归属 → 落库 → 确认快递信息 / 填写回函结果 → 归档）：</w:t>
      </w:r>
    </w:p>
    <w:p>
      <w:pPr>
        <w:spacing w:line="360" w:lineRule="auto"/>
        <w:jc w:val="center"/>
      </w:pPr>
      <w:r>
        <w:drawing>
          <wp:inline xmlns:a="http://schemas.openxmlformats.org/drawingml/2006/main" xmlns:pic="http://schemas.openxmlformats.org/drawingml/2006/picture">
            <wp:extent cx="4600800" cy="7380000"/>
            <wp:docPr id="114" name="Picture 114"/>
            <wp:cNvGraphicFramePr>
              <a:graphicFrameLocks noChangeAspect="1"/>
            </wp:cNvGraphicFramePr>
            <a:graphic>
              <a:graphicData uri="http://schemas.openxmlformats.org/drawingml/2006/picture">
                <pic:pic>
                  <pic:nvPicPr>
                    <pic:cNvPr id="0" name="mermaid_1.png"/>
                    <pic:cNvPicPr/>
                  </pic:nvPicPr>
                  <pic:blipFill>
                    <a:blip r:embed="rId11"/>
                    <a:stretch>
                      <a:fillRect/>
                    </a:stretch>
                  </pic:blipFill>
                  <pic:spPr>
                    <a:xfrm>
                      <a:off x="0" y="0"/>
                      <a:ext cx="4600800" cy="7380000"/>
                    </a:xfrm>
                    <a:prstGeom prst="rect"/>
                  </pic:spPr>
                </pic:pic>
              </a:graphicData>
            </a:graphic>
          </wp:inline>
        </w:drawing>
      </w:r>
    </w:p>
    <w:p>
      <w:pPr>
        <w:pStyle w:val="25"/>
        <w:spacing w:line="360" w:lineRule="auto"/>
      </w:pPr>
      <w:r>
        <w:rPr>
          <w:rFonts w:ascii="宋体" w:hAnsi="宋体" w:cs="宋体" w:eastAsia="宋体" w:hint="eastAsia"/>
          <w:sz w:val="24"/>
        </w:rPr>
        <w:t>回函进度状态机（三个状态表达的是「下一步做什么」，不是「能不能改」）：</w:t>
      </w:r>
    </w:p>
    <w:p>
      <w:pPr>
        <w:spacing w:line="360" w:lineRule="auto"/>
        <w:jc w:val="center"/>
      </w:pPr>
      <w:r>
        <w:drawing>
          <wp:inline xmlns:a="http://schemas.openxmlformats.org/drawingml/2006/main" xmlns:pic="http://schemas.openxmlformats.org/drawingml/2006/picture">
            <wp:extent cx="5400000" cy="1918800"/>
            <wp:docPr id="115" name="Picture 115"/>
            <wp:cNvGraphicFramePr>
              <a:graphicFrameLocks noChangeAspect="1"/>
            </wp:cNvGraphicFramePr>
            <a:graphic>
              <a:graphicData uri="http://schemas.openxmlformats.org/drawingml/2006/picture">
                <pic:pic>
                  <pic:nvPicPr>
                    <pic:cNvPr id="0" name="mermaid_2.png"/>
                    <pic:cNvPicPr/>
                  </pic:nvPicPr>
                  <pic:blipFill>
                    <a:blip r:embed="rId12"/>
                    <a:stretch>
                      <a:fillRect/>
                    </a:stretch>
                  </pic:blipFill>
                  <pic:spPr>
                    <a:xfrm>
                      <a:off x="0" y="0"/>
                      <a:ext cx="5400000" cy="1918800"/>
                    </a:xfrm>
                    <a:prstGeom prst="rect"/>
                  </pic:spPr>
                </pic:pic>
              </a:graphicData>
            </a:graphic>
          </wp:inline>
        </w:drawing>
      </w:r>
    </w:p>
    <w:p>
      <w:pPr>
        <w:pStyle w:val="25"/>
        <w:spacing w:line="360" w:lineRule="auto"/>
      </w:pPr>
      <w:r>
        <w:rPr>
          <w:rFonts w:ascii="宋体" w:hAnsi="宋体" w:cs="宋体" w:eastAsia="宋体" w:hint="eastAsia"/>
          <w:sz w:val="24"/>
        </w:rPr>
        <w:t>业务人员的操作路径（从「一批回函文件」到归档）：</w:t>
      </w:r>
    </w:p>
    <w:p>
      <w:pPr>
        <w:spacing w:line="360" w:lineRule="auto"/>
        <w:jc w:val="center"/>
      </w:pPr>
      <w:r>
        <w:drawing>
          <wp:inline xmlns:a="http://schemas.openxmlformats.org/drawingml/2006/main" xmlns:pic="http://schemas.openxmlformats.org/drawingml/2006/picture">
            <wp:extent cx="5400000" cy="6800400"/>
            <wp:docPr id="116" name="Picture 116"/>
            <wp:cNvGraphicFramePr>
              <a:graphicFrameLocks noChangeAspect="1"/>
            </wp:cNvGraphicFramePr>
            <a:graphic>
              <a:graphicData uri="http://schemas.openxmlformats.org/drawingml/2006/picture">
                <pic:pic>
                  <pic:nvPicPr>
                    <pic:cNvPr id="0" name="mermaid_3.png"/>
                    <pic:cNvPicPr/>
                  </pic:nvPicPr>
                  <pic:blipFill>
                    <a:blip r:embed="rId13"/>
                    <a:stretch>
                      <a:fillRect/>
                    </a:stretch>
                  </pic:blipFill>
                  <pic:spPr>
                    <a:xfrm>
                      <a:off x="0" y="0"/>
                      <a:ext cx="5400000" cy="6800400"/>
                    </a:xfrm>
                    <a:prstGeom prst="rect"/>
                  </pic:spPr>
                </pic:pic>
              </a:graphicData>
            </a:graphic>
          </wp:inline>
        </w:drawing>
      </w:r>
    </w:p>
    <w:p>
      <w:pPr>
        <w:numPr>
          <w:ilvl w:val="0"/>
          <w:numId w:val="27"/>
        </w:numPr>
        <w:spacing w:line="360" w:lineRule="auto"/>
      </w:pPr>
      <w:r>
        <w:rPr>
          <w:rFonts w:ascii="宋体" w:hAnsi="宋体" w:cs="宋体" w:eastAsia="宋体" w:hint="eastAsia"/>
          <w:sz w:val="24"/>
        </w:rPr>
        <w:t>图 4-0 ｜ 回函管理智能化整体框架（主链路 · 识别与比对基准 · 数据落点）：</w:t>
      </w:r>
    </w:p>
    <w:p>
      <w:pPr>
        <w:numPr>
          <w:ilvl w:val="0"/>
          <w:numId w:val="27"/>
        </w:numPr>
        <w:spacing w:line="360" w:lineRule="auto"/>
      </w:pPr>
      <w:r>
        <w:rPr>
          <w:rFonts w:ascii="宋体" w:hAnsi="宋体" w:cs="宋体" w:eastAsia="宋体" w:hint="eastAsia"/>
          <w:sz w:val="24"/>
        </w:rPr>
        <w:t>源文件 docs/figures/framework/overall-framework.html（Archify 交付）、规格 overall-framework.json、重抓图脚本 capture_framework_png.py。</w:t>
      </w:r>
    </w:p>
    <w:p>
      <w:pPr>
        <w:numPr>
          <w:ilvl w:val="0"/>
          <w:numId w:val="27"/>
        </w:numPr>
        <w:spacing w:line="360" w:lineRule="auto"/>
      </w:pPr>
      <w:r>
        <w:rPr>
          <w:rFonts w:ascii="宋体" w:hAnsi="宋体" w:cs="宋体" w:eastAsia="宋体" w:hint="eastAsia"/>
          <w:sz w:val="24"/>
        </w:rPr>
        <w:t>怎么读：① 横向四步 = 业务人员的主链路（上传 → 归属 → 列表 → 核验），每一步的产物都写进同一封回函记录；</w:t>
      </w:r>
    </w:p>
    <w:p>
      <w:pPr>
        <w:numPr>
          <w:ilvl w:val="0"/>
          <w:numId w:val="27"/>
        </w:numPr>
        <w:spacing w:line="360" w:lineRule="auto"/>
      </w:pPr>
      <w:r>
        <w:rPr>
          <w:rFonts w:ascii="宋体" w:hAnsi="宋体" w:cs="宋体" w:eastAsia="宋体" w:hint="eastAsia"/>
          <w:sz w:val="24"/>
        </w:rPr>
        <w:t>② 上方 = 识别服务与它的比对基准（发函底稿 / 系统内格式一二）：识别上传后即后台并行，而归属确定才是唯一的落库入口；</w:t>
      </w:r>
    </w:p>
    <w:p>
      <w:pPr>
        <w:numPr>
          <w:ilvl w:val="0"/>
          <w:numId w:val="27"/>
        </w:numPr>
        <w:spacing w:line="360" w:lineRule="auto"/>
      </w:pPr>
      <w:r>
        <w:rPr>
          <w:rFonts w:ascii="宋体" w:hAnsi="宋体" w:cs="宋体" w:eastAsia="宋体" w:hint="eastAsia"/>
          <w:sz w:val="24"/>
        </w:rPr>
        <w:t>③ 下方 = 数据落点：核验意见（采纳 / 不采纳）与回函结果都长在同一封记录上，归档按一套总判定（见 §5.3 / §5.5）。</w:t>
      </w:r>
    </w:p>
    <w:p>
      <w:pPr>
        <w:spacing w:line="360" w:lineRule="auto"/>
      </w:pPr>
    </w:p>
    <w:p>
      <w:pPr>
        <w:pStyle w:val="4"/>
        <w:spacing w:line="360" w:lineRule="auto"/>
      </w:pPr>
      <w:r>
        <w:rPr>
          <w:rFonts w:hint="eastAsia"/>
        </w:rPr>
        <w:t>改造前</w:t>
      </w:r>
    </w:p>
    <w:p>
      <w:pPr>
        <w:numPr>
          <w:ilvl w:val="0"/>
          <w:numId w:val="27"/>
        </w:numPr>
        <w:spacing w:line="360" w:lineRule="auto"/>
      </w:pPr>
      <w:r>
        <w:rPr>
          <w:rFonts w:ascii="宋体" w:hAnsi="宋体" w:cs="宋体" w:eastAsia="宋体" w:hint="eastAsia"/>
          <w:sz w:val="24"/>
        </w:rPr>
        <w:t>改造前的往来链路：上传拼接件 → 后端读右上角二维码切分 → 弹出「数据核对」让人工逐段核对（切分页数 / 函证编号 / 关联发函记录编号 / 快递单号需手填）→ 点「确定」后才归档。</w:t>
      </w:r>
    </w:p>
    <w:p>
      <w:pPr>
        <w:numPr>
          <w:ilvl w:val="0"/>
          <w:numId w:val="27"/>
        </w:numPr>
        <w:spacing w:line="360" w:lineRule="auto"/>
      </w:pPr>
      <w:r>
        <w:rPr>
          <w:rFonts w:ascii="宋体" w:hAnsi="宋体" w:cs="宋体" w:eastAsia="宋体" w:hint="eastAsia"/>
          <w:sz w:val="24"/>
        </w:rPr>
        <w:t>其中两处要被新版继承或修正：① 「先切分、后确认」这个顺序是对的，必须保留（切分是「拆任务」的前提）；② 而切分与智能识别串行、快递单号要在切分步骤手填，这两点在新版中改掉 —— 前者改为份间并行，后者交给「回函快递信息」的面单识别。</w:t>
      </w:r>
    </w:p>
    <w:p>
      <w:pPr>
        <w:pStyle w:val="4"/>
        <w:spacing w:line="360" w:lineRule="auto"/>
      </w:pPr>
      <w:r>
        <w:rPr>
          <w:rFonts w:hint="eastAsia"/>
        </w:rPr>
        <w:t>改造后（按类型两个入口 + 引导流水线）</w:t>
      </w:r>
    </w:p>
    <w:p>
      <w:pPr>
        <w:numPr>
          <w:ilvl w:val="0"/>
          <w:numId w:val="27"/>
        </w:numPr>
        <w:spacing w:line="360" w:lineRule="auto"/>
      </w:pPr>
      <w:r>
        <w:rPr>
          <w:rFonts w:ascii="宋体" w:hAnsi="宋体" w:cs="宋体" w:eastAsia="宋体" w:hint="eastAsia"/>
          <w:sz w:val="24"/>
        </w:rPr>
        <w:t>两个环节的时序：② 归属是快的（秒级，但必须人工确认）、③④ 识别是慢的（每份数秒~数十秒）。</w:t>
      </w:r>
    </w:p>
    <w:p>
      <w:pPr>
        <w:numPr>
          <w:ilvl w:val="0"/>
          <w:numId w:val="27"/>
        </w:numPr>
        <w:spacing w:line="360" w:lineRule="auto"/>
      </w:pPr>
      <w:r>
        <w:rPr>
          <w:rFonts w:ascii="宋体" w:hAnsi="宋体" w:cs="宋体" w:eastAsia="宋体" w:hint="eastAsia"/>
          <w:sz w:val="24"/>
        </w:rPr>
        <w:t>切分由系统推算改为用户手工切分（原：往来扫二维码自动分段、银行按四要素算归属三档）；</w:t>
      </w:r>
    </w:p>
    <w:p>
      <w:pPr>
        <w:numPr>
          <w:ilvl w:val="0"/>
          <w:numId w:val="27"/>
        </w:numPr>
        <w:spacing w:line="360" w:lineRule="auto"/>
      </w:pPr>
      <w:r>
        <w:rPr>
          <w:rFonts w:ascii="宋体" w:hAnsi="宋体" w:cs="宋体" w:eastAsia="宋体" w:hint="eastAsia"/>
          <w:sz w:val="24"/>
        </w:rPr>
        <w:t>识别不再等切分确认才启动 —— 上传后即在后台推进，用户切分的同时识别已在跑。切分确认决定的是「什么时候写入回函管理列表」（归属未确定绝不落库），不是「识别什么时候开始」。</w:t>
      </w:r>
    </w:p>
    <w:p>
      <w:pPr>
        <w:numPr>
          <w:ilvl w:val="0"/>
          <w:numId w:val="27"/>
        </w:numPr>
        <w:spacing w:line="360" w:lineRule="auto"/>
      </w:pPr>
      <w:r>
        <w:rPr>
          <w:rFonts w:ascii="宋体" w:hAnsi="宋体" w:cs="宋体" w:eastAsia="宋体" w:hint="eastAsia"/>
          <w:sz w:val="24"/>
        </w:rPr>
        <w:t>例外：银行函证的阶段二（询证事项逐项核对 / 印章两项）仍在归属确定之后才开跑 —— 因为「印章名称与被询证单位一致」的判据是「印章名 vs 系统内那封函证的被询证单位」，归属未定无从比对。</w:t>
      </w:r>
    </w:p>
    <w:p>
      <w:pPr>
        <w:pStyle w:val="4"/>
        <w:spacing w:line="360" w:lineRule="auto"/>
      </w:pPr>
      <w:r>
        <w:rPr>
          <w:rFonts w:hint="eastAsia"/>
        </w:rPr>
        <w:t>关键判定规则</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规则</w:t>
            </w:r>
          </w:p>
        </w:tc>
        <w:tc>
          <w:tcPr>
            <w:tcW w:type="dxa" w:w="2769"/>
          </w:tcPr>
          <w:p>
            <w:pPr>
              <w:spacing w:line="360" w:lineRule="auto" w:before="0" w:after="0"/>
            </w:pPr>
            <w:r>
              <w:rPr>
                <w:rFonts w:ascii="宋体" w:hAnsi="宋体" w:cs="宋体" w:eastAsia="宋体" w:hint="eastAsia"/>
                <w:b w:val="0"/>
                <w:sz w:val="24"/>
              </w:rPr>
              <w:t>内容</w:t>
            </w:r>
          </w:p>
        </w:tc>
        <w:tc>
          <w:tcPr>
            <w:tcW w:type="dxa" w:w="2769"/>
          </w:tcPr>
          <w:p>
            <w:pPr>
              <w:spacing w:line="360" w:lineRule="auto" w:before="0" w:after="0"/>
            </w:pPr>
            <w:r>
              <w:rPr>
                <w:rFonts w:ascii="宋体" w:hAnsi="宋体" w:cs="宋体" w:eastAsia="宋体" w:hint="eastAsia"/>
                <w:b w:val="0"/>
                <w:sz w:val="24"/>
              </w:rPr>
              <w:t>影响字段</w:t>
            </w:r>
          </w:p>
        </w:tc>
      </w:tr>
      <w:tr>
        <w:tc>
          <w:tcPr>
            <w:tcW w:type="dxa" w:w="2769"/>
          </w:tcPr>
          <w:p>
            <w:pPr>
              <w:spacing w:line="360" w:lineRule="auto" w:before="0" w:after="0"/>
            </w:pPr>
            <w:r>
              <w:rPr>
                <w:rFonts w:ascii="宋体" w:hAnsi="宋体" w:cs="宋体" w:eastAsia="宋体" w:hint="eastAsia"/>
                <w:b w:val="0"/>
                <w:sz w:val="24"/>
              </w:rPr>
              <w:t>R-01 相符性判定</w:t>
            </w:r>
          </w:p>
        </w:tc>
        <w:tc>
          <w:tcPr>
            <w:tcW w:type="dxa" w:w="2769"/>
          </w:tcPr>
          <w:p>
            <w:pPr>
              <w:spacing w:line="360" w:lineRule="auto" w:before="0" w:after="0"/>
            </w:pPr>
            <w:r>
              <w:rPr>
                <w:rFonts w:ascii="宋体" w:hAnsi="宋体" w:cs="宋体" w:eastAsia="宋体" w:hint="eastAsia"/>
                <w:b w:val="0"/>
                <w:sz w:val="24"/>
              </w:rPr>
              <w:t>往来函证：印章盖在「信息证明无误」区 → 相符；盖在「信息不符」区 → 不相符。银行函证：与系统内格式一 / 格式二数据逐项核对，有差异即判不相符；印章落章区域不参与银行函证的相符性判定</w:t>
            </w:r>
          </w:p>
        </w:tc>
        <w:tc>
          <w:tcPr>
            <w:tcW w:type="dxa" w:w="2769"/>
          </w:tcPr>
          <w:p>
            <w:pPr>
              <w:spacing w:line="360" w:lineRule="auto" w:before="0" w:after="0"/>
            </w:pPr>
            <w:r>
              <w:rPr>
                <w:rFonts w:ascii="宋体" w:hAnsi="宋体" w:cs="宋体" w:eastAsia="宋体" w:hint="eastAsia"/>
                <w:b w:val="0"/>
                <w:sz w:val="24"/>
              </w:rPr>
              <w:t>回函结果是否相符</w:t>
            </w:r>
          </w:p>
        </w:tc>
      </w:tr>
      <w:tr>
        <w:tc>
          <w:tcPr>
            <w:tcW w:type="dxa" w:w="2769"/>
          </w:tcPr>
          <w:p>
            <w:pPr>
              <w:spacing w:line="360" w:lineRule="auto" w:before="0" w:after="0"/>
            </w:pPr>
            <w:r>
              <w:rPr>
                <w:rFonts w:ascii="宋体" w:hAnsi="宋体" w:cs="宋体" w:eastAsia="宋体" w:hint="eastAsia"/>
                <w:b w:val="0"/>
                <w:sz w:val="24"/>
              </w:rPr>
              <w:t>R-02 印章名称一致性</w:t>
            </w:r>
          </w:p>
        </w:tc>
        <w:tc>
          <w:tcPr>
            <w:tcW w:type="dxa" w:w="2769"/>
          </w:tcPr>
          <w:p>
            <w:pPr>
              <w:spacing w:line="360" w:lineRule="auto" w:before="0" w:after="0"/>
            </w:pPr>
            <w:r>
              <w:rPr>
                <w:rFonts w:ascii="宋体" w:hAnsi="宋体" w:cs="宋体" w:eastAsia="宋体" w:hint="eastAsia"/>
                <w:b w:val="0"/>
                <w:sz w:val="24"/>
              </w:rPr>
              <w:t>印章内容需与被询证单位名称一致</w:t>
            </w:r>
          </w:p>
        </w:tc>
        <w:tc>
          <w:tcPr>
            <w:tcW w:type="dxa" w:w="2769"/>
          </w:tcPr>
          <w:p>
            <w:pPr>
              <w:spacing w:line="360" w:lineRule="auto" w:before="0" w:after="0"/>
            </w:pPr>
            <w:r>
              <w:rPr>
                <w:rFonts w:ascii="宋体" w:hAnsi="宋体" w:cs="宋体" w:eastAsia="宋体" w:hint="eastAsia"/>
                <w:b w:val="0"/>
                <w:sz w:val="24"/>
              </w:rPr>
              <w:t>回函盖章是否与被询证方名称一致</w:t>
            </w:r>
          </w:p>
        </w:tc>
      </w:tr>
      <w:tr>
        <w:tc>
          <w:tcPr>
            <w:tcW w:type="dxa" w:w="2769"/>
          </w:tcPr>
          <w:p>
            <w:pPr>
              <w:spacing w:line="360" w:lineRule="auto" w:before="0" w:after="0"/>
            </w:pPr>
            <w:r>
              <w:rPr>
                <w:rFonts w:ascii="宋体" w:hAnsi="宋体" w:cs="宋体" w:eastAsia="宋体" w:hint="eastAsia"/>
                <w:b w:val="0"/>
                <w:sz w:val="24"/>
              </w:rPr>
              <w:t>R-03 骑缝章</w:t>
            </w:r>
          </w:p>
        </w:tc>
        <w:tc>
          <w:tcPr>
            <w:tcW w:type="dxa" w:w="2769"/>
          </w:tcPr>
          <w:p>
            <w:pPr>
              <w:spacing w:line="360" w:lineRule="auto" w:before="0" w:after="0"/>
            </w:pPr>
            <w:r>
              <w:rPr>
                <w:rFonts w:ascii="宋体" w:hAnsi="宋体" w:cs="宋体" w:eastAsia="宋体" w:hint="eastAsia"/>
                <w:b w:val="0"/>
                <w:sz w:val="24"/>
              </w:rPr>
              <w:t>多页回函建议加盖骑缝章，未检出时提示。银行函证不检测骑缝章</w:t>
            </w:r>
          </w:p>
        </w:tc>
        <w:tc>
          <w:tcPr>
            <w:tcW w:type="dxa" w:w="2769"/>
          </w:tcPr>
          <w:p>
            <w:pPr>
              <w:spacing w:line="360" w:lineRule="auto" w:before="0" w:after="0"/>
            </w:pPr>
            <w:r>
              <w:rPr>
                <w:rFonts w:ascii="宋体" w:hAnsi="宋体" w:cs="宋体" w:eastAsia="宋体" w:hint="eastAsia"/>
                <w:b w:val="0"/>
                <w:sz w:val="24"/>
              </w:rPr>
              <w:t>风险标签</w:t>
            </w:r>
          </w:p>
        </w:tc>
      </w:tr>
      <w:tr>
        <w:tc>
          <w:tcPr>
            <w:tcW w:type="dxa" w:w="2769"/>
          </w:tcPr>
          <w:p>
            <w:pPr>
              <w:spacing w:line="360" w:lineRule="auto" w:before="0" w:after="0"/>
            </w:pPr>
            <w:r>
              <w:rPr>
                <w:rFonts w:ascii="宋体" w:hAnsi="宋体" w:cs="宋体" w:eastAsia="宋体" w:hint="eastAsia"/>
                <w:b w:val="0"/>
                <w:sz w:val="24"/>
              </w:rPr>
              <w:t>R-04 一致性差异</w:t>
            </w:r>
          </w:p>
        </w:tc>
        <w:tc>
          <w:tcPr>
            <w:tcW w:type="dxa" w:w="2769"/>
          </w:tcPr>
          <w:p>
            <w:pPr>
              <w:spacing w:line="360" w:lineRule="auto" w:before="0" w:after="0"/>
            </w:pPr>
            <w:r>
              <w:rPr>
                <w:rFonts w:ascii="宋体" w:hAnsi="宋体" w:cs="宋体" w:eastAsia="宋体" w:hint="eastAsia"/>
                <w:b w:val="0"/>
                <w:sz w:val="24"/>
              </w:rPr>
              <w:t>回函金额与比对基准不一致时，标红并计算差异额（往来=发函底稿；银行=系统内询证事项）</w:t>
            </w:r>
          </w:p>
        </w:tc>
        <w:tc>
          <w:tcPr>
            <w:tcW w:type="dxa" w:w="2769"/>
          </w:tcPr>
          <w:p>
            <w:pPr>
              <w:spacing w:line="360" w:lineRule="auto" w:before="0" w:after="0"/>
            </w:pPr>
            <w:r>
              <w:rPr>
                <w:rFonts w:ascii="宋体" w:hAnsi="宋体" w:cs="宋体" w:eastAsia="宋体" w:hint="eastAsia"/>
                <w:b w:val="0"/>
                <w:sz w:val="24"/>
              </w:rPr>
              <w:t>风险等级、差异描述</w:t>
            </w:r>
          </w:p>
        </w:tc>
      </w:tr>
      <w:tr>
        <w:tc>
          <w:tcPr>
            <w:tcW w:type="dxa" w:w="2769"/>
          </w:tcPr>
          <w:p>
            <w:pPr>
              <w:spacing w:line="360" w:lineRule="auto" w:before="0" w:after="0"/>
            </w:pPr>
            <w:r>
              <w:rPr>
                <w:rFonts w:ascii="宋体" w:hAnsi="宋体" w:cs="宋体" w:eastAsia="宋体" w:hint="eastAsia"/>
                <w:b w:val="0"/>
                <w:sz w:val="24"/>
              </w:rPr>
              <w:t>R-05 手写说明区域（仅往来函证）</w:t>
            </w:r>
          </w:p>
        </w:tc>
        <w:tc>
          <w:tcPr>
            <w:tcW w:type="dxa" w:w="2769"/>
          </w:tcPr>
          <w:p>
            <w:pPr>
              <w:spacing w:line="360" w:lineRule="auto" w:before="0" w:after="0"/>
            </w:pPr>
            <w:r>
              <w:rPr>
                <w:rFonts w:ascii="宋体" w:hAnsi="宋体" w:cs="宋体" w:eastAsia="宋体" w:hint="eastAsia"/>
                <w:b w:val="0"/>
                <w:sz w:val="24"/>
              </w:rPr>
              <w:t>手写说明所处区域应与印章落章区域一致，不一致时提示人工复核；银行函证不检测手写体</w:t>
            </w:r>
          </w:p>
        </w:tc>
        <w:tc>
          <w:tcPr>
            <w:tcW w:type="dxa" w:w="2769"/>
          </w:tcPr>
          <w:p>
            <w:pPr>
              <w:spacing w:line="360" w:lineRule="auto" w:before="0" w:after="0"/>
            </w:pPr>
            <w:r>
              <w:rPr>
                <w:rFonts w:ascii="宋体" w:hAnsi="宋体" w:cs="宋体" w:eastAsia="宋体" w:hint="eastAsia"/>
                <w:b w:val="0"/>
                <w:sz w:val="24"/>
              </w:rPr>
              <w:t>风险标签</w:t>
            </w:r>
          </w:p>
        </w:tc>
      </w:tr>
      <w:tr>
        <w:tc>
          <w:tcPr>
            <w:tcW w:type="dxa" w:w="2769"/>
          </w:tcPr>
          <w:p>
            <w:pPr>
              <w:spacing w:line="360" w:lineRule="auto" w:before="0" w:after="0"/>
            </w:pPr>
            <w:r>
              <w:rPr>
                <w:rFonts w:ascii="宋体" w:hAnsi="宋体" w:cs="宋体" w:eastAsia="宋体" w:hint="eastAsia"/>
                <w:b w:val="0"/>
                <w:sz w:val="24"/>
              </w:rPr>
              <w:t>R-06 最终有效回函</w:t>
            </w:r>
          </w:p>
        </w:tc>
        <w:tc>
          <w:tcPr>
            <w:tcW w:type="dxa" w:w="2769"/>
          </w:tcPr>
          <w:p>
            <w:pPr>
              <w:spacing w:line="360" w:lineRule="auto" w:before="0" w:after="0"/>
            </w:pPr>
            <w:r>
              <w:rPr>
                <w:rFonts w:ascii="宋体" w:hAnsi="宋体" w:cs="宋体" w:eastAsia="宋体" w:hint="eastAsia"/>
                <w:b w:val="0"/>
                <w:sz w:val="24"/>
              </w:rPr>
              <w:t>同一函证多次回函时，回函时间最新的那一次为最终有效；其余为历史回函，标为「已被覆盖，可不处理」</w:t>
            </w:r>
          </w:p>
        </w:tc>
        <w:tc>
          <w:tcPr>
            <w:tcW w:type="dxa" w:w="2769"/>
          </w:tcPr>
          <w:p>
            <w:pPr>
              <w:spacing w:line="360" w:lineRule="auto" w:before="0" w:after="0"/>
            </w:pPr>
            <w:r>
              <w:rPr>
                <w:rFonts w:ascii="宋体" w:hAnsi="宋体" w:cs="宋体" w:eastAsia="宋体" w:hint="eastAsia"/>
                <w:b w:val="0"/>
                <w:sz w:val="24"/>
              </w:rPr>
              <w:t>列表主行数据、统计口径</w:t>
            </w:r>
          </w:p>
        </w:tc>
      </w:tr>
    </w:tbl>
    <w:p>
      <w:pPr>
        <w:spacing w:line="360" w:lineRule="auto"/>
      </w:pPr>
      <w:r>
        <w:rPr>
          <w:rFonts w:ascii="宋体" w:hAnsi="宋体" w:cs="宋体" w:eastAsia="宋体" w:hint="eastAsia"/>
          <w:sz w:val="24"/>
        </w:rPr>
        <w:t>R-06 的实现方式：「最终有效」不由人工标记，而是系统按回函时间自动推导 —— 新回函进来后自动成为最终有效，原回函自动降级为历史。这与用户认知一致：历史回函了几次，当前次就是第几次回函，无需关心第几次发函。</w:t>
      </w:r>
    </w:p>
    <w:p>
      <w:pPr>
        <w:spacing w:line="360" w:lineRule="auto"/>
      </w:pPr>
      <w:r>
        <w:rPr>
          <w:rFonts w:ascii="宋体" w:hAnsi="宋体" w:cs="宋体" w:eastAsia="宋体" w:hint="eastAsia"/>
          <w:sz w:val="24"/>
        </w:rPr>
        <w:t>R-07 已填写信息的修改</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规则</w:t>
            </w:r>
          </w:p>
        </w:tc>
        <w:tc>
          <w:tcPr>
            <w:tcW w:type="dxa" w:w="2769"/>
          </w:tcPr>
          <w:p>
            <w:pPr>
              <w:spacing w:line="360" w:lineRule="auto" w:before="0" w:after="0"/>
            </w:pPr>
            <w:r>
              <w:rPr>
                <w:rFonts w:ascii="宋体" w:hAnsi="宋体" w:cs="宋体" w:eastAsia="宋体" w:hint="eastAsia"/>
                <w:b w:val="0"/>
                <w:sz w:val="24"/>
              </w:rPr>
              <w:t>内容</w:t>
            </w:r>
          </w:p>
        </w:tc>
        <w:tc>
          <w:tcPr>
            <w:tcW w:type="dxa" w:w="2769"/>
          </w:tcPr>
          <w:p>
            <w:pPr>
              <w:spacing w:line="360" w:lineRule="auto" w:before="0" w:after="0"/>
            </w:pPr>
            <w:r>
              <w:rPr>
                <w:rFonts w:ascii="宋体" w:hAnsi="宋体" w:cs="宋体" w:eastAsia="宋体" w:hint="eastAsia"/>
                <w:b w:val="0"/>
                <w:sz w:val="24"/>
              </w:rPr>
              <w:t>影响字段</w:t>
            </w:r>
          </w:p>
        </w:tc>
      </w:tr>
      <w:tr>
        <w:tc>
          <w:tcPr>
            <w:tcW w:type="dxa" w:w="2769"/>
          </w:tcPr>
          <w:p>
            <w:pPr>
              <w:spacing w:line="360" w:lineRule="auto" w:before="0" w:after="0"/>
            </w:pPr>
            <w:r>
              <w:rPr>
                <w:rFonts w:ascii="宋体" w:hAnsi="宋体" w:cs="宋体" w:eastAsia="宋体" w:hint="eastAsia"/>
                <w:b w:val="0"/>
                <w:sz w:val="24"/>
              </w:rPr>
              <w:t>R-07 已填写信息的修改</w:t>
            </w:r>
          </w:p>
        </w:tc>
        <w:tc>
          <w:tcPr>
            <w:tcW w:type="dxa" w:w="2769"/>
          </w:tcPr>
          <w:p>
            <w:pPr>
              <w:spacing w:line="360" w:lineRule="auto" w:before="0" w:after="0"/>
            </w:pPr>
            <w:r>
              <w:rPr>
                <w:rFonts w:ascii="宋体" w:hAnsi="宋体" w:cs="宋体" w:eastAsia="宋体" w:hint="eastAsia"/>
                <w:b w:val="0"/>
                <w:sz w:val="24"/>
              </w:rPr>
              <w:t>「回函快递信息」与「回函结果」两处内容，经人工确认 / 归档之后仍可随时重新打开修改；修改不改变回函进度、不重复产生核验留痕，但会记录最近修改人与修改时间</w:t>
            </w:r>
          </w:p>
        </w:tc>
        <w:tc>
          <w:tcPr>
            <w:tcW w:type="dxa" w:w="2769"/>
          </w:tcPr>
          <w:p>
            <w:pPr>
              <w:spacing w:line="360" w:lineRule="auto" w:before="0" w:after="0"/>
            </w:pPr>
            <w:r>
              <w:rPr>
                <w:rFonts w:ascii="宋体" w:hAnsi="宋体" w:cs="宋体" w:eastAsia="宋体" w:hint="eastAsia"/>
                <w:b w:val="0"/>
                <w:sz w:val="24"/>
              </w:rPr>
              <w:t>回函快递信息、回函结果、修改留痕</w:t>
            </w:r>
          </w:p>
        </w:tc>
      </w:tr>
    </w:tbl>
    <w:p>
      <w:pPr>
        <w:numPr>
          <w:ilvl w:val="0"/>
          <w:numId w:val="27"/>
        </w:numPr>
        <w:spacing w:line="360" w:lineRule="auto"/>
      </w:pPr>
      <w:r>
        <w:rPr>
          <w:rFonts w:ascii="宋体" w:hAnsi="宋体" w:cs="宋体" w:eastAsia="宋体" w:hint="eastAsia"/>
          <w:sz w:val="24"/>
        </w:rPr>
        <w:t>为什么允许改：函证在归档后被要求补正、修正的情形真实存在（复核发现录入有误、被询证方补充说明等）。若不给入口，业务人员只能绕道（找管理员改库 / 重新走一遍流程），反而破坏留痕。</w:t>
      </w:r>
    </w:p>
    <w:p>
      <w:pPr>
        <w:numPr>
          <w:ilvl w:val="0"/>
          <w:numId w:val="27"/>
        </w:numPr>
        <w:spacing w:line="360" w:lineRule="auto"/>
      </w:pPr>
      <w:r>
        <w:rPr>
          <w:rFonts w:ascii="宋体" w:hAnsi="宋体" w:cs="宋体" w:eastAsia="宋体" w:hint="eastAsia"/>
          <w:sz w:val="24"/>
        </w:rPr>
        <w:t>为什么改后状态不变：用户明确选择「已完成的行修改后保持已完成」—— 状态表达的是「这一步做完了没有」，修正不改变「已做完」这个事实，把进度退回「待填写」会让统计口径与业务认知都失真。</w:t>
      </w:r>
    </w:p>
    <w:p>
      <w:pPr>
        <w:numPr>
          <w:ilvl w:val="0"/>
          <w:numId w:val="27"/>
        </w:numPr>
        <w:spacing w:line="360" w:lineRule="auto"/>
      </w:pPr>
      <w:r>
        <w:rPr>
          <w:rFonts w:ascii="宋体" w:hAnsi="宋体" w:cs="宋体" w:eastAsia="宋体" w:hint="eastAsia"/>
          <w:sz w:val="24"/>
        </w:rPr>
        <w:t>为什么不再留一次签字：核验留痕（核验人 + 时间）是「第一次人工确认」的凭证，只在 5.4 的唯一入口打一次。修正不是第二次确认，因此不再签字；但「改过」这件事必须有痕迹，故补一条最近修改留痕（lastEditedBy / lastEditedAt），在列表展开行表下的留痕一行小字里展示—— 既守住审计可追溯，又不制造「同一件事两处签字」的困惑。</w:t>
      </w:r>
    </w:p>
    <w:p>
      <w:pPr>
        <w:numPr>
          <w:ilvl w:val="0"/>
          <w:numId w:val="27"/>
        </w:numPr>
        <w:spacing w:line="360" w:lineRule="auto"/>
      </w:pPr>
      <w:r>
        <w:rPr>
          <w:rFonts w:ascii="宋体" w:hAnsi="宋体" w:cs="宋体" w:eastAsia="宋体" w:hint="eastAsia"/>
          <w:sz w:val="24"/>
        </w:rPr>
        <w:t>修改入口在「回函信息录入进度」步骤条上：列表操作列只留「查看」（「更多」下拉连同它下面的四项一并移除）；要改已填内容，就点「回函信息录入进度」列那一步 —— 任一状态都可再打开（R-07：进度不代表数据被锁定），改后进度不变、只记最近修改人与时间（见 5.6 操作列）。</w:t>
      </w:r>
    </w:p>
    <w:p>
      <w:pPr>
        <w:pStyle w:val="4"/>
        <w:spacing w:line="360" w:lineRule="auto"/>
      </w:pPr>
      <w:r>
        <w:rPr>
          <w:rFonts w:hint="eastAsia"/>
        </w:rPr>
        <w:t>回函进度状态机</w:t>
      </w:r>
    </w:p>
    <w:p>
      <w:pPr>
        <w:spacing w:line="360" w:lineRule="auto"/>
      </w:pPr>
      <w:r>
        <w:rPr>
          <w:rFonts w:ascii="宋体" w:hAnsi="宋体" w:cs="宋体" w:eastAsia="宋体" w:hint="eastAsia"/>
          <w:sz w:val="24"/>
        </w:rPr>
        <w:t>「回函进度」不是数据库原生字段，而是把「识别 → 资料确认 → 结果填写」串成的一条流程状态，取值即用户视角的「下一步要做什么」。</w:t>
      </w:r>
    </w:p>
    <w:p>
      <w:pPr>
        <w:numPr>
          <w:ilvl w:val="0"/>
          <w:numId w:val="27"/>
        </w:numPr>
        <w:spacing w:line="360" w:lineRule="auto"/>
      </w:pPr>
      <w:r>
        <w:rPr>
          <w:rFonts w:ascii="宋体" w:hAnsi="宋体" w:cs="宋体" w:eastAsia="宋体" w:hint="eastAsia"/>
          <w:sz w:val="24"/>
        </w:rPr>
        <w:t>⚠️ 两个业务步骤是「两个独立的勾」，不是一条流水线 ——</w:t>
      </w:r>
    </w:p>
    <w:p>
      <w:pPr>
        <w:numPr>
          <w:ilvl w:val="0"/>
          <w:numId w:val="27"/>
        </w:numPr>
        <w:spacing w:line="360" w:lineRule="auto"/>
      </w:pPr>
      <w:r>
        <w:rPr>
          <w:rFonts w:ascii="宋体" w:hAnsi="宋体" w:cs="宋体" w:eastAsia="宋体" w:hint="eastAsia"/>
          <w:sz w:val="24"/>
        </w:rPr>
        <w:t>「确认回函快递信息」与「填写回函结果」没有必然先后：可以先填结果、后确认快递信息，反之亦然。</w:t>
      </w:r>
    </w:p>
    <w:p>
      <w:pPr>
        <w:numPr>
          <w:ilvl w:val="0"/>
          <w:numId w:val="27"/>
        </w:numPr>
        <w:spacing w:line="360" w:lineRule="auto"/>
      </w:pPr>
      <w:r>
        <w:rPr>
          <w:rFonts w:ascii="宋体" w:hAnsi="宋体" w:cs="宋体" w:eastAsia="宋体" w:hint="eastAsia"/>
          <w:sz w:val="24"/>
        </w:rPr>
        <w:t>列表步骤条因此各按自己的事实打勾（快递信息 = 该行确认过；回函结果 = 该行填过结果），互不牵连；</w:t>
      </w:r>
    </w:p>
    <w:p>
      <w:pPr>
        <w:numPr>
          <w:ilvl w:val="0"/>
          <w:numId w:val="27"/>
        </w:numPr>
        <w:spacing w:line="360" w:lineRule="auto"/>
      </w:pPr>
      <w:r>
        <w:rPr>
          <w:rFonts w:ascii="宋体" w:hAnsi="宋体" w:cs="宋体" w:eastAsia="宋体" w:hint="eastAsia"/>
          <w:sz w:val="24"/>
        </w:rPr>
        <w:t>「回函进度」只回答「下一步该做什么」（第一个还没做的），不再兼任"两步都完成"的信号。</w:t>
      </w:r>
    </w:p>
    <w:p>
      <w:pPr>
        <w:numPr>
          <w:ilvl w:val="0"/>
          <w:numId w:val="27"/>
        </w:numPr>
        <w:spacing w:line="360" w:lineRule="auto"/>
      </w:pPr>
      <w:r>
        <w:rPr>
          <w:rFonts w:ascii="宋体" w:hAnsi="宋体" w:cs="宋体" w:eastAsia="宋体" w:hint="eastAsia"/>
          <w:sz w:val="24"/>
        </w:rPr>
        <w:t>快递信息那一步在列表里也被打了勾（用户实测报的正是这个）。</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126"/>
        <w:gridCol w:w="2126"/>
        <w:gridCol w:w="2126"/>
        <w:gridCol w:w="2126"/>
      </w:tblGrid>
      <w:tr>
        <w:tc>
          <w:tcPr>
            <w:tcW w:type="dxa" w:w="2076"/>
          </w:tcPr>
          <w:p>
            <w:pPr>
              <w:spacing w:line="360" w:lineRule="auto" w:before="0" w:after="0"/>
            </w:pPr>
            <w:r>
              <w:rPr>
                <w:rFonts w:ascii="宋体" w:hAnsi="宋体" w:cs="宋体" w:eastAsia="宋体" w:hint="eastAsia"/>
                <w:b w:val="0"/>
                <w:sz w:val="24"/>
              </w:rPr>
              <w:t>取值</w:t>
            </w:r>
          </w:p>
        </w:tc>
        <w:tc>
          <w:tcPr>
            <w:tcW w:type="dxa" w:w="2076"/>
          </w:tcPr>
          <w:p>
            <w:pPr>
              <w:spacing w:line="360" w:lineRule="auto" w:before="0" w:after="0"/>
            </w:pPr>
            <w:r>
              <w:rPr>
                <w:rFonts w:ascii="宋体" w:hAnsi="宋体" w:cs="宋体" w:eastAsia="宋体" w:hint="eastAsia"/>
                <w:b w:val="0"/>
                <w:sz w:val="24"/>
              </w:rPr>
              <w:t>业务含义</w:t>
            </w:r>
          </w:p>
        </w:tc>
        <w:tc>
          <w:tcPr>
            <w:tcW w:type="dxa" w:w="2076"/>
          </w:tcPr>
          <w:p>
            <w:pPr>
              <w:spacing w:line="360" w:lineRule="auto" w:before="0" w:after="0"/>
            </w:pPr>
            <w:r>
              <w:rPr>
                <w:rFonts w:ascii="宋体" w:hAnsi="宋体" w:cs="宋体" w:eastAsia="宋体" w:hint="eastAsia"/>
                <w:b w:val="0"/>
                <w:sz w:val="24"/>
              </w:rPr>
              <w:t>用户下一步动作</w:t>
            </w:r>
          </w:p>
        </w:tc>
        <w:tc>
          <w:tcPr>
            <w:tcW w:type="dxa" w:w="2076"/>
          </w:tcPr>
          <w:p>
            <w:pPr>
              <w:spacing w:line="360" w:lineRule="auto" w:before="0" w:after="0"/>
            </w:pPr>
            <w:r>
              <w:rPr>
                <w:rFonts w:ascii="宋体" w:hAnsi="宋体" w:cs="宋体" w:eastAsia="宋体" w:hint="eastAsia"/>
                <w:b w:val="0"/>
                <w:sz w:val="24"/>
              </w:rPr>
              <w:t>是否需人工介入</w:t>
            </w:r>
          </w:p>
        </w:tc>
      </w:tr>
      <w:tr>
        <w:tc>
          <w:tcPr>
            <w:tcW w:type="dxa" w:w="2076"/>
          </w:tcPr>
          <w:p>
            <w:pPr>
              <w:spacing w:line="360" w:lineRule="auto" w:before="0" w:after="0"/>
            </w:pPr>
            <w:r>
              <w:rPr>
                <w:rFonts w:ascii="宋体" w:hAnsi="宋体" w:cs="宋体" w:eastAsia="宋体" w:hint="eastAsia"/>
                <w:b w:val="0"/>
                <w:sz w:val="24"/>
              </w:rPr>
              <w:t>待确认快递信息</w:t>
            </w:r>
          </w:p>
        </w:tc>
        <w:tc>
          <w:tcPr>
            <w:tcW w:type="dxa" w:w="2076"/>
          </w:tcPr>
          <w:p>
            <w:pPr>
              <w:spacing w:line="360" w:lineRule="auto" w:before="0" w:after="0"/>
            </w:pPr>
            <w:r>
              <w:rPr>
                <w:rFonts w:ascii="宋体" w:hAnsi="宋体" w:cs="宋体" w:eastAsia="宋体" w:hint="eastAsia"/>
                <w:b w:val="0"/>
                <w:sz w:val="24"/>
              </w:rPr>
              <w:t>快递信息尚未确认（不论回函结果是否已填）</w:t>
            </w:r>
          </w:p>
        </w:tc>
        <w:tc>
          <w:tcPr>
            <w:tcW w:type="dxa" w:w="2076"/>
          </w:tcPr>
          <w:p>
            <w:pPr>
              <w:spacing w:line="360" w:lineRule="auto" w:before="0" w:after="0"/>
            </w:pPr>
            <w:r>
              <w:rPr>
                <w:rFonts w:ascii="宋体" w:hAnsi="宋体" w:cs="宋体" w:eastAsia="宋体" w:hint="eastAsia"/>
                <w:b w:val="0"/>
                <w:sz w:val="24"/>
              </w:rPr>
              <w:t>打开「回函快递信息」逐项确认</w:t>
            </w:r>
          </w:p>
        </w:tc>
        <w:tc>
          <w:tcPr>
            <w:tcW w:type="dxa" w:w="2076"/>
          </w:tcPr>
          <w:p>
            <w:pPr>
              <w:spacing w:line="360" w:lineRule="auto" w:before="0" w:after="0"/>
            </w:pPr>
            <w:r>
              <w:rPr>
                <w:rFonts w:ascii="宋体" w:hAnsi="宋体" w:cs="宋体" w:eastAsia="宋体" w:hint="eastAsia"/>
                <w:b w:val="0"/>
                <w:sz w:val="24"/>
              </w:rPr>
              <w:t>✓</w:t>
            </w:r>
          </w:p>
        </w:tc>
      </w:tr>
      <w:tr>
        <w:tc>
          <w:tcPr>
            <w:tcW w:type="dxa" w:w="2076"/>
          </w:tcPr>
          <w:p>
            <w:pPr>
              <w:spacing w:line="360" w:lineRule="auto" w:before="0" w:after="0"/>
            </w:pPr>
            <w:r>
              <w:rPr>
                <w:rFonts w:ascii="宋体" w:hAnsi="宋体" w:cs="宋体" w:eastAsia="宋体" w:hint="eastAsia"/>
                <w:b w:val="0"/>
                <w:sz w:val="24"/>
              </w:rPr>
              <w:t>待填写回函结果</w:t>
            </w:r>
          </w:p>
        </w:tc>
        <w:tc>
          <w:tcPr>
            <w:tcW w:type="dxa" w:w="2076"/>
          </w:tcPr>
          <w:p>
            <w:pPr>
              <w:spacing w:line="360" w:lineRule="auto" w:before="0" w:after="0"/>
            </w:pPr>
            <w:r>
              <w:rPr>
                <w:rFonts w:ascii="宋体" w:hAnsi="宋体" w:cs="宋体" w:eastAsia="宋体" w:hint="eastAsia"/>
                <w:b w:val="0"/>
                <w:sz w:val="24"/>
              </w:rPr>
              <w:t>快递信息已确认，等填写回函结果</w:t>
            </w:r>
          </w:p>
        </w:tc>
        <w:tc>
          <w:tcPr>
            <w:tcW w:type="dxa" w:w="2076"/>
          </w:tcPr>
          <w:p>
            <w:pPr>
              <w:spacing w:line="360" w:lineRule="auto" w:before="0" w:after="0"/>
            </w:pPr>
            <w:r>
              <w:rPr>
                <w:rFonts w:ascii="宋体" w:hAnsi="宋体" w:cs="宋体" w:eastAsia="宋体" w:hint="eastAsia"/>
                <w:b w:val="0"/>
                <w:sz w:val="24"/>
              </w:rPr>
              <w:t>打开「回函结果」填写并保存</w:t>
            </w:r>
          </w:p>
        </w:tc>
        <w:tc>
          <w:tcPr>
            <w:tcW w:type="dxa" w:w="2076"/>
          </w:tcPr>
          <w:p>
            <w:pPr>
              <w:spacing w:line="360" w:lineRule="auto" w:before="0" w:after="0"/>
            </w:pPr>
            <w:r>
              <w:rPr>
                <w:rFonts w:ascii="宋体" w:hAnsi="宋体" w:cs="宋体" w:eastAsia="宋体" w:hint="eastAsia"/>
                <w:b w:val="0"/>
                <w:sz w:val="24"/>
              </w:rPr>
              <w:t>✓</w:t>
            </w:r>
          </w:p>
        </w:tc>
      </w:tr>
      <w:tr>
        <w:tc>
          <w:tcPr>
            <w:tcW w:type="dxa" w:w="2076"/>
          </w:tcPr>
          <w:p>
            <w:pPr>
              <w:spacing w:line="360" w:lineRule="auto" w:before="0" w:after="0"/>
            </w:pPr>
            <w:r>
              <w:rPr>
                <w:rFonts w:ascii="宋体" w:hAnsi="宋体" w:cs="宋体" w:eastAsia="宋体" w:hint="eastAsia"/>
                <w:b w:val="0"/>
                <w:sz w:val="24"/>
              </w:rPr>
              <w:t>已完成</w:t>
            </w:r>
          </w:p>
        </w:tc>
        <w:tc>
          <w:tcPr>
            <w:tcW w:type="dxa" w:w="2076"/>
          </w:tcPr>
          <w:p>
            <w:pPr>
              <w:spacing w:line="360" w:lineRule="auto" w:before="0" w:after="0"/>
            </w:pPr>
            <w:r>
              <w:rPr>
                <w:rFonts w:ascii="宋体" w:hAnsi="宋体" w:cs="宋体" w:eastAsia="宋体" w:hint="eastAsia"/>
                <w:b w:val="0"/>
                <w:sz w:val="24"/>
              </w:rPr>
              <w:t>两步都已完成（回函结果已归档、且快递信息确认过）</w:t>
            </w:r>
          </w:p>
        </w:tc>
        <w:tc>
          <w:tcPr>
            <w:tcW w:type="dxa" w:w="2076"/>
          </w:tcPr>
          <w:p>
            <w:pPr>
              <w:spacing w:line="360" w:lineRule="auto" w:before="0" w:after="0"/>
            </w:pPr>
            <w:r>
              <w:rPr>
                <w:rFonts w:ascii="宋体" w:hAnsi="宋体" w:cs="宋体" w:eastAsia="宋体" w:hint="eastAsia"/>
                <w:b w:val="0"/>
                <w:sz w:val="24"/>
              </w:rPr>
              <w:t>如需修正，随时打开「回函快递信息」或「回函结果」修改（改后仍为已完成，见 R-07）</w:t>
            </w:r>
          </w:p>
        </w:tc>
        <w:tc>
          <w:tcPr>
            <w:tcW w:type="dxa" w:w="2076"/>
          </w:tcPr>
          <w:p>
            <w:pPr>
              <w:spacing w:line="360" w:lineRule="auto" w:before="0" w:after="0"/>
            </w:pPr>
            <w:r>
              <w:rPr>
                <w:rFonts w:ascii="宋体" w:hAnsi="宋体" w:cs="宋体" w:eastAsia="宋体" w:hint="eastAsia"/>
                <w:b w:val="0"/>
                <w:sz w:val="24"/>
              </w:rPr>
              <w:t>✗</w:t>
            </w:r>
          </w:p>
        </w:tc>
      </w:tr>
    </w:tbl>
    <w:p>
      <w:pPr>
        <w:numPr>
          <w:ilvl w:val="0"/>
          <w:numId w:val="27"/>
        </w:numPr>
        <w:spacing w:line="360" w:lineRule="auto"/>
      </w:pPr>
      <w:r>
        <w:rPr>
          <w:rFonts w:ascii="宋体" w:hAnsi="宋体" w:cs="宋体" w:eastAsia="宋体" w:hint="eastAsia"/>
          <w:sz w:val="24"/>
        </w:rPr>
        <w:t>两条硬约束：</w:t>
      </w:r>
    </w:p>
    <w:p>
      <w:pPr>
        <w:numPr>
          <w:ilvl w:val="0"/>
          <w:numId w:val="27"/>
        </w:numPr>
        <w:spacing w:line="360" w:lineRule="auto"/>
      </w:pPr>
      <w:r>
        <w:rPr>
          <w:rFonts w:ascii="宋体" w:hAnsi="宋体" w:cs="宋体" w:eastAsia="宋体" w:hint="eastAsia"/>
          <w:sz w:val="24"/>
        </w:rPr>
        <w:t>① 进度取值必须与"下一步"一致 —— 因此"结果填了、快递信息没确认"的行留在「待确认快递信息」，</w:t>
      </w:r>
    </w:p>
    <w:p>
      <w:pPr>
        <w:numPr>
          <w:ilvl w:val="0"/>
          <w:numId w:val="27"/>
        </w:numPr>
        <w:spacing w:line="360" w:lineRule="auto"/>
      </w:pPr>
      <w:r>
        <w:rPr>
          <w:rFonts w:ascii="宋体" w:hAnsi="宋体" w:cs="宋体" w:eastAsia="宋体" w:hint="eastAsia"/>
          <w:sz w:val="24"/>
        </w:rPr>
        <w:t>不显示「已完成」；步骤条上「回函结果」那格照常打勾，两处不打架。</w:t>
      </w:r>
    </w:p>
    <w:p>
      <w:pPr>
        <w:numPr>
          <w:ilvl w:val="0"/>
          <w:numId w:val="27"/>
        </w:numPr>
        <w:spacing w:line="360" w:lineRule="auto"/>
      </w:pPr>
      <w:r>
        <w:rPr>
          <w:rFonts w:ascii="宋体" w:hAnsi="宋体" w:cs="宋体" w:eastAsia="宋体" w:hint="eastAsia"/>
          <w:sz w:val="24"/>
        </w:rPr>
        <w:t>② 已归档的行不因一次补做动作往回退 —— 走完 ① 之后，"先填结果"的行本就不会到「已完成」；</w:t>
      </w:r>
    </w:p>
    <w:p>
      <w:pPr>
        <w:numPr>
          <w:ilvl w:val="0"/>
          <w:numId w:val="27"/>
        </w:numPr>
        <w:spacing w:line="360" w:lineRule="auto"/>
      </w:pPr>
      <w:r>
        <w:rPr>
          <w:rFonts w:ascii="宋体" w:hAnsi="宋体" w:cs="宋体" w:eastAsia="宋体" w:hint="eastAsia"/>
          <w:sz w:val="24"/>
        </w:rPr>
        <w:t>而真正已完成的行走「补确认快递信息」也不会退回「待填写回函结果」。</w:t>
      </w:r>
    </w:p>
    <w:p>
      <w:pPr>
        <w:spacing w:line="360" w:lineRule="auto"/>
      </w:pPr>
      <w:r>
        <w:rPr>
          <w:rFonts w:ascii="宋体" w:hAnsi="宋体" w:cs="宋体" w:eastAsia="宋体" w:hint="eastAsia"/>
          <w:sz w:val="24"/>
        </w:rPr>
        <w:t>进度表达的是「下一步」，不是「能不能改」 —— 三个状态都是当前待办的表达，不代表数据被锁定。任一状态下都可重新打开两个业务入口查看与修改已保存的内容（详见 R-07、5.4、5.5）。</w:t>
      </w:r>
    </w:p>
    <w:p>
      <w:pPr>
        <w:spacing w:line="360" w:lineRule="auto"/>
      </w:pPr>
      <w:r>
        <w:rPr>
          <w:rFonts w:ascii="宋体" w:hAnsi="宋体" w:cs="宋体" w:eastAsia="宋体" w:hint="eastAsia"/>
          <w:sz w:val="24"/>
        </w:rPr>
        <w:t>归档的触发点有两个、条件同一个 —— 「回函结果填写」页的保存、核验页第 4 项「回函结果补充」的保存，都只在这一步完成之后把进度推到「已完成」。完成与否只看这件事本身：表单里所有必填字段都有值即完成（无论在结果页填的、还是从核查页采纳带出的）；AI 核查项表没表态不算未完成。 —— 表单初始为空，只有上传回函文件并成功匹配到函证的数据才会进入。未回函的函证由「未回函管理」模块承载。</w:t>
      </w:r>
    </w:p>
    <w:p>
      <w:pPr>
        <w:spacing w:line="360" w:lineRule="auto"/>
      </w:pPr>
      <w:r>
        <w:rPr>
          <w:rFonts w:ascii="宋体" w:hAnsi="宋体" w:cs="宋体" w:eastAsia="宋体" w:hint="eastAsia"/>
          <w:sz w:val="24"/>
        </w:rPr>
        <w:t>回函进度只针对「最终有效回函」表达。历史回函的进度不参与主行展示，也不计入统计。</w:t>
      </w:r>
    </w:p>
    <w:p>
      <w:pPr>
        <w:pStyle w:val="4"/>
        <w:spacing w:line="360" w:lineRule="auto"/>
      </w:pPr>
      <w:r>
        <w:rPr>
          <w:rFonts w:hint="eastAsia"/>
        </w:rPr>
        <w:t>数据分工与流转</w:t>
      </w:r>
    </w:p>
    <w:p>
      <w:pPr>
        <w:pStyle w:val="5"/>
        <w:spacing w:line="360" w:lineRule="auto"/>
      </w:pPr>
      <w:r>
        <w:rPr>
          <w:rFonts w:hint="eastAsia"/>
        </w:rPr>
        <w:t>4.5.1 谁产出什么：AI 读取 · 人工定性 · 系统推导</w:t>
      </w:r>
    </w:p>
    <w:p>
      <w:pPr>
        <w:spacing w:line="360" w:lineRule="auto"/>
      </w:pPr>
      <w:r>
        <w:rPr>
          <w:rFonts w:ascii="宋体" w:hAnsi="宋体" w:cs="宋体" w:eastAsia="宋体" w:hint="eastAsia"/>
          <w:sz w:val="24"/>
        </w:rPr>
        <w:t>一句话：AI 包了「读取」，人保留「定性」与「补充」 —— 回函快递信息这一环 AI 几乎全包（人工只补收件人信息），但「函证结果是否相符」「回函盖章是否与被询证方名称一致」「是否为公章」「是否有骑缝章」这几个必填判断永远由人签字，这是审计留痕的底线。：AI 的结论摆左栏、人采纳即代入右栏（草稿态），点「保存」才落库。</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52"/>
        <w:gridCol w:w="4252"/>
      </w:tblGrid>
      <w:tr>
        <w:tc>
          <w:tcPr>
            <w:tcW w:type="dxa" w:w="4153"/>
          </w:tcPr>
          <w:p>
            <w:pPr>
              <w:spacing w:line="360" w:lineRule="auto" w:before="0" w:after="0"/>
            </w:pPr>
            <w:r>
              <w:rPr>
                <w:rFonts w:ascii="宋体" w:hAnsi="宋体" w:cs="宋体" w:eastAsia="宋体" w:hint="eastAsia"/>
                <w:b w:val="0"/>
                <w:sz w:val="24"/>
              </w:rPr>
              <w:t>分工</w:t>
            </w:r>
          </w:p>
        </w:tc>
        <w:tc>
          <w:tcPr>
            <w:tcW w:type="dxa" w:w="4153"/>
          </w:tcPr>
          <w:p>
            <w:pPr>
              <w:spacing w:line="360" w:lineRule="auto" w:before="0" w:after="0"/>
            </w:pPr>
            <w:r>
              <w:rPr>
                <w:rFonts w:ascii="宋体" w:hAnsi="宋体" w:cs="宋体" w:eastAsia="宋体" w:hint="eastAsia"/>
                <w:b w:val="0"/>
                <w:sz w:val="24"/>
              </w:rPr>
              <w:t>内容</w:t>
            </w:r>
          </w:p>
        </w:tc>
      </w:tr>
      <w:tr>
        <w:tc>
          <w:tcPr>
            <w:tcW w:type="dxa" w:w="4153"/>
          </w:tcPr>
          <w:p>
            <w:pPr>
              <w:spacing w:line="360" w:lineRule="auto" w:before="0" w:after="0"/>
            </w:pPr>
            <w:r>
              <w:rPr>
                <w:rFonts w:ascii="宋体" w:hAnsi="宋体" w:cs="宋体" w:eastAsia="宋体" w:hint="eastAsia"/>
                <w:b w:val="0"/>
                <w:sz w:val="24"/>
              </w:rPr>
              <w:t>AI 核验产出（逐项采纳 / 不采纳；采纳即代入「人工确认」列）</w:t>
            </w:r>
          </w:p>
        </w:tc>
        <w:tc>
          <w:tcPr>
            <w:tcW w:type="dxa" w:w="4153"/>
          </w:tcPr>
          <w:p>
            <w:pPr>
              <w:spacing w:line="360" w:lineRule="auto" w:before="0" w:after="0"/>
            </w:pPr>
            <w:r>
              <w:rPr>
                <w:rFonts w:ascii="宋体" w:hAnsi="宋体" w:cs="宋体" w:eastAsia="宋体" w:hint="eastAsia"/>
                <w:b w:val="0"/>
                <w:sz w:val="24"/>
              </w:rPr>
              <w:t>一致性比对（往来=发函×回函；银行=回函×系统内询证事项）、印章核查（是否盖章 / 骑缝章 / 章名一致 / 落章区域）、手写体转录（仅往来函证）、银行函证四要素与询证项金额、快递面单</w:t>
            </w:r>
          </w:p>
        </w:tc>
      </w:tr>
      <w:tr>
        <w:tc>
          <w:tcPr>
            <w:tcW w:type="dxa" w:w="4153"/>
          </w:tcPr>
          <w:p>
            <w:pPr>
              <w:spacing w:line="360" w:lineRule="auto" w:before="0" w:after="0"/>
            </w:pPr>
            <w:r>
              <w:rPr>
                <w:rFonts w:ascii="宋体" w:hAnsi="宋体" w:cs="宋体" w:eastAsia="宋体" w:hint="eastAsia"/>
                <w:b w:val="0"/>
                <w:sz w:val="24"/>
              </w:rPr>
              <w:t>人工必须录入 / 判断</w:t>
            </w:r>
          </w:p>
        </w:tc>
        <w:tc>
          <w:tcPr>
            <w:tcW w:type="dxa" w:w="4153"/>
          </w:tcPr>
          <w:p>
            <w:pPr>
              <w:spacing w:line="360" w:lineRule="auto" w:before="0" w:after="0"/>
            </w:pPr>
            <w:r>
              <w:rPr>
                <w:rFonts w:ascii="宋体" w:hAnsi="宋体" w:cs="宋体" w:eastAsia="宋体" w:hint="eastAsia"/>
                <w:b w:val="0"/>
                <w:sz w:val="24"/>
              </w:rPr>
              <w:t>收件人姓名·电话·地址（全表唯一 AI 完全识别不了的字段）、函证结果是否相符（必填）、盖章是否与被询证方名称一致（必填）、盖章不一致原因描述、回函结果不相符处的描述、是否为公章（必填）、是否有骑缝章（必填）、两个附件（替代性测试文件 / 差异调节表）、拟执行的进一步核查程序及底稿指引（文本）、银行函证归属确认</w:t>
            </w:r>
          </w:p>
        </w:tc>
      </w:tr>
      <w:tr>
        <w:tc>
          <w:tcPr>
            <w:tcW w:type="dxa" w:w="4153"/>
          </w:tcPr>
          <w:p>
            <w:pPr>
              <w:spacing w:line="360" w:lineRule="auto" w:before="0" w:after="0"/>
            </w:pPr>
            <w:r>
              <w:rPr>
                <w:rFonts w:ascii="宋体" w:hAnsi="宋体" w:cs="宋体" w:eastAsia="宋体" w:hint="eastAsia"/>
                <w:b w:val="0"/>
                <w:sz w:val="24"/>
              </w:rPr>
              <w:t>系统自动推导（无需人工维护）</w:t>
            </w:r>
          </w:p>
        </w:tc>
        <w:tc>
          <w:tcPr>
            <w:tcW w:type="dxa" w:w="4153"/>
          </w:tcPr>
          <w:p>
            <w:pPr>
              <w:spacing w:line="360" w:lineRule="auto" w:before="0" w:after="0"/>
            </w:pPr>
            <w:r>
              <w:rPr>
                <w:rFonts w:ascii="宋体" w:hAnsi="宋体" w:cs="宋体" w:eastAsia="宋体" w:hint="eastAsia"/>
                <w:b w:val="0"/>
                <w:sz w:val="24"/>
              </w:rPr>
              <w:t>归属落点、风险等级与原因、回函进度、最终有效回函、核验人与核验时间</w:t>
            </w:r>
          </w:p>
        </w:tc>
      </w:tr>
    </w:tbl>
    <w:p>
      <w:pPr>
        <w:pStyle w:val="5"/>
        <w:spacing w:line="360" w:lineRule="auto"/>
      </w:pPr>
      <w:r>
        <w:rPr>
          <w:rFonts w:hint="eastAsia"/>
        </w:rPr>
        <w:t>4.5.2 数据流转路径</w:t>
      </w:r>
    </w:p>
    <w:p>
      <w:pPr>
        <w:spacing w:line="360" w:lineRule="auto"/>
      </w:pPr>
      <w:r>
        <w:rPr>
          <w:rFonts w:ascii="宋体" w:hAnsi="宋体" w:cs="宋体" w:eastAsia="宋体" w:hint="eastAsia"/>
          <w:sz w:val="24"/>
        </w:rPr>
        <w:t>四条关键约束：</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52"/>
        <w:gridCol w:w="4252"/>
      </w:tblGrid>
      <w:tr>
        <w:tc>
          <w:tcPr>
            <w:tcW w:type="dxa" w:w="4153"/>
          </w:tcPr>
          <w:p>
            <w:pPr>
              <w:spacing w:line="360" w:lineRule="auto" w:before="0" w:after="0"/>
            </w:pPr>
            <w:r>
              <w:rPr>
                <w:rFonts w:ascii="宋体" w:hAnsi="宋体" w:cs="宋体" w:eastAsia="宋体" w:hint="eastAsia"/>
                <w:b w:val="0"/>
                <w:sz w:val="24"/>
              </w:rPr>
              <w:t>约束</w:t>
            </w:r>
          </w:p>
        </w:tc>
        <w:tc>
          <w:tcPr>
            <w:tcW w:type="dxa" w:w="4153"/>
          </w:tcPr>
          <w:p>
            <w:pPr>
              <w:spacing w:line="360" w:lineRule="auto" w:before="0" w:after="0"/>
            </w:pPr>
            <w:r>
              <w:rPr>
                <w:rFonts w:ascii="宋体" w:hAnsi="宋体" w:cs="宋体" w:eastAsia="宋体" w:hint="eastAsia"/>
                <w:b w:val="0"/>
                <w:sz w:val="24"/>
              </w:rPr>
              <w:t>含义</w:t>
            </w:r>
          </w:p>
        </w:tc>
      </w:tr>
      <w:tr>
        <w:tc>
          <w:tcPr>
            <w:tcW w:type="dxa" w:w="4153"/>
          </w:tcPr>
          <w:p>
            <w:pPr>
              <w:spacing w:line="360" w:lineRule="auto" w:before="0" w:after="0"/>
            </w:pPr>
            <w:r>
              <w:rPr>
                <w:rFonts w:ascii="宋体" w:hAnsi="宋体" w:cs="宋体" w:eastAsia="宋体" w:hint="eastAsia"/>
                <w:b w:val="0"/>
                <w:sz w:val="24"/>
              </w:rPr>
              <w:t>归属未确定不落库</w:t>
            </w:r>
          </w:p>
        </w:tc>
        <w:tc>
          <w:tcPr>
            <w:tcW w:type="dxa" w:w="4153"/>
          </w:tcPr>
          <w:p>
            <w:pPr>
              <w:spacing w:line="360" w:lineRule="auto" w:before="0" w:after="0"/>
            </w:pPr>
            <w:r>
              <w:rPr>
                <w:rFonts w:ascii="宋体" w:hAnsi="宋体" w:cs="宋体" w:eastAsia="宋体" w:hint="eastAsia"/>
                <w:b w:val="0"/>
                <w:sz w:val="24"/>
              </w:rPr>
              <w:t>归属错了却已进列表，比晚进列表危险得多 —— 因此状态写入闸门卡在归属确认之后</w:t>
            </w:r>
          </w:p>
        </w:tc>
      </w:tr>
      <w:tr>
        <w:tc>
          <w:tcPr>
            <w:tcW w:type="dxa" w:w="4153"/>
          </w:tcPr>
          <w:p>
            <w:pPr>
              <w:spacing w:line="360" w:lineRule="auto" w:before="0" w:after="0"/>
            </w:pPr>
            <w:r>
              <w:rPr>
                <w:rFonts w:ascii="宋体" w:hAnsi="宋体" w:cs="宋体" w:eastAsia="宋体" w:hint="eastAsia"/>
                <w:b w:val="0"/>
                <w:sz w:val="24"/>
              </w:rPr>
              <w:t>唯一写入出口</w:t>
            </w:r>
          </w:p>
        </w:tc>
        <w:tc>
          <w:tcPr>
            <w:tcW w:type="dxa" w:w="4153"/>
          </w:tcPr>
          <w:p>
            <w:pPr>
              <w:spacing w:line="360" w:lineRule="auto" w:before="0" w:after="0"/>
            </w:pPr>
            <w:r>
              <w:rPr>
                <w:rFonts w:ascii="宋体" w:hAnsi="宋体" w:cs="宋体" w:eastAsia="宋体" w:hint="eastAsia"/>
                <w:b w:val="0"/>
                <w:sz w:val="24"/>
              </w:rPr>
              <w:t>所有回函数据只从 finalizeTask 进入列表，不存在多个入口各写一份的可能（确认与结果填写属于更新已有记录，不违反该约束）</w:t>
            </w:r>
          </w:p>
        </w:tc>
      </w:tr>
      <w:tr>
        <w:tc>
          <w:tcPr>
            <w:tcW w:type="dxa" w:w="4153"/>
          </w:tcPr>
          <w:p>
            <w:pPr>
              <w:spacing w:line="360" w:lineRule="auto" w:before="0" w:after="0"/>
            </w:pPr>
            <w:r>
              <w:rPr>
                <w:rFonts w:ascii="宋体" w:hAnsi="宋体" w:cs="宋体" w:eastAsia="宋体" w:hint="eastAsia"/>
                <w:b w:val="0"/>
                <w:sz w:val="24"/>
              </w:rPr>
              <w:t>人做定性、系统做推导</w:t>
            </w:r>
          </w:p>
        </w:tc>
        <w:tc>
          <w:tcPr>
            <w:tcW w:type="dxa" w:w="4153"/>
          </w:tcPr>
          <w:p>
            <w:pPr>
              <w:spacing w:line="360" w:lineRule="auto" w:before="0" w:after="0"/>
            </w:pPr>
            <w:r>
              <w:rPr>
                <w:rFonts w:ascii="宋体" w:hAnsi="宋体" w:cs="宋体" w:eastAsia="宋体" w:hint="eastAsia"/>
                <w:b w:val="0"/>
                <w:sz w:val="24"/>
              </w:rPr>
              <w:t>风险等级、回函进度、最终有效回函都是推导值，不需要人工维护；人的动作只保留「确认」与「填写」</w:t>
            </w:r>
          </w:p>
        </w:tc>
      </w:tr>
      <w:tr>
        <w:tc>
          <w:tcPr>
            <w:tcW w:type="dxa" w:w="4153"/>
          </w:tcPr>
          <w:p>
            <w:pPr>
              <w:spacing w:line="360" w:lineRule="auto" w:before="0" w:after="0"/>
            </w:pPr>
            <w:r>
              <w:rPr>
                <w:rFonts w:ascii="宋体" w:hAnsi="宋体" w:cs="宋体" w:eastAsia="宋体" w:hint="eastAsia"/>
                <w:b w:val="0"/>
                <w:sz w:val="24"/>
              </w:rPr>
              <w:t>切分先于归属、归属先于落库</w:t>
            </w:r>
          </w:p>
        </w:tc>
        <w:tc>
          <w:tcPr>
            <w:tcW w:type="dxa" w:w="4153"/>
          </w:tcPr>
          <w:p>
            <w:pPr>
              <w:spacing w:line="360" w:lineRule="auto" w:before="0" w:after="0"/>
            </w:pPr>
            <w:r>
              <w:rPr>
                <w:rFonts w:ascii="宋体" w:hAnsi="宋体" w:cs="宋体" w:eastAsia="宋体" w:hint="eastAsia"/>
                <w:b w:val="0"/>
                <w:sz w:val="24"/>
              </w:rPr>
              <w:t>往来函证先切分成 N 段（拆任务），再逐段归属（同一界面里的两个动作，由用户手工完成）。归属确定决定的是「什么时候写入回函管理列表」（finalizeTask 是唯一写入口），不是「识别什么时候开始」 —— 识别自上传起即在后台推进。银行阶段二例外：其判据要用到该函证的被询证单位，归属未定无从比对，故仍在归属确定后开跑</w:t>
            </w:r>
          </w:p>
        </w:tc>
      </w:tr>
    </w:tbl>
    <w:p>
      <w:pPr>
        <w:pStyle w:val="5"/>
        <w:spacing w:line="360" w:lineRule="auto"/>
      </w:pPr>
      <w:r>
        <w:rPr>
          <w:rFonts w:hint="eastAsia"/>
        </w:rPr>
        <w:t>4.5.3 业务人员的操作路径</w:t>
      </w:r>
    </w:p>
    <w:p>
      <w:pPr>
        <w:spacing w:line="360" w:lineRule="auto"/>
      </w:pPr>
      <w:r>
        <w:rPr>
          <w:rFonts w:ascii="宋体" w:hAnsi="宋体" w:cs="宋体" w:eastAsia="宋体" w:hint="eastAsia"/>
          <w:sz w:val="24"/>
        </w:rPr>
        <w:t>让业务用起来不费解的两处设计（详见 5.6）：</w:t>
      </w:r>
    </w:p>
    <w:p>
      <w:pPr>
        <w:numPr>
          <w:ilvl w:val="0"/>
          <w:numId w:val="27"/>
        </w:numPr>
        <w:spacing w:line="360" w:lineRule="auto"/>
      </w:pPr>
      <w:r>
        <w:rPr>
          <w:rFonts w:ascii="宋体" w:hAnsi="宋体" w:cs="宋体" w:eastAsia="宋体" w:hint="eastAsia"/>
          <w:sz w:val="24"/>
        </w:rPr>
        <w:t>操作列结构恒定—— 识别失败的行多一枚「重新识别」，那是它唯一的出路。要改已填内容，走下面那条步骤条。</w:t>
      </w:r>
    </w:p>
    <w:p>
      <w:pPr>
        <w:numPr>
          <w:ilvl w:val="0"/>
          <w:numId w:val="27"/>
        </w:numPr>
        <w:spacing w:line="360" w:lineRule="auto"/>
      </w:pPr>
      <w:r>
        <w:rPr>
          <w:rFonts w:ascii="宋体" w:hAnsi="宋体" w:cs="宋体" w:eastAsia="宋体" w:hint="eastAsia"/>
          <w:sz w:val="24"/>
        </w:rPr>
        <w:t>能做什么，由进度列的步骤条表达 —— 「回函信息录入进度」单元格是一条可点的步骤条（快递信息 › | 回函结果 ›）：两步各自独立打勾，当前该做的那一步加字重、点它即打开对应弹窗。进度只回答「下一步该做什么」，不代表数据被锁定（R-07：任一状态都可再打开修改）。（已完成的两步都打勾、都不可点推进，但仍可点开回看。）</w:t>
      </w:r>
    </w:p>
    <w:p>
      <w:pPr>
        <w:pStyle w:val="3"/>
        <w:spacing w:line="360" w:lineRule="auto"/>
      </w:pPr>
      <w:r>
        <w:rPr>
          <w:rFonts w:hint="eastAsia"/>
        </w:rPr>
        <w:t>回函管理</w:t>
      </w:r>
    </w:p>
    <w:p>
      <w:pPr>
        <w:pStyle w:val="4"/>
        <w:spacing w:line="360" w:lineRule="auto"/>
      </w:pPr>
      <w:r>
        <w:rPr>
          <w:rFonts w:hint="eastAsia"/>
        </w:rPr>
        <w:t>回函列表</w:t>
      </w:r>
    </w:p>
    <w:p>
      <w:pPr>
        <w:pStyle w:val="5"/>
        <w:spacing w:line="360" w:lineRule="auto"/>
      </w:pPr>
      <w:r>
        <w:rPr>
          <w:rFonts w:hint="eastAsia"/>
        </w:rPr>
        <w:t>业务说明</w:t>
      </w:r>
    </w:p>
    <w:p>
      <w:pPr>
        <w:spacing w:line="360" w:lineRule="auto"/>
        <w:ind w:firstLine="420"/>
      </w:pPr>
      <w:r>
        <w:rPr>
          <w:rFonts w:ascii="宋体" w:hAnsi="宋体" w:cs="宋体" w:eastAsia="宋体" w:hint="eastAsia"/>
          <w:sz w:val="24"/>
        </w:rPr>
        <w:t>系统提供回函管理列表，以便于业务人员统一查看、筛选和处理全部已回函记录。</w:t>
      </w:r>
    </w:p>
    <w:p>
      <w:pPr>
        <w:spacing w:line="360" w:lineRule="auto"/>
        <w:ind w:firstLine="420"/>
      </w:pPr>
      <w:r>
        <w:rPr>
          <w:rFonts w:ascii="宋体" w:hAnsi="宋体" w:cs="宋体" w:eastAsia="宋体" w:hint="eastAsia"/>
          <w:sz w:val="24"/>
        </w:rPr>
        <w:t>列表以「一封函证一行」展示，并给出该封回函当前所处的处理进度，业务人员据此判断下一步动作。</w:t>
      </w:r>
    </w:p>
    <w:p>
      <w:pPr>
        <w:spacing w:line="360" w:lineRule="auto"/>
        <w:ind w:firstLine="420"/>
      </w:pPr>
      <w:r>
        <w:rPr>
          <w:rFonts w:ascii="宋体" w:hAnsi="宋体" w:cs="宋体" w:eastAsia="宋体" w:hint="eastAsia"/>
          <w:sz w:val="24"/>
        </w:rPr>
        <w:t>业务人员可通过列表上的入口进入各处理环节，无需在多处菜单间切换。</w:t>
      </w:r>
    </w:p>
    <w:p>
      <w:pPr>
        <w:pStyle w:val="5"/>
        <w:spacing w:line="360" w:lineRule="auto"/>
      </w:pPr>
      <w:r>
        <w:rPr>
          <w:rFonts w:hint="eastAsia"/>
        </w:rPr>
        <w:t>业务规则</w:t>
      </w:r>
    </w:p>
    <w:p>
      <w:pPr>
        <w:numPr>
          <w:ilvl w:val="0"/>
          <w:numId w:val="27"/>
        </w:numPr>
        <w:spacing w:line="360" w:lineRule="auto"/>
      </w:pPr>
      <w:r>
        <w:rPr>
          <w:rFonts w:ascii="宋体" w:hAnsi="宋体" w:cs="宋体" w:eastAsia="宋体" w:hint="eastAsia"/>
          <w:sz w:val="24"/>
        </w:rPr>
        <w:t>列表排序规则为「回函时间倒序」，不因处理动作重排行序。</w:t>
      </w:r>
    </w:p>
    <w:p>
      <w:pPr>
        <w:numPr>
          <w:ilvl w:val="0"/>
          <w:numId w:val="27"/>
        </w:numPr>
        <w:spacing w:line="360" w:lineRule="auto"/>
      </w:pPr>
      <w:r>
        <w:rPr>
          <w:rFonts w:ascii="宋体" w:hAnsi="宋体" w:cs="宋体" w:eastAsia="宋体" w:hint="eastAsia"/>
          <w:sz w:val="24"/>
        </w:rPr>
        <w:t>同一函证多次回函时以最新一次为最终有效回函；历史回函标「已被覆盖，可不处理」，保留留痕但不参与风险提示与统计。</w:t>
      </w:r>
    </w:p>
    <w:p>
      <w:pPr>
        <w:numPr>
          <w:ilvl w:val="0"/>
          <w:numId w:val="27"/>
        </w:numPr>
        <w:spacing w:line="360" w:lineRule="auto"/>
      </w:pPr>
      <w:r>
        <w:rPr>
          <w:rFonts w:ascii="宋体" w:hAnsi="宋体" w:cs="宋体" w:eastAsia="宋体" w:hint="eastAsia"/>
          <w:sz w:val="24"/>
        </w:rPr>
        <w:t>回函结果完成 = 表单里所有必填字段都有值（无论值是从本页填的，还是从核查页采纳带出的）；AI 核查项表没表态不影响完成。三个进度只回答「下一步做什么」，不代表数据被锁定。</w:t>
      </w:r>
    </w:p>
    <w:p>
      <w:pPr>
        <w:numPr>
          <w:ilvl w:val="0"/>
          <w:numId w:val="27"/>
        </w:numPr>
        <w:spacing w:line="360" w:lineRule="auto"/>
      </w:pPr>
      <w:r>
        <w:rPr>
          <w:rFonts w:ascii="宋体" w:hAnsi="宋体" w:cs="宋体" w:eastAsia="宋体" w:hint="eastAsia"/>
          <w:sz w:val="24"/>
        </w:rPr>
        <w:t>回函结果保存后，仍未表态的核查项自动按「采纳」记一条留痕（把结果带出、列表「核查事项复核」随即变「已复核」）；人已经表过态的项不动，自动带出不覆盖人的判断。</w:t>
      </w:r>
    </w:p>
    <w:p>
      <w:pPr>
        <w:numPr>
          <w:ilvl w:val="0"/>
          <w:numId w:val="27"/>
        </w:numPr>
        <w:spacing w:line="360" w:lineRule="auto"/>
      </w:pPr>
      <w:r>
        <w:rPr>
          <w:rFonts w:ascii="宋体" w:hAnsi="宋体" w:cs="宋体" w:eastAsia="宋体" w:hint="eastAsia"/>
          <w:sz w:val="24"/>
        </w:rPr>
        <w:t>快递信息与回函结果是两个独立步骤、没有先后：先填结果、后确认快递信息也可以，两个勾各自独立。</w:t>
      </w:r>
    </w:p>
    <w:p>
      <w:pPr>
        <w:numPr>
          <w:ilvl w:val="0"/>
          <w:numId w:val="27"/>
        </w:numPr>
        <w:spacing w:line="360" w:lineRule="auto"/>
      </w:pPr>
      <w:r>
        <w:rPr>
          <w:rFonts w:ascii="宋体" w:hAnsi="宋体" w:cs="宋体" w:eastAsia="宋体" w:hint="eastAsia"/>
          <w:sz w:val="24"/>
        </w:rPr>
        <w:t>全部检测项「尘埃落定」才写入本列表（失败也算落定：那封照样入表、不给结论、可「重新识别」）；未提交切分归属的一批一律不写库。</w:t>
      </w:r>
    </w:p>
    <w:p>
      <w:pPr>
        <w:numPr>
          <w:ilvl w:val="0"/>
          <w:numId w:val="27"/>
        </w:numPr>
        <w:spacing w:line="360" w:lineRule="auto"/>
      </w:pPr>
      <w:r>
        <w:rPr>
          <w:rFonts w:ascii="宋体" w:hAnsi="宋体" w:cs="宋体" w:eastAsia="宋体" w:hint="eastAsia"/>
          <w:sz w:val="24"/>
        </w:rPr>
        <w:t>核验事项不含快递面单检测；银行函证没有发函件可对照，故不设「发函回函一致性检测」，其相符性由「回函是否相符检测」给出。</w:t>
      </w:r>
    </w:p>
    <w:p>
      <w:pPr>
        <w:numPr>
          <w:ilvl w:val="0"/>
          <w:numId w:val="27"/>
        </w:numPr>
        <w:spacing w:line="360" w:lineRule="auto"/>
      </w:pPr>
      <w:r>
        <w:rPr>
          <w:rFonts w:ascii="宋体" w:hAnsi="宋体" w:cs="宋体" w:eastAsia="宋体" w:hint="eastAsia"/>
          <w:sz w:val="24"/>
        </w:rPr>
        <w:t>识别结论只作为建议：业务人员不修改识别结果本身，只决定是否采用；识别过程显示在「智能核查状态」（这一封整体核到哪一步）与「智能核查进度」（逐项核完没有）两列，各检测项的依据明细在「核查事项复核」列点开的核验页里看。</w:t>
      </w:r>
    </w:p>
    <w:p>
      <w:pPr>
        <w:numPr>
          <w:ilvl w:val="0"/>
          <w:numId w:val="27"/>
        </w:numPr>
        <w:spacing w:line="360" w:lineRule="auto"/>
      </w:pPr>
      <w:r>
        <w:rPr>
          <w:rFonts w:ascii="宋体" w:hAnsi="宋体" w:cs="宋体" w:eastAsia="宋体" w:hint="eastAsia"/>
          <w:sz w:val="24"/>
        </w:rPr>
        <w:t>核验人与核验时间不单设列，下沉到展开行的留痕信息中展示。</w:t>
      </w:r>
    </w:p>
    <w:p>
      <w:pPr>
        <w:pStyle w:val="5"/>
        <w:spacing w:line="360" w:lineRule="auto"/>
      </w:pPr>
      <w:r>
        <w:rPr>
          <w:rFonts w:hint="eastAsia"/>
        </w:rPr>
        <w:t>使用角色</w:t>
      </w:r>
    </w:p>
    <w:p>
      <w:pPr>
        <w:numPr>
          <w:ilvl w:val="0"/>
          <w:numId w:val="27"/>
        </w:numPr>
        <w:spacing w:line="360" w:lineRule="auto"/>
      </w:pPr>
      <w:r>
        <w:rPr>
          <w:rFonts w:ascii="宋体" w:hAnsi="宋体" w:cs="宋体" w:eastAsia="宋体" w:hint="eastAsia"/>
          <w:sz w:val="24"/>
        </w:rPr>
        <w:t>业务人员</w:t>
      </w:r>
    </w:p>
    <w:p>
      <w:pPr>
        <w:numPr>
          <w:ilvl w:val="0"/>
          <w:numId w:val="27"/>
        </w:numPr>
        <w:spacing w:line="360" w:lineRule="auto"/>
      </w:pPr>
      <w:r>
        <w:rPr>
          <w:rFonts w:ascii="宋体" w:hAnsi="宋体" w:cs="宋体" w:eastAsia="宋体" w:hint="eastAsia"/>
          <w:sz w:val="24"/>
        </w:rPr>
        <w:t>复核人员。</w:t>
      </w:r>
    </w:p>
    <w:p>
      <w:pPr>
        <w:pStyle w:val="5"/>
        <w:spacing w:line="360" w:lineRule="auto"/>
      </w:pPr>
      <w:r>
        <w:rPr>
          <w:rFonts w:hint="eastAsia"/>
        </w:rPr>
        <w:t>权限说明</w:t>
      </w:r>
    </w:p>
    <w:p>
      <w:pPr>
        <w:numPr>
          <w:ilvl w:val="0"/>
          <w:numId w:val="27"/>
        </w:numPr>
        <w:spacing w:line="360" w:lineRule="auto"/>
      </w:pPr>
      <w:r>
        <w:rPr>
          <w:rFonts w:ascii="宋体" w:hAnsi="宋体" w:cs="宋体" w:eastAsia="宋体" w:hint="eastAsia"/>
          <w:sz w:val="24"/>
        </w:rPr>
        <w:t>菜单权限：业务人员、复核人员均拥有回函管理菜单权限。</w:t>
      </w:r>
    </w:p>
    <w:p>
      <w:pPr>
        <w:numPr>
          <w:ilvl w:val="0"/>
          <w:numId w:val="27"/>
        </w:numPr>
        <w:spacing w:line="360" w:lineRule="auto"/>
      </w:pPr>
      <w:r>
        <w:rPr>
          <w:rFonts w:ascii="宋体" w:hAnsi="宋体" w:cs="宋体" w:eastAsia="宋体" w:hint="eastAsia"/>
          <w:sz w:val="24"/>
        </w:rPr>
        <w:t>功能权限：</w:t>
      </w:r>
    </w:p>
    <w:p>
      <w:pPr>
        <w:numPr>
          <w:ilvl w:val="0"/>
          <w:numId w:val="27"/>
        </w:numPr>
        <w:spacing w:line="360" w:lineRule="auto"/>
      </w:pPr>
      <w:r>
        <w:rPr>
          <w:rFonts w:ascii="宋体" w:hAnsi="宋体" w:cs="宋体" w:eastAsia="宋体" w:hint="eastAsia"/>
          <w:sz w:val="24"/>
        </w:rPr>
        <w:t>维护－包括：按类型上传回函文件、导入快递数据、查看函证、回函快递信息、回函结果、核查事项复核的采纳与不采纳。可支持按照系统角色进行授权。</w:t>
      </w:r>
    </w:p>
    <w:p>
      <w:pPr>
        <w:numPr>
          <w:ilvl w:val="0"/>
          <w:numId w:val="27"/>
        </w:numPr>
        <w:spacing w:line="360" w:lineRule="auto"/>
      </w:pPr>
      <w:r>
        <w:rPr>
          <w:rFonts w:ascii="宋体" w:hAnsi="宋体" w:cs="宋体" w:eastAsia="宋体" w:hint="eastAsia"/>
          <w:sz w:val="24"/>
        </w:rPr>
        <w:t>查看－包括：查看函证、回函快递信息、回函结果、核查事项复核详情。支持给到菜单权限的人员可查看回函记录信息，通过查询条件进行查询。</w:t>
      </w:r>
    </w:p>
    <w:p>
      <w:pPr>
        <w:numPr>
          <w:ilvl w:val="0"/>
          <w:numId w:val="27"/>
        </w:numPr>
        <w:spacing w:line="360" w:lineRule="auto"/>
      </w:pPr>
      <w:r>
        <w:rPr>
          <w:rFonts w:ascii="宋体" w:hAnsi="宋体" w:cs="宋体" w:eastAsia="宋体" w:hint="eastAsia"/>
          <w:sz w:val="24"/>
        </w:rPr>
        <w:t>列表数据权限：业务人员可查看本人负责的函证回函记录；复核人员可查看全部回函记录。</w:t>
      </w:r>
    </w:p>
    <w:p>
      <w:pPr>
        <w:pStyle w:val="5"/>
        <w:spacing w:line="360" w:lineRule="auto"/>
      </w:pPr>
      <w:r>
        <w:rPr>
          <w:rFonts w:hint="eastAsia"/>
        </w:rPr>
        <w:t>功能说明</w:t>
      </w:r>
    </w:p>
    <w:p>
      <w:pPr>
        <w:spacing w:line="360" w:lineRule="auto"/>
        <w:ind w:firstLine="420"/>
      </w:pPr>
      <w:r>
        <w:rPr>
          <w:rFonts w:ascii="宋体" w:hAnsi="宋体" w:cs="宋体" w:eastAsia="宋体" w:hint="eastAsia"/>
          <w:sz w:val="24"/>
        </w:rPr>
        <w:t>本页面是回函管理的总览页：以「一封函证一行」汇总已回函记录，给出每封回函的相符性结论与处理进度，业务人员据此在页面上完成从「确认回函快递信息」到「填写回函结果」的全部处理。</w:t>
      </w:r>
    </w:p>
    <w:p>
      <w:pPr>
        <w:spacing w:line="360" w:lineRule="auto"/>
      </w:pPr>
      <w:r>
        <w:rPr>
          <w:rFonts w:ascii="宋体" w:hAnsi="宋体" w:cs="宋体" w:eastAsia="宋体" w:hint="eastAsia"/>
          <w:sz w:val="24"/>
        </w:rPr>
        <w:t>操作说明：</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984"/>
        <w:gridCol w:w="1417"/>
        <w:gridCol w:w="5103"/>
      </w:tblGrid>
      <w:tr>
        <w:tc>
          <w:tcPr>
            <w:tcW w:type="dxa" w:w="2769"/>
          </w:tcPr>
          <w:p>
            <w:pPr>
              <w:spacing w:line="360" w:lineRule="auto" w:before="0" w:after="0"/>
            </w:pPr>
            <w:r>
              <w:rPr>
                <w:rFonts w:ascii="宋体" w:hAnsi="宋体" w:cs="宋体" w:eastAsia="宋体" w:hint="eastAsia"/>
                <w:b w:val="0"/>
                <w:sz w:val="24"/>
              </w:rPr>
              <w:t>名称</w:t>
            </w:r>
          </w:p>
        </w:tc>
        <w:tc>
          <w:tcPr>
            <w:tcW w:type="dxa" w:w="2769"/>
          </w:tcPr>
          <w:p>
            <w:pPr>
              <w:spacing w:line="360" w:lineRule="auto" w:before="0" w:after="0"/>
            </w:pPr>
            <w:r>
              <w:rPr>
                <w:rFonts w:ascii="宋体" w:hAnsi="宋体" w:cs="宋体" w:eastAsia="宋体" w:hint="eastAsia"/>
                <w:b w:val="0"/>
                <w:sz w:val="24"/>
              </w:rPr>
              <w:t>类型</w:t>
            </w:r>
          </w:p>
        </w:tc>
        <w:tc>
          <w:tcPr>
            <w:tcW w:type="dxa" w:w="2769"/>
          </w:tcPr>
          <w:p>
            <w:pPr>
              <w:spacing w:line="360" w:lineRule="auto" w:before="0" w:after="0"/>
            </w:pPr>
            <w:r>
              <w:rPr>
                <w:rFonts w:ascii="宋体" w:hAnsi="宋体" w:cs="宋体" w:eastAsia="宋体" w:hint="eastAsia"/>
                <w:b w:val="0"/>
                <w:sz w:val="24"/>
              </w:rPr>
              <w:t>规则/说明</w:t>
            </w:r>
          </w:p>
        </w:tc>
      </w:tr>
      <w:tr>
        <w:tc>
          <w:tcPr>
            <w:tcW w:type="dxa" w:w="2769"/>
          </w:tcPr>
          <w:p>
            <w:pPr>
              <w:spacing w:line="360" w:lineRule="auto" w:before="0" w:after="0"/>
            </w:pPr>
            <w:r>
              <w:rPr>
                <w:rFonts w:ascii="宋体" w:hAnsi="宋体" w:cs="宋体" w:eastAsia="宋体" w:hint="eastAsia"/>
                <w:b w:val="0"/>
                <w:sz w:val="24"/>
              </w:rPr>
              <w:t>采纳 / 不采纳识别数据</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在核验页页脚表态：采纳 = 采用 AI 结论并代入人工确认列；不采纳 = 只标记「已看过、不采用」，须填一句原因（仅该项确有结论时要求）。表态后自动跳转下一个未表态事项，全部办完落到第 4 项「回函结果补充」</w:t>
            </w:r>
          </w:p>
        </w:tc>
      </w:tr>
      <w:tr>
        <w:tc>
          <w:tcPr>
            <w:tcW w:type="dxa" w:w="2769"/>
          </w:tcPr>
          <w:p>
            <w:pPr>
              <w:spacing w:line="360" w:lineRule="auto" w:before="0" w:after="0"/>
            </w:pPr>
            <w:r>
              <w:rPr>
                <w:rFonts w:ascii="宋体" w:hAnsi="宋体" w:cs="宋体" w:eastAsia="宋体" w:hint="eastAsia"/>
                <w:b w:val="0"/>
                <w:sz w:val="24"/>
              </w:rPr>
              <w:t>上传往来函证回函</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往来页（本类页）上的上传入口；选择往来函证回函文件后进入识别流程，识别完成后回列表查看结果</w:t>
            </w:r>
          </w:p>
        </w:tc>
      </w:tr>
      <w:tr>
        <w:tc>
          <w:tcPr>
            <w:tcW w:type="dxa" w:w="2769"/>
          </w:tcPr>
          <w:p>
            <w:pPr>
              <w:spacing w:line="360" w:lineRule="auto" w:before="0" w:after="0"/>
            </w:pPr>
            <w:r>
              <w:rPr>
                <w:rFonts w:ascii="宋体" w:hAnsi="宋体" w:cs="宋体" w:eastAsia="宋体" w:hint="eastAsia"/>
                <w:b w:val="0"/>
                <w:sz w:val="24"/>
              </w:rPr>
              <w:t>上传银行函证回函</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银行页（本类页）上的上传入口；选择银行函证回函文件后进入识别流程，识别完成后回列表查看结果</w:t>
            </w:r>
          </w:p>
        </w:tc>
      </w:tr>
      <w:tr>
        <w:tc>
          <w:tcPr>
            <w:tcW w:type="dxa" w:w="2769"/>
          </w:tcPr>
          <w:p>
            <w:pPr>
              <w:spacing w:line="360" w:lineRule="auto" w:before="0" w:after="0"/>
            </w:pPr>
            <w:r>
              <w:rPr>
                <w:rFonts w:ascii="宋体" w:hAnsi="宋体" w:cs="宋体" w:eastAsia="宋体" w:hint="eastAsia"/>
                <w:b w:val="0"/>
                <w:sz w:val="24"/>
              </w:rPr>
              <w:t>导入快递数据</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导入快递数据文件，解析后与回函记录匹配代入快递单号等信息</w:t>
            </w:r>
          </w:p>
        </w:tc>
      </w:tr>
      <w:tr>
        <w:tc>
          <w:tcPr>
            <w:tcW w:type="dxa" w:w="2769"/>
          </w:tcPr>
          <w:p>
            <w:pPr>
              <w:spacing w:line="360" w:lineRule="auto" w:before="0" w:after="0"/>
            </w:pPr>
            <w:r>
              <w:rPr>
                <w:rFonts w:ascii="宋体" w:hAnsi="宋体" w:cs="宋体" w:eastAsia="宋体" w:hint="eastAsia"/>
                <w:b w:val="0"/>
                <w:sz w:val="24"/>
              </w:rPr>
              <w:t>查询</w:t>
            </w:r>
          </w:p>
        </w:tc>
        <w:tc>
          <w:tcPr>
            <w:tcW w:type="dxa" w:w="2769"/>
          </w:tcPr>
          <w:p>
            <w:pPr>
              <w:spacing w:line="360" w:lineRule="auto" w:before="0" w:after="0"/>
            </w:pPr>
            <w:r>
              <w:rPr>
                <w:rFonts w:ascii="宋体" w:hAnsi="宋体" w:cs="宋体" w:eastAsia="宋体" w:hint="eastAsia"/>
                <w:b w:val="0"/>
                <w:sz w:val="24"/>
              </w:rPr>
              <w:t>输入框</w:t>
            </w:r>
          </w:p>
        </w:tc>
        <w:tc>
          <w:tcPr>
            <w:tcW w:type="dxa" w:w="2769"/>
          </w:tcPr>
          <w:p>
            <w:pPr>
              <w:spacing w:line="360" w:lineRule="auto" w:before="0" w:after="0"/>
            </w:pPr>
            <w:r>
              <w:rPr>
                <w:rFonts w:ascii="宋体" w:hAnsi="宋体" w:cs="宋体" w:eastAsia="宋体" w:hint="eastAsia"/>
                <w:b w:val="0"/>
                <w:sz w:val="24"/>
              </w:rPr>
              <w:t>支持按被询证单位、函证编号、回函信息录入进度等条件查询</w:t>
            </w:r>
          </w:p>
        </w:tc>
      </w:tr>
      <w:tr>
        <w:tc>
          <w:tcPr>
            <w:tcW w:type="dxa" w:w="2769"/>
          </w:tcPr>
          <w:p>
            <w:pPr>
              <w:spacing w:line="360" w:lineRule="auto" w:before="0" w:after="0"/>
            </w:pPr>
            <w:r>
              <w:rPr>
                <w:rFonts w:ascii="宋体" w:hAnsi="宋体" w:cs="宋体" w:eastAsia="宋体" w:hint="eastAsia"/>
                <w:b w:val="0"/>
                <w:sz w:val="24"/>
              </w:rPr>
              <w:t>重置</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清空当前查询条件</w:t>
            </w:r>
          </w:p>
        </w:tc>
      </w:tr>
      <w:tr>
        <w:tc>
          <w:tcPr>
            <w:tcW w:type="dxa" w:w="2769"/>
          </w:tcPr>
          <w:p>
            <w:pPr>
              <w:spacing w:line="360" w:lineRule="auto" w:before="0" w:after="0"/>
            </w:pPr>
            <w:r>
              <w:rPr>
                <w:rFonts w:ascii="宋体" w:hAnsi="宋体" w:cs="宋体" w:eastAsia="宋体" w:hint="eastAsia"/>
                <w:b w:val="0"/>
                <w:sz w:val="24"/>
              </w:rPr>
              <w:t>页面标题</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标题为本类名称（往来函证回函 / 银行函证回函）；右侧只给总数「共 N 封函证」，不提供视图切换</w:t>
            </w:r>
          </w:p>
        </w:tc>
      </w:tr>
      <w:tr>
        <w:tc>
          <w:tcPr>
            <w:tcW w:type="dxa" w:w="2769"/>
          </w:tcPr>
          <w:p>
            <w:pPr>
              <w:spacing w:line="360" w:lineRule="auto" w:before="0" w:after="0"/>
            </w:pPr>
            <w:r>
              <w:rPr>
                <w:rFonts w:ascii="宋体" w:hAnsi="宋体" w:cs="宋体" w:eastAsia="宋体" w:hint="eastAsia"/>
                <w:b w:val="0"/>
                <w:sz w:val="24"/>
              </w:rPr>
              <w:t>展开／收起</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展开行查看该函证的历次回函明细与留痕信息；多次回函时「回函次序」列另有「重新发函」标签</w:t>
            </w:r>
          </w:p>
        </w:tc>
      </w:tr>
      <w:tr>
        <w:tc>
          <w:tcPr>
            <w:tcW w:type="dxa" w:w="2769"/>
          </w:tcPr>
          <w:p>
            <w:pPr>
              <w:spacing w:line="360" w:lineRule="auto" w:before="0" w:after="0"/>
            </w:pPr>
            <w:r>
              <w:rPr>
                <w:rFonts w:ascii="宋体" w:hAnsi="宋体" w:cs="宋体" w:eastAsia="宋体" w:hint="eastAsia"/>
                <w:b w:val="0"/>
                <w:sz w:val="24"/>
              </w:rPr>
              <w:t>查看</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打开函证查看界签，只读查看函证基础信息与原件</w:t>
            </w:r>
          </w:p>
        </w:tc>
      </w:tr>
      <w:tr>
        <w:tc>
          <w:tcPr>
            <w:tcW w:type="dxa" w:w="2769"/>
          </w:tcPr>
          <w:p>
            <w:pPr>
              <w:spacing w:line="360" w:lineRule="auto" w:before="0" w:after="0"/>
            </w:pPr>
            <w:r>
              <w:rPr>
                <w:rFonts w:ascii="宋体" w:hAnsi="宋体" w:cs="宋体" w:eastAsia="宋体" w:hint="eastAsia"/>
                <w:b w:val="0"/>
                <w:sz w:val="24"/>
              </w:rPr>
              <w:t>核查事项复核</w:t>
            </w:r>
          </w:p>
        </w:tc>
        <w:tc>
          <w:tcPr>
            <w:tcW w:type="dxa" w:w="2769"/>
          </w:tcPr>
          <w:p>
            <w:pPr>
              <w:spacing w:line="360" w:lineRule="auto" w:before="0" w:after="0"/>
            </w:pPr>
            <w:r>
              <w:rPr>
                <w:rFonts w:ascii="宋体" w:hAnsi="宋体" w:cs="宋体" w:eastAsia="宋体" w:hint="eastAsia"/>
                <w:b w:val="0"/>
                <w:sz w:val="24"/>
              </w:rPr>
              <w:t>勾选框</w:t>
            </w:r>
          </w:p>
        </w:tc>
        <w:tc>
          <w:tcPr>
            <w:tcW w:type="dxa" w:w="2769"/>
          </w:tcPr>
          <w:p>
            <w:pPr>
              <w:spacing w:line="360" w:lineRule="auto" w:before="0" w:after="0"/>
            </w:pPr>
            <w:r>
              <w:rPr>
                <w:rFonts w:ascii="宋体" w:hAnsi="宋体" w:cs="宋体" w:eastAsia="宋体" w:hint="eastAsia"/>
                <w:b w:val="0"/>
                <w:sz w:val="24"/>
              </w:rPr>
              <w:t>该封回函的核验待办状态：待复核 / 已复核（勾选框 + 状态词）；点它进核验页，落在第一个未完成事项上，页脚给「采纳识别数据 / 不采纳识别数据」</w:t>
            </w:r>
          </w:p>
        </w:tc>
      </w:tr>
    </w:tbl>
    <w:p>
      <w:pPr>
        <w:pStyle w:val="25"/>
        <w:spacing w:line="360" w:lineRule="auto"/>
      </w:pPr>
      <w:r>
        <w:rPr>
          <w:rFonts w:ascii="宋体" w:hAnsi="宋体" w:cs="宋体" w:eastAsia="宋体" w:hint="eastAsia"/>
          <w:sz w:val="24"/>
        </w:rPr>
        <w:t>往来函证回函列表（页面一：列表只含本类函证，主操作行只有本类上传入口）：</w:t>
      </w:r>
    </w:p>
    <w:p>
      <w:pPr>
        <w:spacing w:line="360" w:lineRule="auto"/>
        <w:jc w:val="center"/>
      </w:pPr>
      <w:r>
        <w:drawing>
          <wp:inline xmlns:a="http://schemas.openxmlformats.org/drawingml/2006/main" xmlns:pic="http://schemas.openxmlformats.org/drawingml/2006/picture">
            <wp:extent cx="5400000" cy="1263600"/>
            <wp:docPr id="117" name="Picture 117"/>
            <wp:cNvGraphicFramePr>
              <a:graphicFrameLocks noChangeAspect="1"/>
            </wp:cNvGraphicFramePr>
            <a:graphic>
              <a:graphicData uri="http://schemas.openxmlformats.org/drawingml/2006/picture">
                <pic:pic>
                  <pic:nvPicPr>
                    <pic:cNvPr id="0" name="ui_reply_list.png"/>
                    <pic:cNvPicPr/>
                  </pic:nvPicPr>
                  <pic:blipFill>
                    <a:blip r:embed="rId14"/>
                    <a:stretch>
                      <a:fillRect/>
                    </a:stretch>
                  </pic:blipFill>
                  <pic:spPr>
                    <a:xfrm>
                      <a:off x="0" y="0"/>
                      <a:ext cx="5400000" cy="1263600"/>
                    </a:xfrm>
                    <a:prstGeom prst="rect"/>
                  </pic:spPr>
                </pic:pic>
              </a:graphicData>
            </a:graphic>
          </wp:inline>
        </w:drawing>
      </w:r>
    </w:p>
    <w:p>
      <w:pPr>
        <w:pStyle w:val="25"/>
        <w:spacing w:line="360" w:lineRule="auto"/>
      </w:pPr>
      <w:r>
        <w:rPr>
          <w:rFonts w:ascii="宋体" w:hAnsi="宋体" w:cs="宋体" w:eastAsia="宋体" w:hint="eastAsia"/>
          <w:sz w:val="24"/>
        </w:rPr>
        <w:t>银行函证回函列表（页面二：表头写明「被询证单位（银行）」）：</w:t>
      </w:r>
    </w:p>
    <w:p>
      <w:pPr>
        <w:spacing w:line="360" w:lineRule="auto"/>
        <w:jc w:val="center"/>
      </w:pPr>
      <w:r>
        <w:drawing>
          <wp:inline xmlns:a="http://schemas.openxmlformats.org/drawingml/2006/main" xmlns:pic="http://schemas.openxmlformats.org/drawingml/2006/picture">
            <wp:extent cx="5400000" cy="1134000"/>
            <wp:docPr id="118" name="Picture 118"/>
            <wp:cNvGraphicFramePr>
              <a:graphicFrameLocks noChangeAspect="1"/>
            </wp:cNvGraphicFramePr>
            <a:graphic>
              <a:graphicData uri="http://schemas.openxmlformats.org/drawingml/2006/picture">
                <pic:pic>
                  <pic:nvPicPr>
                    <pic:cNvPr id="0" name="ui_reply_list_bank.png"/>
                    <pic:cNvPicPr/>
                  </pic:nvPicPr>
                  <pic:blipFill>
                    <a:blip r:embed="rId15"/>
                    <a:stretch>
                      <a:fillRect/>
                    </a:stretch>
                  </pic:blipFill>
                  <pic:spPr>
                    <a:xfrm>
                      <a:off x="0" y="0"/>
                      <a:ext cx="5400000" cy="1134000"/>
                    </a:xfrm>
                    <a:prstGeom prst="rect"/>
                  </pic:spPr>
                </pic:pic>
              </a:graphicData>
            </a:graphic>
          </wp:inline>
        </w:drawing>
      </w:r>
    </w:p>
    <w:p>
      <w:pPr>
        <w:pStyle w:val="25"/>
        <w:spacing w:line="360" w:lineRule="auto"/>
      </w:pPr>
      <w:r>
        <w:rPr>
          <w:rFonts w:ascii="宋体" w:hAnsi="宋体" w:cs="宋体" w:eastAsia="宋体" w:hint="eastAsia"/>
          <w:sz w:val="24"/>
        </w:rPr>
        <w:t>展开行：回函记录表 + 核验 / 修改留痕：</w:t>
      </w:r>
    </w:p>
    <w:p>
      <w:pPr>
        <w:spacing w:line="360" w:lineRule="auto"/>
        <w:jc w:val="center"/>
      </w:pPr>
      <w:r>
        <w:drawing>
          <wp:inline xmlns:a="http://schemas.openxmlformats.org/drawingml/2006/main" xmlns:pic="http://schemas.openxmlformats.org/drawingml/2006/picture">
            <wp:extent cx="5400000" cy="1843200"/>
            <wp:docPr id="119" name="Picture 119"/>
            <wp:cNvGraphicFramePr>
              <a:graphicFrameLocks noChangeAspect="1"/>
            </wp:cNvGraphicFramePr>
            <a:graphic>
              <a:graphicData uri="http://schemas.openxmlformats.org/drawingml/2006/picture">
                <pic:pic>
                  <pic:nvPicPr>
                    <pic:cNvPr id="0" name="ui_expand_row.png"/>
                    <pic:cNvPicPr/>
                  </pic:nvPicPr>
                  <pic:blipFill>
                    <a:blip r:embed="rId16"/>
                    <a:stretch>
                      <a:fillRect/>
                    </a:stretch>
                  </pic:blipFill>
                  <pic:spPr>
                    <a:xfrm>
                      <a:off x="0" y="0"/>
                      <a:ext cx="5400000" cy="1843200"/>
                    </a:xfrm>
                    <a:prstGeom prst="rect"/>
                  </pic:spPr>
                </pic:pic>
              </a:graphicData>
            </a:graphic>
          </wp:inline>
        </w:drawing>
      </w:r>
    </w:p>
    <w:p>
      <w:pPr>
        <w:pStyle w:val="25"/>
        <w:spacing w:line="360" w:lineRule="auto"/>
      </w:pPr>
      <w:r>
        <w:rPr>
          <w:rFonts w:ascii="宋体" w:hAnsi="宋体" w:cs="宋体" w:eastAsia="宋体" w:hint="eastAsia"/>
          <w:sz w:val="24"/>
        </w:rPr>
        <w:t>「查看函证」弹窗 · 原始文件视图：</w:t>
      </w:r>
    </w:p>
    <w:p>
      <w:pPr>
        <w:spacing w:line="360" w:lineRule="auto"/>
        <w:jc w:val="center"/>
      </w:pPr>
      <w:r>
        <w:drawing>
          <wp:inline xmlns:a="http://schemas.openxmlformats.org/drawingml/2006/main" xmlns:pic="http://schemas.openxmlformats.org/drawingml/2006/picture">
            <wp:extent cx="5400000" cy="3211200"/>
            <wp:docPr id="120" name="Picture 120"/>
            <wp:cNvGraphicFramePr>
              <a:graphicFrameLocks noChangeAspect="1"/>
            </wp:cNvGraphicFramePr>
            <a:graphic>
              <a:graphicData uri="http://schemas.openxmlformats.org/drawingml/2006/picture">
                <pic:pic>
                  <pic:nvPicPr>
                    <pic:cNvPr id="0" name="ui_view_file.png"/>
                    <pic:cNvPicPr/>
                  </pic:nvPicPr>
                  <pic:blipFill>
                    <a:blip r:embed="rId17"/>
                    <a:stretch>
                      <a:fillRect/>
                    </a:stretch>
                  </pic:blipFill>
                  <pic:spPr>
                    <a:xfrm>
                      <a:off x="0" y="0"/>
                      <a:ext cx="5400000" cy="3211200"/>
                    </a:xfrm>
                    <a:prstGeom prst="rect"/>
                  </pic:spPr>
                </pic:pic>
              </a:graphicData>
            </a:graphic>
          </wp:inline>
        </w:drawing>
      </w:r>
    </w:p>
    <w:p>
      <w:pPr>
        <w:pStyle w:val="25"/>
        <w:spacing w:line="360" w:lineRule="auto"/>
      </w:pPr>
      <w:r>
        <w:rPr>
          <w:rFonts w:ascii="宋体" w:hAnsi="宋体" w:cs="宋体" w:eastAsia="宋体" w:hint="eastAsia"/>
          <w:sz w:val="24"/>
        </w:rPr>
        <w:t>「查看函证」弹窗 · AI 批注视图：</w:t>
      </w:r>
    </w:p>
    <w:p>
      <w:pPr>
        <w:spacing w:line="360" w:lineRule="auto"/>
        <w:jc w:val="center"/>
      </w:pPr>
      <w:r>
        <w:drawing>
          <wp:inline xmlns:a="http://schemas.openxmlformats.org/drawingml/2006/main" xmlns:pic="http://schemas.openxmlformats.org/drawingml/2006/picture">
            <wp:extent cx="5209200" cy="7380000"/>
            <wp:docPr id="121" name="Picture 121"/>
            <wp:cNvGraphicFramePr>
              <a:graphicFrameLocks noChangeAspect="1"/>
            </wp:cNvGraphicFramePr>
            <a:graphic>
              <a:graphicData uri="http://schemas.openxmlformats.org/drawingml/2006/picture">
                <pic:pic>
                  <pic:nvPicPr>
                    <pic:cNvPr id="0" name="ui_view_annot.png"/>
                    <pic:cNvPicPr/>
                  </pic:nvPicPr>
                  <pic:blipFill>
                    <a:blip r:embed="rId18"/>
                    <a:stretch>
                      <a:fillRect/>
                    </a:stretch>
                  </pic:blipFill>
                  <pic:spPr>
                    <a:xfrm>
                      <a:off x="0" y="0"/>
                      <a:ext cx="5209200" cy="7380000"/>
                    </a:xfrm>
                    <a:prstGeom prst="rect"/>
                  </pic:spPr>
                </pic:pic>
              </a:graphicData>
            </a:graphic>
          </wp:inline>
        </w:drawing>
      </w:r>
    </w:p>
    <w:p>
      <w:pPr>
        <w:pStyle w:val="5"/>
        <w:spacing w:line="360" w:lineRule="auto"/>
      </w:pPr>
      <w:r>
        <w:rPr>
          <w:rFonts w:hint="eastAsia"/>
        </w:rPr>
        <w:t>页面字段说明</w:t>
      </w:r>
    </w:p>
    <w:p>
      <w:pPr>
        <w:numPr>
          <w:ilvl w:val="0"/>
          <w:numId w:val="27"/>
        </w:numPr>
        <w:spacing w:line="360" w:lineRule="auto"/>
      </w:pPr>
      <w:r>
        <w:rPr>
          <w:rFonts w:ascii="宋体" w:hAnsi="宋体" w:cs="宋体" w:eastAsia="宋体" w:hint="eastAsia"/>
          <w:sz w:val="24"/>
        </w:rPr>
        <w:t>回函是否相符：该封回函的相符性结论；往来取自「印章核查」的落章区域判定、银行取自「回函是否相符检测」，也可在「回函结果填写」页直接填写。</w:t>
      </w:r>
    </w:p>
    <w:p>
      <w:pPr>
        <w:numPr>
          <w:ilvl w:val="0"/>
          <w:numId w:val="27"/>
        </w:numPr>
        <w:spacing w:line="360" w:lineRule="auto"/>
      </w:pPr>
      <w:r>
        <w:rPr>
          <w:rFonts w:ascii="宋体" w:hAnsi="宋体" w:cs="宋体" w:eastAsia="宋体" w:hint="eastAsia"/>
          <w:sz w:val="24"/>
        </w:rPr>
        <w:t>核查事项复核：该封回函的核验待办；随核验页里的逐项表态更新 —— 还有事项没表态显示「待复核」，全部表态后显示「已复核」，点它进核验页。</w:t>
      </w:r>
    </w:p>
    <w:p>
      <w:pPr>
        <w:numPr>
          <w:ilvl w:val="0"/>
          <w:numId w:val="27"/>
        </w:numPr>
        <w:spacing w:line="360" w:lineRule="auto"/>
      </w:pPr>
      <w:r>
        <w:rPr>
          <w:rFonts w:ascii="宋体" w:hAnsi="宋体" w:cs="宋体" w:eastAsia="宋体" w:hint="eastAsia"/>
          <w:sz w:val="24"/>
        </w:rPr>
        <w:t>回函信息录入进度：快递信息 / 回函结果两步的可点步骤条；快递信息一步按该行是否确认过快递信息打勾，回函结果一步按该行是否填过回函结果打勾。</w:t>
      </w:r>
    </w:p>
    <w:p>
      <w:pPr>
        <w:numPr>
          <w:ilvl w:val="0"/>
          <w:numId w:val="27"/>
        </w:numPr>
        <w:spacing w:line="360" w:lineRule="auto"/>
      </w:pPr>
      <w:r>
        <w:rPr>
          <w:rFonts w:ascii="宋体" w:hAnsi="宋体" w:cs="宋体" w:eastAsia="宋体" w:hint="eastAsia"/>
          <w:sz w:val="24"/>
        </w:rPr>
        <w:t>快递单号：该回函的快递单号；银行函证同一包裹的多封回函共用同一单号。</w:t>
      </w:r>
    </w:p>
    <w:p>
      <w:pPr>
        <w:numPr>
          <w:ilvl w:val="0"/>
          <w:numId w:val="27"/>
        </w:numPr>
        <w:spacing w:line="360" w:lineRule="auto"/>
      </w:pPr>
      <w:r>
        <w:rPr>
          <w:rFonts w:ascii="宋体" w:hAnsi="宋体" w:cs="宋体" w:eastAsia="宋体" w:hint="eastAsia"/>
          <w:sz w:val="24"/>
        </w:rPr>
        <w:t>回函记录表（展开行，8 列）：回函次序 · 发函记录编号 · 发函方式 · 回函快递公司 · 快递单号 · 回函数据登记时间 · 回函情况 · 操作。发函记录编号与发函方式来自函证系统，回函快递公司由「导入快递数据」代入，回函数据登记时间是录入函证系统的时刻。</w:t>
      </w:r>
    </w:p>
    <w:p>
      <w:pPr>
        <w:pStyle w:val="5"/>
        <w:spacing w:line="360" w:lineRule="auto"/>
      </w:pPr>
      <w:r>
        <w:rPr>
          <w:rFonts w:hint="eastAsia"/>
        </w:rPr>
        <w:t>输入、输出</w:t>
      </w:r>
    </w:p>
    <w:p>
      <w:pPr>
        <w:spacing w:line="360" w:lineRule="auto"/>
      </w:pPr>
      <w:r>
        <w:rPr>
          <w:rFonts w:ascii="宋体" w:hAnsi="宋体" w:cs="宋体" w:eastAsia="宋体" w:hint="eastAsia"/>
          <w:sz w:val="24"/>
        </w:rPr>
        <w:t>输入：</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来源</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回函记录</w:t>
            </w:r>
          </w:p>
        </w:tc>
        <w:tc>
          <w:tcPr>
            <w:tcW w:type="dxa" w:w="2769"/>
          </w:tcPr>
          <w:p>
            <w:pPr>
              <w:spacing w:line="360" w:lineRule="auto" w:before="0" w:after="0"/>
            </w:pPr>
            <w:r>
              <w:rPr>
                <w:rFonts w:ascii="宋体" w:hAnsi="宋体" w:cs="宋体" w:eastAsia="宋体" w:hint="eastAsia"/>
                <w:b w:val="0"/>
                <w:sz w:val="24"/>
              </w:rPr>
              <w:t>系统内生成</w:t>
            </w:r>
          </w:p>
        </w:tc>
        <w:tc>
          <w:tcPr>
            <w:tcW w:type="dxa" w:w="2769"/>
          </w:tcPr>
          <w:p>
            <w:pPr>
              <w:spacing w:line="360" w:lineRule="auto" w:before="0" w:after="0"/>
            </w:pPr>
            <w:r>
              <w:rPr>
                <w:rFonts w:ascii="宋体" w:hAnsi="宋体" w:cs="宋体" w:eastAsia="宋体" w:hint="eastAsia"/>
                <w:b w:val="0"/>
                <w:sz w:val="24"/>
              </w:rPr>
              <w:t>上传回函文件并完成识别、归属后自动生成</w:t>
            </w:r>
          </w:p>
        </w:tc>
      </w:tr>
      <w:tr>
        <w:tc>
          <w:tcPr>
            <w:tcW w:type="dxa" w:w="2769"/>
          </w:tcPr>
          <w:p>
            <w:pPr>
              <w:spacing w:line="360" w:lineRule="auto" w:before="0" w:after="0"/>
            </w:pPr>
            <w:r>
              <w:rPr>
                <w:rFonts w:ascii="宋体" w:hAnsi="宋体" w:cs="宋体" w:eastAsia="宋体" w:hint="eastAsia"/>
                <w:b w:val="0"/>
                <w:sz w:val="24"/>
              </w:rPr>
              <w:t>函证基础信息</w:t>
            </w:r>
          </w:p>
        </w:tc>
        <w:tc>
          <w:tcPr>
            <w:tcW w:type="dxa" w:w="2769"/>
          </w:tcPr>
          <w:p>
            <w:pPr>
              <w:spacing w:line="360" w:lineRule="auto" w:before="0" w:after="0"/>
            </w:pPr>
            <w:r>
              <w:rPr>
                <w:rFonts w:ascii="宋体" w:hAnsi="宋体" w:cs="宋体" w:eastAsia="宋体" w:hint="eastAsia"/>
                <w:b w:val="0"/>
                <w:sz w:val="24"/>
              </w:rPr>
              <w:t>函证系统对接</w:t>
            </w:r>
          </w:p>
        </w:tc>
        <w:tc>
          <w:tcPr>
            <w:tcW w:type="dxa" w:w="2769"/>
          </w:tcPr>
          <w:p>
            <w:pPr>
              <w:spacing w:line="360" w:lineRule="auto" w:before="0" w:after="0"/>
            </w:pPr>
            <w:r>
              <w:rPr>
                <w:rFonts w:ascii="宋体" w:hAnsi="宋体" w:cs="宋体" w:eastAsia="宋体" w:hint="eastAsia"/>
                <w:b w:val="0"/>
                <w:sz w:val="24"/>
              </w:rPr>
              <w:t>函证编号、被询证单位、发函记录编号等</w:t>
            </w:r>
          </w:p>
        </w:tc>
      </w:tr>
      <w:tr>
        <w:tc>
          <w:tcPr>
            <w:tcW w:type="dxa" w:w="2769"/>
          </w:tcPr>
          <w:p>
            <w:pPr>
              <w:spacing w:line="360" w:lineRule="auto" w:before="0" w:after="0"/>
            </w:pPr>
            <w:r>
              <w:rPr>
                <w:rFonts w:ascii="宋体" w:hAnsi="宋体" w:cs="宋体" w:eastAsia="宋体" w:hint="eastAsia"/>
                <w:b w:val="0"/>
                <w:sz w:val="24"/>
              </w:rPr>
              <w:t>快递数据</w:t>
            </w:r>
          </w:p>
        </w:tc>
        <w:tc>
          <w:tcPr>
            <w:tcW w:type="dxa" w:w="2769"/>
          </w:tcPr>
          <w:p>
            <w:pPr>
              <w:spacing w:line="360" w:lineRule="auto" w:before="0" w:after="0"/>
            </w:pPr>
            <w:r>
              <w:rPr>
                <w:rFonts w:ascii="宋体" w:hAnsi="宋体" w:cs="宋体" w:eastAsia="宋体" w:hint="eastAsia"/>
                <w:b w:val="0"/>
                <w:sz w:val="24"/>
              </w:rPr>
              <w:t>人工导入（Excel）</w:t>
            </w:r>
          </w:p>
        </w:tc>
        <w:tc>
          <w:tcPr>
            <w:tcW w:type="dxa" w:w="2769"/>
          </w:tcPr>
          <w:p>
            <w:pPr>
              <w:spacing w:line="360" w:lineRule="auto" w:before="0" w:after="0"/>
            </w:pPr>
            <w:r>
              <w:rPr>
                <w:rFonts w:ascii="宋体" w:hAnsi="宋体" w:cs="宋体" w:eastAsia="宋体" w:hint="eastAsia"/>
                <w:b w:val="0"/>
                <w:sz w:val="24"/>
              </w:rPr>
              <w:t>按快递单号匹配，补全快递公司、地址、收件人等信息</w:t>
            </w:r>
          </w:p>
        </w:tc>
      </w:tr>
      <w:tr>
        <w:tc>
          <w:tcPr>
            <w:tcW w:type="dxa" w:w="2769"/>
          </w:tcPr>
          <w:p>
            <w:pPr>
              <w:spacing w:line="360" w:lineRule="auto" w:before="0" w:after="0"/>
            </w:pPr>
            <w:r>
              <w:rPr>
                <w:rFonts w:ascii="宋体" w:hAnsi="宋体" w:cs="宋体" w:eastAsia="宋体" w:hint="eastAsia"/>
                <w:b w:val="0"/>
                <w:sz w:val="24"/>
              </w:rPr>
              <w:t>查询条件</w:t>
            </w:r>
          </w:p>
        </w:tc>
        <w:tc>
          <w:tcPr>
            <w:tcW w:type="dxa" w:w="2769"/>
          </w:tcPr>
          <w:p>
            <w:pPr>
              <w:spacing w:line="360" w:lineRule="auto" w:before="0" w:after="0"/>
            </w:pPr>
            <w:r>
              <w:rPr>
                <w:rFonts w:ascii="宋体" w:hAnsi="宋体" w:cs="宋体" w:eastAsia="宋体" w:hint="eastAsia"/>
                <w:b w:val="0"/>
                <w:sz w:val="24"/>
              </w:rPr>
              <w:t>人工录入</w:t>
            </w:r>
          </w:p>
        </w:tc>
        <w:tc>
          <w:tcPr>
            <w:tcW w:type="dxa" w:w="2769"/>
          </w:tcPr>
          <w:p>
            <w:pPr>
              <w:spacing w:line="360" w:lineRule="auto" w:before="0" w:after="0"/>
            </w:pPr>
            <w:r>
              <w:rPr>
                <w:rFonts w:ascii="宋体" w:hAnsi="宋体" w:cs="宋体" w:eastAsia="宋体" w:hint="eastAsia"/>
                <w:b w:val="0"/>
                <w:sz w:val="24"/>
              </w:rPr>
              <w:t>关键字（被询证单位 / 函证编号 / 发函记录编号）、发函方式、回函信息录入进度</w:t>
            </w:r>
          </w:p>
        </w:tc>
      </w:tr>
    </w:tbl>
    <w:p>
      <w:pPr>
        <w:spacing w:line="360" w:lineRule="auto"/>
      </w:pPr>
      <w:r>
        <w:rPr>
          <w:rFonts w:ascii="宋体" w:hAnsi="宋体" w:cs="宋体" w:eastAsia="宋体" w:hint="eastAsia"/>
          <w:sz w:val="24"/>
        </w:rPr>
        <w:t>输出：</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去向</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回函列表数据</w:t>
            </w:r>
          </w:p>
        </w:tc>
        <w:tc>
          <w:tcPr>
            <w:tcW w:type="dxa" w:w="2769"/>
          </w:tcPr>
          <w:p>
            <w:pPr>
              <w:spacing w:line="360" w:lineRule="auto" w:before="0" w:after="0"/>
            </w:pPr>
            <w:r>
              <w:rPr>
                <w:rFonts w:ascii="宋体" w:hAnsi="宋体" w:cs="宋体" w:eastAsia="宋体" w:hint="eastAsia"/>
                <w:b w:val="0"/>
                <w:sz w:val="24"/>
              </w:rPr>
              <w:t>页面展示</w:t>
            </w:r>
          </w:p>
        </w:tc>
        <w:tc>
          <w:tcPr>
            <w:tcW w:type="dxa" w:w="2769"/>
          </w:tcPr>
          <w:p>
            <w:pPr>
              <w:spacing w:line="360" w:lineRule="auto" w:before="0" w:after="0"/>
            </w:pPr>
            <w:r>
              <w:rPr>
                <w:rFonts w:ascii="宋体" w:hAnsi="宋体" w:cs="宋体" w:eastAsia="宋体" w:hint="eastAsia"/>
                <w:b w:val="0"/>
                <w:sz w:val="24"/>
              </w:rPr>
              <w:t>一封函证一行；排序为「回函时间倒序」，不因处理动作重排</w:t>
            </w:r>
          </w:p>
        </w:tc>
      </w:tr>
      <w:tr>
        <w:tc>
          <w:tcPr>
            <w:tcW w:type="dxa" w:w="2769"/>
          </w:tcPr>
          <w:p>
            <w:pPr>
              <w:spacing w:line="360" w:lineRule="auto" w:before="0" w:after="0"/>
            </w:pPr>
            <w:r>
              <w:rPr>
                <w:rFonts w:ascii="宋体" w:hAnsi="宋体" w:cs="宋体" w:eastAsia="宋体" w:hint="eastAsia"/>
                <w:b w:val="0"/>
                <w:sz w:val="24"/>
              </w:rPr>
              <w:t>处理进度</w:t>
            </w:r>
          </w:p>
        </w:tc>
        <w:tc>
          <w:tcPr>
            <w:tcW w:type="dxa" w:w="2769"/>
          </w:tcPr>
          <w:p>
            <w:pPr>
              <w:spacing w:line="360" w:lineRule="auto" w:before="0" w:after="0"/>
            </w:pPr>
            <w:r>
              <w:rPr>
                <w:rFonts w:ascii="宋体" w:hAnsi="宋体" w:cs="宋体" w:eastAsia="宋体" w:hint="eastAsia"/>
                <w:b w:val="0"/>
                <w:sz w:val="24"/>
              </w:rPr>
              <w:t>页面展示</w:t>
            </w:r>
          </w:p>
        </w:tc>
        <w:tc>
          <w:tcPr>
            <w:tcW w:type="dxa" w:w="2769"/>
          </w:tcPr>
          <w:p>
            <w:pPr>
              <w:spacing w:line="360" w:lineRule="auto" w:before="0" w:after="0"/>
            </w:pPr>
            <w:r>
              <w:rPr>
                <w:rFonts w:ascii="宋体" w:hAnsi="宋体" w:cs="宋体" w:eastAsia="宋体" w:hint="eastAsia"/>
                <w:b w:val="0"/>
                <w:sz w:val="24"/>
              </w:rPr>
              <w:t>待确认快递信息 / 待填写回函结果 / 已完成（只表达"下一步做什么"；两个步骤的完成态各自独立展示）</w:t>
            </w:r>
          </w:p>
        </w:tc>
      </w:tr>
      <w:tr>
        <w:tc>
          <w:tcPr>
            <w:tcW w:type="dxa" w:w="2769"/>
          </w:tcPr>
          <w:p>
            <w:pPr>
              <w:spacing w:line="360" w:lineRule="auto" w:before="0" w:after="0"/>
            </w:pPr>
            <w:r>
              <w:rPr>
                <w:rFonts w:ascii="宋体" w:hAnsi="宋体" w:cs="宋体" w:eastAsia="宋体" w:hint="eastAsia"/>
                <w:b w:val="0"/>
                <w:sz w:val="24"/>
              </w:rPr>
              <w:t>展开行明细</w:t>
            </w:r>
          </w:p>
        </w:tc>
        <w:tc>
          <w:tcPr>
            <w:tcW w:type="dxa" w:w="2769"/>
          </w:tcPr>
          <w:p>
            <w:pPr>
              <w:spacing w:line="360" w:lineRule="auto" w:before="0" w:after="0"/>
            </w:pPr>
            <w:r>
              <w:rPr>
                <w:rFonts w:ascii="宋体" w:hAnsi="宋体" w:cs="宋体" w:eastAsia="宋体" w:hint="eastAsia"/>
                <w:b w:val="0"/>
                <w:sz w:val="24"/>
              </w:rPr>
              <w:t>页面展示</w:t>
            </w:r>
          </w:p>
        </w:tc>
        <w:tc>
          <w:tcPr>
            <w:tcW w:type="dxa" w:w="2769"/>
          </w:tcPr>
          <w:p>
            <w:pPr>
              <w:spacing w:line="360" w:lineRule="auto" w:before="0" w:after="0"/>
            </w:pPr>
            <w:r>
              <w:rPr>
                <w:rFonts w:ascii="宋体" w:hAnsi="宋体" w:cs="宋体" w:eastAsia="宋体" w:hint="eastAsia"/>
                <w:b w:val="0"/>
                <w:sz w:val="24"/>
              </w:rPr>
              <w:t>历次回函记录 + 归属来源 / 核验 / 最近修改留痕</w:t>
            </w:r>
          </w:p>
        </w:tc>
      </w:tr>
    </w:tbl>
    <w:p>
      <w:pPr>
        <w:pStyle w:val="5"/>
        <w:spacing w:line="360" w:lineRule="auto"/>
      </w:pPr>
      <w:r>
        <w:rPr>
          <w:rFonts w:hint="eastAsia"/>
        </w:rPr>
        <w:t>功能描述</w:t>
      </w:r>
    </w:p>
    <w:p>
      <w:pPr>
        <w:numPr>
          <w:ilvl w:val="0"/>
          <w:numId w:val="27"/>
        </w:numPr>
        <w:spacing w:line="360" w:lineRule="auto"/>
      </w:pPr>
      <w:r>
        <w:rPr>
          <w:rFonts w:ascii="宋体" w:hAnsi="宋体" w:cs="宋体" w:eastAsia="宋体" w:hint="eastAsia"/>
          <w:sz w:val="24"/>
        </w:rPr>
        <w:t>📷 图 5.6-1 ｜ 回函管理列表（总览） ★ 本项目主界面，建议同时作为文档首图</w:t>
      </w:r>
    </w:p>
    <w:p>
      <w:pPr>
        <w:numPr>
          <w:ilvl w:val="0"/>
          <w:numId w:val="27"/>
        </w:numPr>
        <w:spacing w:line="360" w:lineRule="auto"/>
      </w:pPr>
      <w:r>
        <w:rPr>
          <w:rFonts w:ascii="宋体" w:hAnsi="宋体" w:cs="宋体" w:eastAsia="宋体" w:hint="eastAsia"/>
          <w:sz w:val="24"/>
        </w:rPr>
        <w:t>应展示：列表页整屏（1680 宽）。</w:t>
      </w:r>
    </w:p>
    <w:p>
      <w:pPr>
        <w:numPr>
          <w:ilvl w:val="0"/>
          <w:numId w:val="27"/>
        </w:numPr>
        <w:spacing w:line="360" w:lineRule="auto"/>
      </w:pPr>
      <w:r>
        <w:rPr>
          <w:rFonts w:ascii="宋体" w:hAnsi="宋体" w:cs="宋体" w:eastAsia="宋体" w:hint="eastAsia"/>
          <w:sz w:val="24"/>
        </w:rPr>
        <w:t>重点可见：① 页面标题行是本类的名字（「往来函证回函」/「银行函证回函」）+ 总数「共 8 封函证」，右侧是同类切换器；② 主操作行两个入口：本类的那一个上传按钮（往来页即 上传往来函证回函，银行页即 上传银行函证回函）｜ 导入快递数据；③ 筛选工具栏（关键字 / 发函方式 / 回函信息录入进度 + 查询 / 重置）；④ 表格 8 个数据列（无函证类型标签列）：被询证单位 / 函证编号 / 回函是否相符 / 智能核查状态 / 智能核查进度 / 核查事项复核 / 回函信息录入进度 / 操作；</w:t>
      </w:r>
    </w:p>
    <w:p>
      <w:pPr>
        <w:numPr>
          <w:ilvl w:val="0"/>
          <w:numId w:val="27"/>
        </w:numPr>
        <w:spacing w:line="360" w:lineRule="auto"/>
      </w:pPr>
      <w:r>
        <w:rPr>
          <w:rFonts w:ascii="宋体" w:hAnsi="宋体" w:cs="宋体" w:eastAsia="宋体" w:hint="eastAsia"/>
          <w:sz w:val="24"/>
        </w:rPr>
        <w:t>建议在图上标注（方框 / 箭头）三处重点：</w:t>
      </w:r>
    </w:p>
    <w:p>
      <w:pPr>
        <w:numPr>
          <w:ilvl w:val="0"/>
          <w:numId w:val="27"/>
        </w:numPr>
        <w:spacing w:line="360" w:lineRule="auto"/>
      </w:pPr>
      <w:r>
        <w:rPr>
          <w:rFonts w:ascii="宋体" w:hAnsi="宋体" w:cs="宋体" w:eastAsia="宋体" w:hint="eastAsia"/>
          <w:sz w:val="24"/>
        </w:rPr>
        <w:t>- 「核查事项复核」列—— 只回答"人这边还有没有要做的事"：☐ 待复核（空方框 + 主色 + 灰字状态词；勾选框是"待办"最不需要解释的记号）/ ☑ 已复核（方框加勾 + 灰字），只一套色（采纳与不采纳进详情看）；后缀 ✦ 是 AI 产出标记；格内不显示「剩 N 项」，未复核项名与逐项处置结果（谁 · 什么时候 · 采纳 / 不采纳 · 不采纳原因）在悬停里给；</w:t>
      </w:r>
    </w:p>
    <w:p>
      <w:pPr>
        <w:numPr>
          <w:ilvl w:val="0"/>
          <w:numId w:val="27"/>
        </w:numPr>
        <w:spacing w:line="360" w:lineRule="auto"/>
      </w:pPr>
      <w:r>
        <w:rPr>
          <w:rFonts w:ascii="宋体" w:hAnsi="宋体" w:cs="宋体" w:eastAsia="宋体" w:hint="eastAsia"/>
          <w:sz w:val="24"/>
        </w:rPr>
        <w:t>- 「回函信息录入进度」列的步骤条 —— ✅ 快递信息 › | ○ 回函结果 ›，圆点绿实心打勾 / 空心灰圈，步骤名主色可点；</w:t>
      </w:r>
    </w:p>
    <w:p>
      <w:pPr>
        <w:numPr>
          <w:ilvl w:val="0"/>
          <w:numId w:val="27"/>
        </w:numPr>
        <w:spacing w:line="360" w:lineRule="auto"/>
      </w:pPr>
      <w:r>
        <w:rPr>
          <w:rFonts w:ascii="宋体" w:hAnsi="宋体" w:cs="宋体" w:eastAsia="宋体" w:hint="eastAsia"/>
          <w:sz w:val="24"/>
        </w:rPr>
        <w:t>- 操作列 —— 「查看」；识别失败的行另有一枚「重新识别」（该行的「回函是否相符」写「识别失败」）。</w:t>
      </w:r>
    </w:p>
    <w:p>
      <w:pPr>
        <w:numPr>
          <w:ilvl w:val="0"/>
          <w:numId w:val="27"/>
        </w:numPr>
        <w:spacing w:line="360" w:lineRule="auto"/>
      </w:pPr>
      <w:r>
        <w:rPr>
          <w:rFonts w:ascii="宋体" w:hAnsi="宋体" w:cs="宋体" w:eastAsia="宋体" w:hint="eastAsia"/>
          <w:sz w:val="24"/>
        </w:rPr>
        <w:t>状态要求：三种回函进度各至少一行；另建议含一行「核查事项复核」已复核（方框加勾 + 灰字「已复核」）。</w:t>
      </w:r>
    </w:p>
    <w:p>
      <w:pPr>
        <w:numPr>
          <w:ilvl w:val="0"/>
          <w:numId w:val="27"/>
        </w:numPr>
        <w:spacing w:line="360" w:lineRule="auto"/>
      </w:pPr>
      <w:r>
        <w:rPr>
          <w:rFonts w:ascii="宋体" w:hAnsi="宋体" w:cs="宋体" w:eastAsia="宋体" w:hint="eastAsia"/>
          <w:sz w:val="24"/>
        </w:rPr>
        <w:t>⚠️ 现成截图只有 2 行 —— 演示种子收敛为往来 2 封 / 银行 1 封（用户要求"未识别之前表单是空的"，见「入表时机」），故凑齐三种进度与"事项全处理完"那行需要先走一次上传、或把种子行补齐后再截。当前 ui_reply_list.png 记录的是页面默认态（无面包屑、7 个数据列、事项为圆环 + 主色文字 + ✦）。</w:t>
      </w:r>
    </w:p>
    <w:p>
      <w:pPr>
        <w:numPr>
          <w:ilvl w:val="0"/>
          <w:numId w:val="27"/>
        </w:numPr>
        <w:spacing w:line="360" w:lineRule="auto"/>
      </w:pPr>
      <w:r>
        <w:rPr>
          <w:rFonts w:ascii="宋体" w:hAnsi="宋体" w:cs="宋体" w:eastAsia="宋体" w:hint="eastAsia"/>
          <w:sz w:val="24"/>
        </w:rPr>
        <w:t>对应正文：§5.6「默认展示字段」「核查事项复核」「操作列」</w:t>
      </w:r>
    </w:p>
    <w:p>
      <w:pPr>
        <w:numPr>
          <w:ilvl w:val="0"/>
          <w:numId w:val="27"/>
        </w:numPr>
        <w:spacing w:line="360" w:lineRule="auto"/>
      </w:pPr>
      <w:r>
        <w:rPr>
          <w:rFonts w:ascii="宋体" w:hAnsi="宋体" w:cs="宋体" w:eastAsia="宋体" w:hint="eastAsia"/>
          <w:sz w:val="24"/>
        </w:rPr>
        <w:t>📷 图 5.6-2 ｜ 展开行：回函记录表（8 列）</w:t>
      </w:r>
    </w:p>
    <w:p>
      <w:pPr>
        <w:numPr>
          <w:ilvl w:val="0"/>
          <w:numId w:val="27"/>
        </w:numPr>
        <w:spacing w:line="360" w:lineRule="auto"/>
      </w:pPr>
      <w:r>
        <w:rPr>
          <w:rFonts w:ascii="宋体" w:hAnsi="宋体" w:cs="宋体" w:eastAsia="宋体" w:hint="eastAsia"/>
          <w:sz w:val="24"/>
        </w:rPr>
        <w:t>应展示：点行首 chevron 展开后的内容。</w:t>
      </w:r>
    </w:p>
    <w:p>
      <w:pPr>
        <w:numPr>
          <w:ilvl w:val="0"/>
          <w:numId w:val="27"/>
        </w:numPr>
        <w:spacing w:line="360" w:lineRule="auto"/>
      </w:pPr>
      <w:r>
        <w:rPr>
          <w:rFonts w:ascii="宋体" w:hAnsi="宋体" w:cs="宋体" w:eastAsia="宋体" w:hint="eastAsia"/>
          <w:sz w:val="24"/>
        </w:rPr>
        <w:t>重点可见：① 一张「回函记录」表（当前有效与历史合成同一张），列为 回函次序 / 发函记录编号 / 发函方式 / 回函快递公司 / 快递单号 / 回函数据登记时间 / 回函情况 / 操作；② 最新一次那行带「当前有效」主色标记，历史行标「已被覆盖」；（回函次数 &gt; 1 时显示）—— 列表上那列，这个事实下沉到这里；③ 表下没有留痕小字（2026-10-14 去掉，用户：「去掉这部分的说明」）—— 该行原为 归属来源 · 核验人 · 核验时间 · 最近修改，现只在数据层留档；④ 哪怕只有 1 次回函，展开也有内容。</w:t>
      </w:r>
    </w:p>
    <w:p>
      <w:pPr>
        <w:numPr>
          <w:ilvl w:val="0"/>
          <w:numId w:val="27"/>
        </w:numPr>
        <w:spacing w:line="360" w:lineRule="auto"/>
      </w:pPr>
      <w:r>
        <w:rPr>
          <w:rFonts w:ascii="宋体" w:hAnsi="宋体" w:cs="宋体" w:eastAsia="宋体" w:hint="eastAsia"/>
          <w:sz w:val="24"/>
        </w:rPr>
        <w:t>状态要求：用一封回函 ≥ 2 次的函证（否则看不出「当前有效 / 已被覆盖」的对照）。</w:t>
      </w:r>
    </w:p>
    <w:p>
      <w:pPr>
        <w:numPr>
          <w:ilvl w:val="0"/>
          <w:numId w:val="27"/>
        </w:numPr>
        <w:spacing w:line="360" w:lineRule="auto"/>
      </w:pPr>
      <w:r>
        <w:rPr>
          <w:rFonts w:ascii="宋体" w:hAnsi="宋体" w:cs="宋体" w:eastAsia="宋体" w:hint="eastAsia"/>
          <w:sz w:val="24"/>
        </w:rPr>
        <w:t>对应正文：§5.6「展开行内容」「重复发函与多次回函处理规则」</w:t>
      </w:r>
    </w:p>
    <w:p>
      <w:pPr>
        <w:numPr>
          <w:ilvl w:val="0"/>
          <w:numId w:val="27"/>
        </w:numPr>
        <w:spacing w:line="360" w:lineRule="auto"/>
      </w:pPr>
      <w:r>
        <w:rPr>
          <w:rFonts w:ascii="宋体" w:hAnsi="宋体" w:cs="宋体" w:eastAsia="宋体" w:hint="eastAsia"/>
          <w:sz w:val="24"/>
        </w:rPr>
        <w:t>📷 图 5.6-3 ｜ 筛选条件 chips</w:t>
      </w:r>
    </w:p>
    <w:p>
      <w:pPr>
        <w:numPr>
          <w:ilvl w:val="0"/>
          <w:numId w:val="27"/>
        </w:numPr>
        <w:spacing w:line="360" w:lineRule="auto"/>
      </w:pPr>
      <w:r>
        <w:rPr>
          <w:rFonts w:ascii="宋体" w:hAnsi="宋体" w:cs="宋体" w:eastAsia="宋体" w:hint="eastAsia"/>
          <w:sz w:val="24"/>
        </w:rPr>
        <w:t>应展示：加了若干筛选条件之后的工具栏。</w:t>
      </w:r>
    </w:p>
    <w:p>
      <w:pPr>
        <w:numPr>
          <w:ilvl w:val="0"/>
          <w:numId w:val="27"/>
        </w:numPr>
        <w:spacing w:line="360" w:lineRule="auto"/>
      </w:pPr>
      <w:r>
        <w:rPr>
          <w:rFonts w:ascii="宋体" w:hAnsi="宋体" w:cs="宋体" w:eastAsia="宋体" w:hint="eastAsia"/>
          <w:sz w:val="24"/>
        </w:rPr>
        <w:t>重点可见：条件以 chips 展示、可单个 × 掉或一键清空；「查询 / 重置」为显式触发。</w:t>
      </w:r>
    </w:p>
    <w:p>
      <w:pPr>
        <w:numPr>
          <w:ilvl w:val="0"/>
          <w:numId w:val="27"/>
        </w:numPr>
        <w:spacing w:line="360" w:lineRule="auto"/>
      </w:pPr>
      <w:r>
        <w:rPr>
          <w:rFonts w:ascii="宋体" w:hAnsi="宋体" w:cs="宋体" w:eastAsia="宋体" w:hint="eastAsia"/>
          <w:sz w:val="24"/>
        </w:rPr>
        <w:t>对应正文：§5.6「筛选」</w:t>
      </w:r>
    </w:p>
    <w:p>
      <w:pPr>
        <w:numPr>
          <w:ilvl w:val="0"/>
          <w:numId w:val="27"/>
        </w:numPr>
        <w:spacing w:line="360" w:lineRule="auto"/>
      </w:pPr>
      <w:r>
        <w:rPr>
          <w:rFonts w:ascii="宋体" w:hAnsi="宋体" w:cs="宋体" w:eastAsia="宋体" w:hint="eastAsia"/>
          <w:sz w:val="24"/>
        </w:rPr>
        <w:t>📷 图 5.6-4 ｜ 识别进行中的列表（原独立「正在智能识别」区 —— 该区，本图暂缓）</w:t>
      </w:r>
    </w:p>
    <w:p>
      <w:pPr>
        <w:numPr>
          <w:ilvl w:val="0"/>
          <w:numId w:val="27"/>
        </w:numPr>
        <w:spacing w:line="360" w:lineRule="auto"/>
      </w:pPr>
      <w:r>
        <w:rPr>
          <w:rFonts w:ascii="宋体" w:hAnsi="宋体" w:cs="宋体" w:eastAsia="宋体" w:hint="eastAsia"/>
          <w:sz w:val="24"/>
        </w:rPr>
        <w:t>现状（2026-10-14 起）：识别过程不再单开一块，而是落在表格的两列里 —— 「智能核查状态」（这一封整体核到哪一步）与「智能核查进度」（逐项机器核完没有）。用户口径：「智能核查过程的显示的位置，放在表单中」。</w:t>
      </w:r>
    </w:p>
    <w:p>
      <w:pPr>
        <w:numPr>
          <w:ilvl w:val="0"/>
          <w:numId w:val="27"/>
        </w:numPr>
        <w:spacing w:line="360" w:lineRule="auto"/>
      </w:pPr>
      <w:r>
        <w:rPr>
          <w:rFonts w:ascii="宋体" w:hAnsi="宋体" w:cs="宋体" w:eastAsia="宋体" w:hint="eastAsia"/>
          <w:sz w:val="24"/>
        </w:rPr>
        <w:t>若要补图：截一张"批次刚提交、部分行已入表"的列表页，把那两列框出来即可（没有识别区那张卡片）。</w:t>
      </w:r>
    </w:p>
    <w:p>
      <w:pPr>
        <w:numPr>
          <w:ilvl w:val="0"/>
          <w:numId w:val="27"/>
        </w:numPr>
        <w:spacing w:line="360" w:lineRule="auto"/>
      </w:pPr>
      <w:r>
        <w:rPr>
          <w:rFonts w:ascii="宋体" w:hAnsi="宋体" w:cs="宋体" w:eastAsia="宋体" w:hint="eastAsia"/>
          <w:sz w:val="24"/>
        </w:rPr>
        <w:t>对应正文：§5.6「智能核查的两列」「入表时机」</w:t>
      </w:r>
    </w:p>
    <w:p>
      <w:pPr>
        <w:spacing w:line="360" w:lineRule="auto"/>
      </w:pPr>
      <w:r>
        <w:rPr>
          <w:rFonts w:ascii="宋体" w:hAnsi="宋体" w:cs="宋体" w:eastAsia="宋体" w:hint="eastAsia"/>
          <w:sz w:val="24"/>
        </w:rPr>
        <w:t>智能核查的两列（2026-10-14 起取代原「正在智能识别」区）</w:t>
      </w:r>
    </w:p>
    <w:p>
      <w:pPr>
        <w:numPr>
          <w:ilvl w:val="0"/>
          <w:numId w:val="27"/>
        </w:numPr>
        <w:spacing w:line="360" w:lineRule="auto"/>
      </w:pPr>
      <w:r>
        <w:rPr>
          <w:rFonts w:ascii="宋体" w:hAnsi="宋体" w:cs="宋体" w:eastAsia="宋体" w:hint="eastAsia"/>
          <w:sz w:val="24"/>
        </w:rPr>
        <w:t>现在由两列承担（字段口径见「默认展示字段」的对应两行）：「智能核查状态」= 这一封整体核到哪一步（未开始 / 正在核查（主色标签 + 底色扫光）/ 已核查 / 核查失败（红档））；「智能核查进度」= 逐项记号（未核查＝浅灰短横 · 正在核查＝像素网格在跑 · 已核查＝主色裸勾 · 失败＝红叉），顺序 = 机器核查顺序。</w:t>
      </w:r>
    </w:p>
    <w:p>
      <w:pPr>
        <w:numPr>
          <w:ilvl w:val="0"/>
          <w:numId w:val="27"/>
        </w:numPr>
        <w:spacing w:line="360" w:lineRule="auto"/>
      </w:pPr>
      <w:r>
        <w:rPr>
          <w:rFonts w:ascii="宋体" w:hAnsi="宋体" w:cs="宋体" w:eastAsia="宋体" w:hint="eastAsia"/>
          <w:sz w:val="24"/>
        </w:rPr>
        <w:t>三列是同一份事项清单的三张脸：前两列看机器（整体 + 逐项），「核查事项复核」列看人（要不要复核）。</w:t>
      </w:r>
    </w:p>
    <w:p>
      <w:pPr>
        <w:numPr>
          <w:ilvl w:val="0"/>
          <w:numId w:val="27"/>
        </w:numPr>
        <w:spacing w:line="360" w:lineRule="auto"/>
      </w:pPr>
      <w:r>
        <w:rPr>
          <w:rFonts w:ascii="宋体" w:hAnsi="宋体" w:cs="宋体" w:eastAsia="宋体" w:hint="eastAsia"/>
          <w:sz w:val="24"/>
        </w:rPr>
        <w:t>还没入表的那封在哪儿：当前没有独立载体 —— 承载它的两个组件（右下角悬浮进度卡 FloatingProgress、独立识别区 RecognitionProgressBoard）都、不再挂载，仅保留代码备用。所以"批次正在跑"这件事现在只由列表里"跑完一封＝多一行"的落位动效表达；而那两列要那一行已经入表才有。⚠️ 也就是说：入表前那段等待目前没有任何进度可视化，若需要，得另找载体（记在附录 D）。</w:t>
      </w:r>
    </w:p>
    <w:p>
      <w:pPr>
        <w:spacing w:line="360" w:lineRule="auto"/>
      </w:pPr>
      <w:r>
        <w:rPr>
          <w:rFonts w:ascii="宋体" w:hAnsi="宋体" w:cs="宋体" w:eastAsia="宋体" w:hint="eastAsia"/>
          <w:sz w:val="24"/>
        </w:rPr>
        <w:t>入表时机</w:t>
      </w:r>
    </w:p>
    <w:p>
      <w:pPr>
        <w:numPr>
          <w:ilvl w:val="0"/>
          <w:numId w:val="27"/>
        </w:numPr>
        <w:spacing w:line="360" w:lineRule="auto"/>
      </w:pPr>
      <w:r>
        <w:rPr>
          <w:rFonts w:ascii="宋体" w:hAnsi="宋体" w:cs="宋体" w:eastAsia="宋体" w:hint="eastAsia"/>
          <w:sz w:val="24"/>
        </w:rPr>
        <w:t>一封函证的全部检测项都尘埃落定，它才写进下方表格（往来＝一致性 / 印章 / 手写体；银行＝还要等阶段二跑完）。因此列表里没有「识别中」的行 —— 半成品的行（结论还没出来、列上全是「识别中」）不进列表（它此刻在表格里还没有行 —— 未入表的那一封当前没有任何进度载体，见「智能核查的两列」末条）。</w:t>
      </w:r>
    </w:p>
    <w:p>
      <w:pPr>
        <w:numPr>
          <w:ilvl w:val="0"/>
          <w:numId w:val="27"/>
        </w:numPr>
        <w:spacing w:line="360" w:lineRule="auto"/>
      </w:pPr>
      <w:r>
        <w:rPr>
          <w:rFonts w:ascii="宋体" w:hAnsi="宋体" w:cs="宋体" w:eastAsia="宋体" w:hint="eastAsia"/>
          <w:sz w:val="24"/>
        </w:rPr>
        <w:t>「落定」包含失败 —— 用户三条口径：「识别出错的回函数据，也落入表单中，支持重新识别」「不要阻塞，继续识别后面的内容」。于是：① 失败不阻塞 —— 某一项失败不再把这封钉死，其余检测项照跑（阶段一落定即自动进阶段二）；② 失败的那封照样入表 —— 失败是这次识别的结果之一，不是"没有结果"；它只是不给任何核验结论（verification 留空、风险记 none），列表上「回函是否相符」写中性「识别失败」、操作列给「重新识别」；③ 重新识别 —— 那一行当即从列表撤下、重新逐项跑一遍，跑完作为"新的一行"再次入表（连插入动效也会重播）。</w:t>
      </w:r>
    </w:p>
    <w:p>
      <w:pPr>
        <w:numPr>
          <w:ilvl w:val="0"/>
          <w:numId w:val="27"/>
        </w:numPr>
        <w:spacing w:line="360" w:lineRule="auto"/>
      </w:pPr>
      <w:r>
        <w:rPr>
          <w:rFonts w:ascii="宋体" w:hAnsi="宋体" w:cs="宋体" w:eastAsia="宋体" w:hint="eastAsia"/>
          <w:sz w:val="24"/>
        </w:rPr>
        <w:t>「跑完一封 = 表格多一行」要看得见 —— 用户：「在未识别之前，表单是空的，我要看见，识别完成一条数据，一条函证数据加入回函表单的交互」。因此：① 列表初始为空（演示种子只留 2 封，见「行粒度与数据范围」）；② 每封跑完入表时，那一行从上落下 + 主色高亮一闪（.row-insert）—— 它与"这一行变了"的闪烁（.row-flash）是两种动效：一个说"这一行刚来"，一个说"这一行变了"。</w:t>
      </w:r>
    </w:p>
    <w:p>
      <w:pPr>
        <w:numPr>
          <w:ilvl w:val="0"/>
          <w:numId w:val="27"/>
        </w:numPr>
        <w:spacing w:line="360" w:lineRule="auto"/>
      </w:pPr>
      <w:r>
        <w:rPr>
          <w:rFonts w:ascii="宋体" w:hAnsi="宋体" w:cs="宋体" w:eastAsia="宋体" w:hint="eastAsia"/>
          <w:sz w:val="24"/>
        </w:rPr>
        <w:t>这不是推翻 v3.27 的闸，而是在其之上再加一层：① 未提交（没点「确定」）→ 一个字都不写；② 已提交但没跑完 → 继续在写列表这件事上等着（识别照跑、进度照走）。</w:t>
      </w:r>
    </w:p>
    <w:p>
      <w:pPr>
        <w:numPr>
          <w:ilvl w:val="0"/>
          <w:numId w:val="27"/>
        </w:numPr>
        <w:spacing w:line="360" w:lineRule="auto"/>
      </w:pPr>
      <w:r>
        <w:rPr>
          <w:rFonts w:ascii="宋体" w:hAnsi="宋体" w:cs="宋体" w:eastAsia="宋体" w:hint="eastAsia"/>
          <w:sz w:val="24"/>
        </w:rPr>
        <w:t>连带的两处口径：「回函是否相符」列不再出现「识别中」（它俩的 pending 分支保留，但实际已不会被触发）；页面工具栏里那句「● 识别中，结果将自动写入列表」（同一件事的第二处表达）。</w:t>
      </w:r>
    </w:p>
    <w:p>
      <w:pPr>
        <w:spacing w:line="360" w:lineRule="auto"/>
      </w:pPr>
      <w:r>
        <w:rPr>
          <w:rFonts w:ascii="宋体" w:hAnsi="宋体" w:cs="宋体" w:eastAsia="宋体" w:hint="eastAsia"/>
          <w:sz w:val="24"/>
        </w:rPr>
        <w:t>默认展示字段（9 列 = 展开列 + 8 个数据列，按用户决策动线排列）</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126"/>
        <w:gridCol w:w="2126"/>
        <w:gridCol w:w="2126"/>
        <w:gridCol w:w="2126"/>
      </w:tblGrid>
      <w:tr>
        <w:tc>
          <w:tcPr>
            <w:tcW w:type="dxa" w:w="2076"/>
          </w:tcPr>
          <w:p>
            <w:pPr>
              <w:spacing w:line="360" w:lineRule="auto" w:before="0" w:after="0"/>
            </w:pPr>
            <w:r>
              <w:rPr>
                <w:rFonts w:ascii="宋体" w:hAnsi="宋体" w:cs="宋体" w:eastAsia="宋体" w:hint="eastAsia"/>
                <w:b w:val="0"/>
                <w:sz w:val="24"/>
              </w:rPr>
              <w:t>层级</w:t>
            </w:r>
          </w:p>
        </w:tc>
        <w:tc>
          <w:tcPr>
            <w:tcW w:type="dxa" w:w="2076"/>
          </w:tcPr>
          <w:p>
            <w:pPr>
              <w:spacing w:line="360" w:lineRule="auto" w:before="0" w:after="0"/>
            </w:pPr>
            <w:r>
              <w:rPr>
                <w:rFonts w:ascii="宋体" w:hAnsi="宋体" w:cs="宋体" w:eastAsia="宋体" w:hint="eastAsia"/>
                <w:b w:val="0"/>
                <w:sz w:val="24"/>
              </w:rPr>
              <w:t>字段</w:t>
            </w:r>
          </w:p>
        </w:tc>
        <w:tc>
          <w:tcPr>
            <w:tcW w:type="dxa" w:w="2076"/>
          </w:tcPr>
          <w:p>
            <w:pPr>
              <w:spacing w:line="360" w:lineRule="auto" w:before="0" w:after="0"/>
            </w:pPr>
            <w:r>
              <w:rPr>
                <w:rFonts w:ascii="宋体" w:hAnsi="宋体" w:cs="宋体" w:eastAsia="宋体" w:hint="eastAsia"/>
                <w:b w:val="0"/>
                <w:sz w:val="24"/>
              </w:rPr>
              <w:t>来源</w:t>
            </w:r>
          </w:p>
        </w:tc>
        <w:tc>
          <w:tcPr>
            <w:tcW w:type="dxa" w:w="2076"/>
          </w:tcPr>
          <w:p>
            <w:pPr>
              <w:spacing w:line="360" w:lineRule="auto" w:before="0" w:after="0"/>
            </w:pPr>
            <w:r>
              <w:rPr>
                <w:rFonts w:ascii="宋体" w:hAnsi="宋体" w:cs="宋体" w:eastAsia="宋体" w:hint="eastAsia"/>
                <w:b w:val="0"/>
                <w:sz w:val="24"/>
              </w:rPr>
              <w:t>说明</w:t>
            </w:r>
          </w:p>
        </w:tc>
      </w:tr>
      <w:tr>
        <w:tc>
          <w:tcPr>
            <w:tcW w:type="dxa" w:w="2076"/>
          </w:tcPr>
          <w:p>
            <w:pPr>
              <w:spacing w:line="360" w:lineRule="auto" w:before="0" w:after="0"/>
            </w:pPr>
            <w:r>
              <w:rPr>
                <w:rFonts w:ascii="宋体" w:hAnsi="宋体" w:cs="宋体" w:eastAsia="宋体" w:hint="eastAsia"/>
                <w:b w:val="0"/>
                <w:sz w:val="24"/>
              </w:rPr>
              <w:t>—</w:t>
            </w:r>
          </w:p>
        </w:tc>
        <w:tc>
          <w:tcPr>
            <w:tcW w:type="dxa" w:w="2076"/>
          </w:tcPr>
          <w:p>
            <w:pPr>
              <w:spacing w:line="360" w:lineRule="auto" w:before="0" w:after="0"/>
            </w:pPr>
            <w:r>
              <w:rPr>
                <w:rFonts w:ascii="宋体" w:hAnsi="宋体" w:cs="宋体" w:eastAsia="宋体" w:hint="eastAsia"/>
                <w:b w:val="0"/>
                <w:sz w:val="24"/>
              </w:rPr>
              <w:t>（展开列）</w:t>
            </w:r>
          </w:p>
        </w:tc>
        <w:tc>
          <w:tcPr>
            <w:tcW w:type="dxa" w:w="2076"/>
          </w:tcPr>
          <w:p>
            <w:pPr>
              <w:spacing w:line="360" w:lineRule="auto" w:before="0" w:after="0"/>
            </w:pPr>
            <w:r>
              <w:rPr>
                <w:rFonts w:ascii="宋体" w:hAnsi="宋体" w:cs="宋体" w:eastAsia="宋体" w:hint="eastAsia"/>
                <w:b w:val="0"/>
                <w:sz w:val="24"/>
              </w:rPr>
              <w:t>—</w:t>
            </w:r>
          </w:p>
        </w:tc>
        <w:tc>
          <w:tcPr>
            <w:tcW w:type="dxa" w:w="2076"/>
          </w:tcPr>
          <w:p>
            <w:pPr>
              <w:spacing w:line="360" w:lineRule="auto" w:before="0" w:after="0"/>
            </w:pPr>
            <w:r>
              <w:rPr>
                <w:rFonts w:ascii="宋体" w:hAnsi="宋体" w:cs="宋体" w:eastAsia="宋体" w:hint="eastAsia"/>
                <w:b w:val="0"/>
                <w:sz w:val="24"/>
              </w:rPr>
              <w:t>行首箭头，点击展开该函证的历次回函</w:t>
            </w:r>
          </w:p>
        </w:tc>
      </w:tr>
      <w:tr>
        <w:tc>
          <w:tcPr>
            <w:tcW w:type="dxa" w:w="2076"/>
          </w:tcPr>
          <w:p>
            <w:pPr>
              <w:spacing w:line="360" w:lineRule="auto" w:before="0" w:after="0"/>
            </w:pPr>
            <w:r>
              <w:rPr>
                <w:rFonts w:ascii="宋体" w:hAnsi="宋体" w:cs="宋体" w:eastAsia="宋体" w:hint="eastAsia"/>
                <w:b w:val="0"/>
                <w:sz w:val="24"/>
              </w:rPr>
              <w:t>函证级</w:t>
            </w:r>
          </w:p>
        </w:tc>
        <w:tc>
          <w:tcPr>
            <w:tcW w:type="dxa" w:w="2076"/>
          </w:tcPr>
          <w:p>
            <w:pPr>
              <w:spacing w:line="360" w:lineRule="auto" w:before="0" w:after="0"/>
            </w:pPr>
            <w:r>
              <w:rPr>
                <w:rFonts w:ascii="宋体" w:hAnsi="宋体" w:cs="宋体" w:eastAsia="宋体" w:hint="eastAsia"/>
                <w:b w:val="0"/>
                <w:sz w:val="24"/>
              </w:rPr>
              <w:t>被询证单位（银行）</w:t>
            </w:r>
          </w:p>
        </w:tc>
        <w:tc>
          <w:tcPr>
            <w:tcW w:type="dxa" w:w="2076"/>
          </w:tcPr>
          <w:p>
            <w:pPr>
              <w:spacing w:line="360" w:lineRule="auto" w:before="0" w:after="0"/>
            </w:pPr>
            <w:r>
              <w:rPr>
                <w:rFonts w:ascii="宋体" w:hAnsi="宋体" w:cs="宋体" w:eastAsia="宋体" w:hint="eastAsia"/>
                <w:b w:val="0"/>
                <w:sz w:val="24"/>
              </w:rPr>
              <w:t>系统</w:t>
            </w:r>
          </w:p>
        </w:tc>
        <w:tc>
          <w:tcPr>
            <w:tcW w:type="dxa" w:w="2076"/>
          </w:tcPr>
          <w:p>
            <w:pPr>
              <w:spacing w:line="360" w:lineRule="auto" w:before="0" w:after="0"/>
            </w:pPr>
            <w:r>
              <w:rPr>
                <w:rFonts w:ascii="宋体" w:hAnsi="宋体" w:cs="宋体" w:eastAsia="宋体" w:hint="eastAsia"/>
                <w:b w:val="0"/>
                <w:sz w:val="24"/>
              </w:rPr>
              <w:t>识别锚点，置于首列；点击打开「查看函证」</w:t>
            </w:r>
          </w:p>
        </w:tc>
      </w:tr>
      <w:tr>
        <w:tc>
          <w:tcPr>
            <w:tcW w:type="dxa" w:w="2076"/>
          </w:tcPr>
          <w:p>
            <w:pPr>
              <w:spacing w:line="360" w:lineRule="auto" w:before="0" w:after="0"/>
            </w:pPr>
            <w:r>
              <w:rPr>
                <w:rFonts w:ascii="宋体" w:hAnsi="宋体" w:cs="宋体" w:eastAsia="宋体" w:hint="eastAsia"/>
                <w:b w:val="0"/>
                <w:sz w:val="24"/>
              </w:rPr>
              <w:t>函证级</w:t>
            </w:r>
          </w:p>
        </w:tc>
        <w:tc>
          <w:tcPr>
            <w:tcW w:type="dxa" w:w="2076"/>
          </w:tcPr>
          <w:p>
            <w:pPr>
              <w:spacing w:line="360" w:lineRule="auto" w:before="0" w:after="0"/>
            </w:pPr>
            <w:r>
              <w:rPr>
                <w:rFonts w:ascii="宋体" w:hAnsi="宋体" w:cs="宋体" w:eastAsia="宋体" w:hint="eastAsia"/>
                <w:b w:val="0"/>
                <w:sz w:val="24"/>
              </w:rPr>
              <w:t>函证编号</w:t>
            </w:r>
          </w:p>
        </w:tc>
        <w:tc>
          <w:tcPr>
            <w:tcW w:type="dxa" w:w="2076"/>
          </w:tcPr>
          <w:p>
            <w:pPr>
              <w:spacing w:line="360" w:lineRule="auto" w:before="0" w:after="0"/>
            </w:pPr>
            <w:r>
              <w:rPr>
                <w:rFonts w:ascii="宋体" w:hAnsi="宋体" w:cs="宋体" w:eastAsia="宋体" w:hint="eastAsia"/>
                <w:b w:val="0"/>
                <w:sz w:val="24"/>
              </w:rPr>
              <w:t>系统</w:t>
            </w:r>
          </w:p>
        </w:tc>
        <w:tc>
          <w:tcPr>
            <w:tcW w:type="dxa" w:w="2076"/>
          </w:tcPr>
          <w:p>
            <w:pPr>
              <w:spacing w:line="360" w:lineRule="auto" w:before="0" w:after="0"/>
            </w:pPr>
            <w:r>
              <w:rPr>
                <w:rFonts w:ascii="宋体" w:hAnsi="宋体" w:cs="宋体" w:eastAsia="宋体" w:hint="eastAsia"/>
                <w:b w:val="0"/>
                <w:sz w:val="24"/>
              </w:rPr>
              <w:t>纯编号，不带函证类型标签</w:t>
            </w:r>
          </w:p>
        </w:tc>
      </w:tr>
      <w:tr>
        <w:tc>
          <w:tcPr>
            <w:tcW w:type="dxa" w:w="2076"/>
          </w:tcPr>
          <w:p>
            <w:pPr>
              <w:spacing w:line="360" w:lineRule="auto" w:before="0" w:after="0"/>
            </w:pPr>
            <w:r>
              <w:rPr>
                <w:rFonts w:ascii="宋体" w:hAnsi="宋体" w:cs="宋体" w:eastAsia="宋体" w:hint="eastAsia"/>
                <w:b w:val="0"/>
                <w:sz w:val="24"/>
              </w:rPr>
              <w:t>回函级</w:t>
            </w:r>
          </w:p>
        </w:tc>
        <w:tc>
          <w:tcPr>
            <w:tcW w:type="dxa" w:w="2076"/>
          </w:tcPr>
          <w:p>
            <w:pPr>
              <w:spacing w:line="360" w:lineRule="auto" w:before="0" w:after="0"/>
            </w:pPr>
            <w:r>
              <w:rPr>
                <w:rFonts w:ascii="宋体" w:hAnsi="宋体" w:cs="宋体" w:eastAsia="宋体" w:hint="eastAsia"/>
                <w:b w:val="0"/>
                <w:sz w:val="24"/>
              </w:rPr>
              <w:t>回函是否相符</w:t>
            </w:r>
          </w:p>
        </w:tc>
        <w:tc>
          <w:tcPr>
            <w:tcW w:type="dxa" w:w="2076"/>
          </w:tcPr>
          <w:p>
            <w:pPr>
              <w:spacing w:line="360" w:lineRule="auto" w:before="0" w:after="0"/>
            </w:pPr>
            <w:r>
              <w:rPr>
                <w:rFonts w:ascii="宋体" w:hAnsi="宋体" w:cs="宋体" w:eastAsia="宋体" w:hint="eastAsia"/>
                <w:b w:val="0"/>
                <w:sz w:val="24"/>
              </w:rPr>
              <w:t>AI → 人工</w:t>
            </w:r>
          </w:p>
        </w:tc>
        <w:tc>
          <w:tcPr>
            <w:tcW w:type="dxa" w:w="2076"/>
          </w:tcPr>
          <w:p>
            <w:pPr>
              <w:spacing w:line="360" w:lineRule="auto" w:before="0" w:after="0"/>
            </w:pPr>
            <w:r>
              <w:rPr>
                <w:rFonts w:ascii="宋体" w:hAnsi="宋体" w:cs="宋体" w:eastAsia="宋体" w:hint="eastAsia"/>
                <w:b w:val="0"/>
                <w:sz w:val="24"/>
              </w:rPr>
              <w:t>该封回函的相符性结论；往来取自「印章核查」的落章区域判定、银行取自「回函是否相符检测」，也可在「回函结果填写」页直接填。承载项未处理写「未确认」、不采纳写「待人工判定」、识别失败写「识别失败」</w:t>
            </w:r>
          </w:p>
        </w:tc>
      </w:tr>
      <w:tr>
        <w:tc>
          <w:tcPr>
            <w:tcW w:type="dxa" w:w="2076"/>
          </w:tcPr>
          <w:p>
            <w:pPr>
              <w:spacing w:line="360" w:lineRule="auto" w:before="0" w:after="0"/>
            </w:pPr>
            <w:r>
              <w:rPr>
                <w:rFonts w:ascii="宋体" w:hAnsi="宋体" w:cs="宋体" w:eastAsia="宋体" w:hint="eastAsia"/>
                <w:b w:val="0"/>
                <w:sz w:val="24"/>
              </w:rPr>
              <w:t>回函级</w:t>
            </w:r>
          </w:p>
        </w:tc>
        <w:tc>
          <w:tcPr>
            <w:tcW w:type="dxa" w:w="2076"/>
          </w:tcPr>
          <w:p>
            <w:pPr>
              <w:spacing w:line="360" w:lineRule="auto" w:before="0" w:after="0"/>
            </w:pPr>
            <w:r>
              <w:rPr>
                <w:rFonts w:ascii="宋体" w:hAnsi="宋体" w:cs="宋体" w:eastAsia="宋体" w:hint="eastAsia"/>
                <w:b w:val="0"/>
                <w:sz w:val="24"/>
              </w:rPr>
              <w:t>智能核查状态</w:t>
            </w:r>
          </w:p>
        </w:tc>
        <w:tc>
          <w:tcPr>
            <w:tcW w:type="dxa" w:w="2076"/>
          </w:tcPr>
          <w:p>
            <w:pPr>
              <w:spacing w:line="360" w:lineRule="auto" w:before="0" w:after="0"/>
            </w:pPr>
            <w:r>
              <w:rPr>
                <w:rFonts w:ascii="宋体" w:hAnsi="宋体" w:cs="宋体" w:eastAsia="宋体" w:hint="eastAsia"/>
                <w:b w:val="0"/>
                <w:sz w:val="24"/>
              </w:rPr>
              <w:t>系统（识别任务）</w:t>
            </w:r>
          </w:p>
        </w:tc>
        <w:tc>
          <w:tcPr>
            <w:tcW w:type="dxa" w:w="2076"/>
          </w:tcPr>
          <w:p>
            <w:pPr>
              <w:spacing w:line="360" w:lineRule="auto" w:before="0" w:after="0"/>
            </w:pPr>
            <w:r>
              <w:rPr>
                <w:rFonts w:ascii="宋体" w:hAnsi="宋体" w:cs="宋体" w:eastAsia="宋体" w:hint="eastAsia"/>
                <w:b w:val="0"/>
                <w:sz w:val="24"/>
              </w:rPr>
              <w:t>这一封整体核到哪一步：未开始 / 正在核查 / 已核查 / 核查失败；没有任务的行视为已核查</w:t>
            </w:r>
          </w:p>
        </w:tc>
      </w:tr>
      <w:tr>
        <w:tc>
          <w:tcPr>
            <w:tcW w:type="dxa" w:w="2076"/>
          </w:tcPr>
          <w:p>
            <w:pPr>
              <w:spacing w:line="360" w:lineRule="auto" w:before="0" w:after="0"/>
            </w:pPr>
            <w:r>
              <w:rPr>
                <w:rFonts w:ascii="宋体" w:hAnsi="宋体" w:cs="宋体" w:eastAsia="宋体" w:hint="eastAsia"/>
                <w:b w:val="0"/>
                <w:sz w:val="24"/>
              </w:rPr>
              <w:t>回函级</w:t>
            </w:r>
          </w:p>
        </w:tc>
        <w:tc>
          <w:tcPr>
            <w:tcW w:type="dxa" w:w="2076"/>
          </w:tcPr>
          <w:p>
            <w:pPr>
              <w:spacing w:line="360" w:lineRule="auto" w:before="0" w:after="0"/>
            </w:pPr>
            <w:r>
              <w:rPr>
                <w:rFonts w:ascii="宋体" w:hAnsi="宋体" w:cs="宋体" w:eastAsia="宋体" w:hint="eastAsia"/>
                <w:b w:val="0"/>
                <w:sz w:val="24"/>
              </w:rPr>
              <w:t>智能核查进度</w:t>
            </w:r>
          </w:p>
        </w:tc>
        <w:tc>
          <w:tcPr>
            <w:tcW w:type="dxa" w:w="2076"/>
          </w:tcPr>
          <w:p>
            <w:pPr>
              <w:spacing w:line="360" w:lineRule="auto" w:before="0" w:after="0"/>
            </w:pPr>
            <w:r>
              <w:rPr>
                <w:rFonts w:ascii="宋体" w:hAnsi="宋体" w:cs="宋体" w:eastAsia="宋体" w:hint="eastAsia"/>
                <w:b w:val="0"/>
                <w:sz w:val="24"/>
              </w:rPr>
              <w:t>系统（识别任务）</w:t>
            </w:r>
          </w:p>
        </w:tc>
        <w:tc>
          <w:tcPr>
            <w:tcW w:type="dxa" w:w="2076"/>
          </w:tcPr>
          <w:p>
            <w:pPr>
              <w:spacing w:line="360" w:lineRule="auto" w:before="0" w:after="0"/>
            </w:pPr>
            <w:r>
              <w:rPr>
                <w:rFonts w:ascii="宋体" w:hAnsi="宋体" w:cs="宋体" w:eastAsia="宋体" w:hint="eastAsia"/>
                <w:b w:val="0"/>
                <w:sz w:val="24"/>
              </w:rPr>
              <w:t>逐项记号：未核查＝浅灰短横 · 正在核查＝像素网格在跑 · 已核查＝主色裸勾 · 失败＝红叉</w:t>
            </w:r>
          </w:p>
        </w:tc>
      </w:tr>
      <w:tr>
        <w:tc>
          <w:tcPr>
            <w:tcW w:type="dxa" w:w="2076"/>
          </w:tcPr>
          <w:p>
            <w:pPr>
              <w:spacing w:line="360" w:lineRule="auto" w:before="0" w:after="0"/>
            </w:pPr>
            <w:r>
              <w:rPr>
                <w:rFonts w:ascii="宋体" w:hAnsi="宋体" w:cs="宋体" w:eastAsia="宋体" w:hint="eastAsia"/>
                <w:b w:val="0"/>
                <w:sz w:val="24"/>
              </w:rPr>
              <w:t>回函级</w:t>
            </w:r>
          </w:p>
        </w:tc>
        <w:tc>
          <w:tcPr>
            <w:tcW w:type="dxa" w:w="2076"/>
          </w:tcPr>
          <w:p>
            <w:pPr>
              <w:spacing w:line="360" w:lineRule="auto" w:before="0" w:after="0"/>
            </w:pPr>
            <w:r>
              <w:rPr>
                <w:rFonts w:ascii="宋体" w:hAnsi="宋体" w:cs="宋体" w:eastAsia="宋体" w:hint="eastAsia"/>
                <w:b w:val="0"/>
                <w:sz w:val="24"/>
              </w:rPr>
              <w:t>核查事项复核</w:t>
            </w:r>
          </w:p>
        </w:tc>
        <w:tc>
          <w:tcPr>
            <w:tcW w:type="dxa" w:w="2076"/>
          </w:tcPr>
          <w:p>
            <w:pPr>
              <w:spacing w:line="360" w:lineRule="auto" w:before="0" w:after="0"/>
            </w:pPr>
            <w:r>
              <w:rPr>
                <w:rFonts w:ascii="宋体" w:hAnsi="宋体" w:cs="宋体" w:eastAsia="宋体" w:hint="eastAsia"/>
                <w:b w:val="0"/>
                <w:sz w:val="24"/>
              </w:rPr>
              <w:t>AI → 人工</w:t>
            </w:r>
          </w:p>
        </w:tc>
        <w:tc>
          <w:tcPr>
            <w:tcW w:type="dxa" w:w="2076"/>
          </w:tcPr>
          <w:p>
            <w:pPr>
              <w:spacing w:line="360" w:lineRule="auto" w:before="0" w:after="0"/>
            </w:pPr>
            <w:r>
              <w:rPr>
                <w:rFonts w:ascii="宋体" w:hAnsi="宋体" w:cs="宋体" w:eastAsia="宋体" w:hint="eastAsia"/>
                <w:b w:val="0"/>
                <w:sz w:val="24"/>
              </w:rPr>
              <w:t>该封回函的核验待办；随核验页里的逐项表态更新 —— 还有事项没表态写「待复核」，全部表态后写「已复核」；回函结果保存后，仍未表态的项会自动带出结果并标记「已复核」（人已表过态的项不动）。点它进核验页</w:t>
            </w:r>
          </w:p>
        </w:tc>
      </w:tr>
      <w:tr>
        <w:tc>
          <w:tcPr>
            <w:tcW w:type="dxa" w:w="2076"/>
          </w:tcPr>
          <w:p>
            <w:pPr>
              <w:spacing w:line="360" w:lineRule="auto" w:before="0" w:after="0"/>
            </w:pPr>
            <w:r>
              <w:rPr>
                <w:rFonts w:ascii="宋体" w:hAnsi="宋体" w:cs="宋体" w:eastAsia="宋体" w:hint="eastAsia"/>
                <w:b w:val="0"/>
                <w:sz w:val="24"/>
              </w:rPr>
              <w:t>回函级</w:t>
            </w:r>
          </w:p>
        </w:tc>
        <w:tc>
          <w:tcPr>
            <w:tcW w:type="dxa" w:w="2076"/>
          </w:tcPr>
          <w:p>
            <w:pPr>
              <w:spacing w:line="360" w:lineRule="auto" w:before="0" w:after="0"/>
            </w:pPr>
            <w:r>
              <w:rPr>
                <w:rFonts w:ascii="宋体" w:hAnsi="宋体" w:cs="宋体" w:eastAsia="宋体" w:hint="eastAsia"/>
                <w:b w:val="0"/>
                <w:sz w:val="24"/>
              </w:rPr>
              <w:t>回函信息录入进度</w:t>
            </w:r>
          </w:p>
        </w:tc>
        <w:tc>
          <w:tcPr>
            <w:tcW w:type="dxa" w:w="2076"/>
          </w:tcPr>
          <w:p>
            <w:pPr>
              <w:spacing w:line="360" w:lineRule="auto" w:before="0" w:after="0"/>
            </w:pPr>
            <w:r>
              <w:rPr>
                <w:rFonts w:ascii="宋体" w:hAnsi="宋体" w:cs="宋体" w:eastAsia="宋体" w:hint="eastAsia"/>
                <w:b w:val="0"/>
                <w:sz w:val="24"/>
              </w:rPr>
              <w:t>系统</w:t>
            </w:r>
          </w:p>
        </w:tc>
        <w:tc>
          <w:tcPr>
            <w:tcW w:type="dxa" w:w="2076"/>
          </w:tcPr>
          <w:p>
            <w:pPr>
              <w:spacing w:line="360" w:lineRule="auto" w:before="0" w:after="0"/>
            </w:pPr>
            <w:r>
              <w:rPr>
                <w:rFonts w:ascii="宋体" w:hAnsi="宋体" w:cs="宋体" w:eastAsia="宋体" w:hint="eastAsia"/>
                <w:b w:val="0"/>
                <w:sz w:val="24"/>
              </w:rPr>
              <w:t>快递信息 / 回函结果两步的可点步骤条；两步各自打勾，点步骤名打开对应弹窗</w:t>
            </w:r>
          </w:p>
        </w:tc>
      </w:tr>
      <w:tr>
        <w:tc>
          <w:tcPr>
            <w:tcW w:type="dxa" w:w="2076"/>
          </w:tcPr>
          <w:p>
            <w:pPr>
              <w:spacing w:line="360" w:lineRule="auto" w:before="0" w:after="0"/>
            </w:pPr>
            <w:r>
              <w:rPr>
                <w:rFonts w:ascii="宋体" w:hAnsi="宋体" w:cs="宋体" w:eastAsia="宋体" w:hint="eastAsia"/>
                <w:b w:val="0"/>
                <w:sz w:val="24"/>
              </w:rPr>
              <w:t>—</w:t>
            </w:r>
          </w:p>
        </w:tc>
        <w:tc>
          <w:tcPr>
            <w:tcW w:type="dxa" w:w="2076"/>
          </w:tcPr>
          <w:p>
            <w:pPr>
              <w:spacing w:line="360" w:lineRule="auto" w:before="0" w:after="0"/>
            </w:pPr>
            <w:r>
              <w:rPr>
                <w:rFonts w:ascii="宋体" w:hAnsi="宋体" w:cs="宋体" w:eastAsia="宋体" w:hint="eastAsia"/>
                <w:b w:val="0"/>
                <w:sz w:val="24"/>
              </w:rPr>
              <w:t>操作</w:t>
            </w:r>
          </w:p>
        </w:tc>
        <w:tc>
          <w:tcPr>
            <w:tcW w:type="dxa" w:w="2076"/>
          </w:tcPr>
          <w:p>
            <w:pPr>
              <w:spacing w:line="360" w:lineRule="auto" w:before="0" w:after="0"/>
            </w:pPr>
            <w:r>
              <w:rPr>
                <w:rFonts w:ascii="宋体" w:hAnsi="宋体" w:cs="宋体" w:eastAsia="宋体" w:hint="eastAsia"/>
                <w:b w:val="0"/>
                <w:sz w:val="24"/>
              </w:rPr>
              <w:t>—</w:t>
            </w:r>
          </w:p>
        </w:tc>
        <w:tc>
          <w:tcPr>
            <w:tcW w:type="dxa" w:w="2076"/>
          </w:tcPr>
          <w:p>
            <w:pPr>
              <w:spacing w:line="360" w:lineRule="auto" w:before="0" w:after="0"/>
            </w:pPr>
            <w:r>
              <w:rPr>
                <w:rFonts w:ascii="宋体" w:hAnsi="宋体" w:cs="宋体" w:eastAsia="宋体" w:hint="eastAsia"/>
                <w:b w:val="0"/>
                <w:sz w:val="24"/>
              </w:rPr>
              <w:t>「查看」；识别失败的行多一枚「重新识别」</w:t>
            </w:r>
          </w:p>
        </w:tc>
      </w:tr>
    </w:tbl>
    <w:p>
      <w:pPr>
        <w:spacing w:line="360" w:lineRule="auto"/>
      </w:pPr>
      <w:r>
        <w:rPr>
          <w:rFonts w:ascii="宋体" w:hAnsi="宋体" w:cs="宋体" w:eastAsia="宋体" w:hint="eastAsia"/>
          <w:sz w:val="24"/>
        </w:rPr>
        <w:t>操作列：查看（+ 失败行的「重新识别」）</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52"/>
        <w:gridCol w:w="4252"/>
      </w:tblGrid>
      <w:tr>
        <w:tc>
          <w:tcPr>
            <w:tcW w:type="dxa" w:w="4153"/>
          </w:tcPr>
          <w:p>
            <w:pPr>
              <w:spacing w:line="360" w:lineRule="auto" w:before="0" w:after="0"/>
            </w:pPr>
            <w:r>
              <w:rPr>
                <w:rFonts w:ascii="宋体" w:hAnsi="宋体" w:cs="宋体" w:eastAsia="宋体" w:hint="eastAsia"/>
                <w:b w:val="0"/>
                <w:sz w:val="24"/>
              </w:rPr>
              <w:t>位置</w:t>
            </w:r>
          </w:p>
        </w:tc>
        <w:tc>
          <w:tcPr>
            <w:tcW w:type="dxa" w:w="4153"/>
          </w:tcPr>
          <w:p>
            <w:pPr>
              <w:spacing w:line="360" w:lineRule="auto" w:before="0" w:after="0"/>
            </w:pPr>
            <w:r>
              <w:rPr>
                <w:rFonts w:ascii="宋体" w:hAnsi="宋体" w:cs="宋体" w:eastAsia="宋体" w:hint="eastAsia"/>
                <w:b w:val="0"/>
                <w:sz w:val="24"/>
              </w:rPr>
              <w:t>内容</w:t>
            </w:r>
          </w:p>
        </w:tc>
      </w:tr>
      <w:tr>
        <w:tc>
          <w:tcPr>
            <w:tcW w:type="dxa" w:w="4153"/>
          </w:tcPr>
          <w:p>
            <w:pPr>
              <w:spacing w:line="360" w:lineRule="auto" w:before="0" w:after="0"/>
            </w:pPr>
            <w:r>
              <w:rPr>
                <w:rFonts w:ascii="宋体" w:hAnsi="宋体" w:cs="宋体" w:eastAsia="宋体" w:hint="eastAsia"/>
                <w:b w:val="0"/>
                <w:sz w:val="24"/>
              </w:rPr>
              <w:t>一</w:t>
            </w:r>
          </w:p>
        </w:tc>
        <w:tc>
          <w:tcPr>
            <w:tcW w:type="dxa" w:w="4153"/>
          </w:tcPr>
          <w:p>
            <w:pPr>
              <w:spacing w:line="360" w:lineRule="auto" w:before="0" w:after="0"/>
            </w:pPr>
            <w:r>
              <w:rPr>
                <w:rFonts w:ascii="宋体" w:hAnsi="宋体" w:cs="宋体" w:eastAsia="宋体" w:hint="eastAsia"/>
                <w:b w:val="0"/>
                <w:sz w:val="24"/>
              </w:rPr>
              <w:t>「查看」—— 只读看函证</w:t>
            </w:r>
          </w:p>
        </w:tc>
      </w:tr>
      <w:tr>
        <w:tc>
          <w:tcPr>
            <w:tcW w:type="dxa" w:w="4153"/>
          </w:tcPr>
          <w:p>
            <w:pPr>
              <w:spacing w:line="360" w:lineRule="auto" w:before="0" w:after="0"/>
            </w:pPr>
            <w:r>
              <w:rPr>
                <w:rFonts w:ascii="宋体" w:hAnsi="宋体" w:cs="宋体" w:eastAsia="宋体" w:hint="eastAsia"/>
                <w:b w:val="0"/>
                <w:sz w:val="24"/>
              </w:rPr>
              <w:t>二</w:t>
            </w:r>
          </w:p>
        </w:tc>
        <w:tc>
          <w:tcPr>
            <w:tcW w:type="dxa" w:w="4153"/>
          </w:tcPr>
          <w:p>
            <w:pPr>
              <w:spacing w:line="360" w:lineRule="auto" w:before="0" w:after="0"/>
            </w:pPr>
            <w:r>
              <w:rPr>
                <w:rFonts w:ascii="宋体" w:hAnsi="宋体" w:cs="宋体" w:eastAsia="宋体" w:hint="eastAsia"/>
                <w:b w:val="0"/>
                <w:sz w:val="24"/>
              </w:rPr>
              <w:t>「重新识别」—— 把这一封退回识别队列重跑：该行当即从列表撤下、回到识别区逐项再走一遍，跑完作为"新的一行"入表并播插入动效。撤下而不是原地刷新，是为了让"这行数据正在被重新识别"没有歧义 —— 它的结论已经作废，留在列表里只会让人以为它还有效</w:t>
            </w:r>
          </w:p>
        </w:tc>
      </w:tr>
    </w:tbl>
    <w:p>
      <w:pPr>
        <w:spacing w:line="360" w:lineRule="auto"/>
      </w:pPr>
      <w:r>
        <w:rPr>
          <w:rFonts w:ascii="宋体" w:hAnsi="宋体" w:cs="宋体" w:eastAsia="宋体" w:hint="eastAsia"/>
          <w:sz w:val="24"/>
        </w:rPr>
        <w:t>「更多 ⊧」下拉为什么去掉、原来那四项去哪了</w:t>
      </w:r>
    </w:p>
    <w:p>
      <w:pPr>
        <w:spacing w:line="360" w:lineRule="auto"/>
      </w:pPr>
      <w:r>
        <w:rPr>
          <w:rFonts w:ascii="宋体" w:hAnsi="宋体" w:cs="宋体" w:eastAsia="宋体" w:hint="eastAsia"/>
          <w:sz w:val="24"/>
        </w:rPr>
        <w:t>用户原话：「操作界面，去掉更多和更多下的所有操作」。注意这不是"功能被删掉"，而是同一件事没有第二处入口：</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52"/>
        <w:gridCol w:w="4252"/>
      </w:tblGrid>
      <w:tr>
        <w:tc>
          <w:tcPr>
            <w:tcW w:type="dxa" w:w="4153"/>
          </w:tcPr>
          <w:p>
            <w:pPr>
              <w:spacing w:line="360" w:lineRule="auto" w:before="0" w:after="0"/>
            </w:pPr>
            <w:r>
              <w:rPr>
                <w:rFonts w:ascii="宋体" w:hAnsi="宋体" w:cs="宋体" w:eastAsia="宋体" w:hint="eastAsia"/>
                <w:b w:val="0"/>
                <w:sz w:val="24"/>
              </w:rPr>
              <w:t>原下拉项</w:t>
            </w:r>
          </w:p>
        </w:tc>
        <w:tc>
          <w:tcPr>
            <w:tcW w:type="dxa" w:w="4153"/>
          </w:tcPr>
          <w:p>
            <w:pPr>
              <w:spacing w:line="360" w:lineRule="auto" w:before="0" w:after="0"/>
            </w:pPr>
            <w:r>
              <w:rPr>
                <w:rFonts w:ascii="宋体" w:hAnsi="宋体" w:cs="宋体" w:eastAsia="宋体" w:hint="eastAsia"/>
                <w:b w:val="0"/>
                <w:sz w:val="24"/>
              </w:rPr>
              <w:t>现在从哪进</w:t>
            </w:r>
          </w:p>
        </w:tc>
      </w:tr>
      <w:tr>
        <w:tc>
          <w:tcPr>
            <w:tcW w:type="dxa" w:w="4153"/>
          </w:tcPr>
          <w:p>
            <w:pPr>
              <w:spacing w:line="360" w:lineRule="auto" w:before="0" w:after="0"/>
            </w:pPr>
            <w:r>
              <w:rPr>
                <w:rFonts w:ascii="宋体" w:hAnsi="宋体" w:cs="宋体" w:eastAsia="宋体" w:hint="eastAsia"/>
                <w:b w:val="0"/>
                <w:sz w:val="24"/>
              </w:rPr>
              <w:t>AI 核验</w:t>
            </w:r>
          </w:p>
        </w:tc>
        <w:tc>
          <w:tcPr>
            <w:tcW w:type="dxa" w:w="4153"/>
          </w:tcPr>
          <w:p>
            <w:pPr>
              <w:spacing w:line="360" w:lineRule="auto" w:before="0" w:after="0"/>
            </w:pPr>
            <w:r>
              <w:rPr>
                <w:rFonts w:ascii="宋体" w:hAnsi="宋体" w:cs="宋体" w:eastAsia="宋体" w:hint="eastAsia"/>
                <w:b w:val="0"/>
                <w:sz w:val="24"/>
              </w:rPr>
              <w:t>列表「核查事项复核」列的事项 —— 点某一项直接落在那一项上，比"先进门、再在页签里找一项"少两步；采纳 / 不采纳也在那一屏的页脚</w:t>
            </w:r>
          </w:p>
        </w:tc>
      </w:tr>
      <w:tr>
        <w:tc>
          <w:tcPr>
            <w:tcW w:type="dxa" w:w="4153"/>
          </w:tcPr>
          <w:p>
            <w:pPr>
              <w:spacing w:line="360" w:lineRule="auto" w:before="0" w:after="0"/>
            </w:pPr>
            <w:r>
              <w:rPr>
                <w:rFonts w:ascii="宋体" w:hAnsi="宋体" w:cs="宋体" w:eastAsia="宋体" w:hint="eastAsia"/>
                <w:b w:val="0"/>
                <w:sz w:val="24"/>
              </w:rPr>
              <w:t>回函快递信息</w:t>
            </w:r>
          </w:p>
        </w:tc>
        <w:tc>
          <w:tcPr>
            <w:tcW w:type="dxa" w:w="4153"/>
          </w:tcPr>
          <w:p>
            <w:pPr>
              <w:spacing w:line="360" w:lineRule="auto" w:before="0" w:after="0"/>
            </w:pPr>
            <w:r>
              <w:rPr>
                <w:rFonts w:ascii="宋体" w:hAnsi="宋体" w:cs="宋体" w:eastAsia="宋体" w:hint="eastAsia"/>
                <w:b w:val="0"/>
                <w:sz w:val="24"/>
              </w:rPr>
              <w:t>「回函信息录入进度」列的步骤条（点「快递信息」）—— 就能点，下拉里那个是它的第二处副本</w:t>
            </w:r>
          </w:p>
        </w:tc>
      </w:tr>
      <w:tr>
        <w:tc>
          <w:tcPr>
            <w:tcW w:type="dxa" w:w="4153"/>
          </w:tcPr>
          <w:p>
            <w:pPr>
              <w:spacing w:line="360" w:lineRule="auto" w:before="0" w:after="0"/>
            </w:pPr>
            <w:r>
              <w:rPr>
                <w:rFonts w:ascii="宋体" w:hAnsi="宋体" w:cs="宋体" w:eastAsia="宋体" w:hint="eastAsia"/>
                <w:b w:val="0"/>
                <w:sz w:val="24"/>
              </w:rPr>
              <w:t>回函结果</w:t>
            </w:r>
          </w:p>
        </w:tc>
        <w:tc>
          <w:tcPr>
            <w:tcW w:type="dxa" w:w="4153"/>
          </w:tcPr>
          <w:p>
            <w:pPr>
              <w:spacing w:line="360" w:lineRule="auto" w:before="0" w:after="0"/>
            </w:pPr>
            <w:r>
              <w:rPr>
                <w:rFonts w:ascii="宋体" w:hAnsi="宋体" w:cs="宋体" w:eastAsia="宋体" w:hint="eastAsia"/>
                <w:b w:val="0"/>
                <w:sz w:val="24"/>
              </w:rPr>
              <w:t>「回函信息录入进度」列的步骤条（点「回函结果」）—— 同上</w:t>
            </w:r>
          </w:p>
        </w:tc>
      </w:tr>
      <w:tr>
        <w:tc>
          <w:tcPr>
            <w:tcW w:type="dxa" w:w="4153"/>
          </w:tcPr>
          <w:p>
            <w:pPr>
              <w:spacing w:line="360" w:lineRule="auto" w:before="0" w:after="0"/>
            </w:pPr>
            <w:r>
              <w:rPr>
                <w:rFonts w:ascii="宋体" w:hAnsi="宋体" w:cs="宋体" w:eastAsia="宋体" w:hint="eastAsia"/>
                <w:b w:val="0"/>
                <w:sz w:val="24"/>
              </w:rPr>
              <w:t>删除</w:t>
            </w:r>
          </w:p>
        </w:tc>
        <w:tc>
          <w:tcPr>
            <w:tcW w:type="dxa" w:w="4153"/>
          </w:tcPr>
          <w:p>
            <w:pPr>
              <w:spacing w:line="360" w:lineRule="auto" w:before="0" w:after="0"/>
            </w:pPr>
            <w:r>
              <w:rPr>
                <w:rFonts w:ascii="宋体" w:hAnsi="宋体" w:cs="宋体" w:eastAsia="宋体" w:hint="eastAsia"/>
                <w:b w:val="0"/>
                <w:sz w:val="24"/>
              </w:rPr>
              <w:t>一并去掉（用户明确要求"去掉更多下的所有操作"）。动作 REMOVE_CONFIRMATION 在数据层保留备用，将来若改用别处承载（如查看详情里的次要动作），不必重写</w:t>
            </w:r>
          </w:p>
        </w:tc>
      </w:tr>
    </w:tbl>
    <w:p>
      <w:pPr>
        <w:numPr>
          <w:ilvl w:val="0"/>
          <w:numId w:val="27"/>
        </w:numPr>
        <w:spacing w:line="360" w:lineRule="auto"/>
      </w:pPr>
      <w:r>
        <w:rPr>
          <w:rFonts w:ascii="宋体" w:hAnsi="宋体" w:cs="宋体" w:eastAsia="宋体" w:hint="eastAsia"/>
          <w:sz w:val="24"/>
        </w:rPr>
        <w:t>判据仍然成立：同一动作只给一个入口；两处入口若职责同层（都是"下一步"）必须删一个，不同层（推进 vs 补正 / 回看）可并存 —— v2.52 删主按钮用的是这条判据，v3.28 删下拉里那两个"补正"入口用的是它的后半句：补正可以并存，但前提是它不与主路径的入口重复；而「进度步骤条」已经把补正入口一并承担了（已完成的行点步骤条就是回看 / 修改），下拉那两个就成了纯副本。</w:t>
      </w:r>
    </w:p>
    <w:p>
      <w:pPr>
        <w:numPr>
          <w:ilvl w:val="0"/>
          <w:numId w:val="27"/>
        </w:numPr>
        <w:spacing w:line="360" w:lineRule="auto"/>
      </w:pPr>
      <w:r>
        <w:rPr>
          <w:rFonts w:ascii="宋体" w:hAnsi="宋体" w:cs="宋体" w:eastAsia="宋体" w:hint="eastAsia"/>
          <w:sz w:val="24"/>
        </w:rPr>
        <w:t>那个耦合本身已经拆掉，隐藏因此失去依据；现在步骤条上两处一致：任何阶段都可进。</w:t>
      </w:r>
    </w:p>
    <w:p>
      <w:pPr>
        <w:spacing w:line="360" w:lineRule="auto"/>
      </w:pPr>
      <w:r>
        <w:rPr>
          <w:rFonts w:ascii="宋体" w:hAnsi="宋体" w:cs="宋体" w:eastAsia="宋体" w:hint="eastAsia"/>
          <w:sz w:val="24"/>
        </w:rPr>
        <w:t>统计（位于页面标题下，从主操作行右侧上移）</w:t>
      </w:r>
    </w:p>
    <w:p>
      <w:pPr>
        <w:spacing w:line="360" w:lineRule="auto"/>
      </w:pPr>
      <w:r>
        <w:rPr>
          <w:rFonts w:ascii="宋体" w:hAnsi="宋体" w:cs="宋体" w:eastAsia="宋体" w:hint="eastAsia"/>
          <w:sz w:val="24"/>
        </w:rPr>
        <w:t>只给总数（函证数 = 列表行数，不按回函记录数计）。</w:t>
      </w:r>
    </w:p>
    <w:p>
      <w:pPr>
        <w:spacing w:line="360" w:lineRule="auto"/>
      </w:pPr>
      <w:r>
        <w:rPr>
          <w:rFonts w:ascii="宋体" w:hAnsi="宋体" w:cs="宋体" w:eastAsia="宋体" w:hint="eastAsia"/>
          <w:sz w:val="24"/>
        </w:rPr>
        <w:t>「还有哪几封没处理」由行内进度步骤条表达，比一个总数更具体；而"已完成多少"本来就不是这一页要看的东西（这一页要解决的是"我还得做什么"）。</w:t>
      </w:r>
    </w:p>
    <w:p>
      <w:pPr>
        <w:spacing w:line="360" w:lineRule="auto"/>
      </w:pPr>
      <w:r>
        <w:rPr>
          <w:rFonts w:ascii="宋体" w:hAnsi="宋体" w:cs="宋体" w:eastAsia="宋体" w:hint="eastAsia"/>
          <w:sz w:val="24"/>
        </w:rPr>
        <w:t>统计不包含历史回函，避免同一函证多次回函导致待办数虚高。</w:t>
      </w:r>
    </w:p>
    <w:p>
      <w:pPr>
        <w:numPr>
          <w:ilvl w:val="0"/>
          <w:numId w:val="27"/>
        </w:numPr>
        <w:spacing w:line="360" w:lineRule="auto"/>
      </w:pPr>
      <w:r>
        <w:rPr>
          <w:rFonts w:ascii="宋体" w:hAnsi="宋体" w:cs="宋体" w:eastAsia="宋体" w:hint="eastAsia"/>
          <w:sz w:val="24"/>
        </w:rPr>
        <w:t>依据：① 原型顶部导航条早（集成进真实系统后由外层提供），那三截是照着 Ant Design Pro 详情页摆的层级线索；② 本原型只有这两页、右侧又有「往来函证 / 银行函证」切换器 —— 路径信息三处重复；③ 真实系统里"我在哪"由外层菜单回答，本页只需答"这是哪一类、有几封"。</w:t>
      </w:r>
    </w:p>
    <w:p>
      <w:pPr>
        <w:numPr>
          <w:ilvl w:val="0"/>
          <w:numId w:val="27"/>
        </w:numPr>
        <w:spacing w:line="360" w:lineRule="auto"/>
      </w:pPr>
      <w:r>
        <w:rPr>
          <w:rFonts w:ascii="宋体" w:hAnsi="宋体" w:cs="宋体" w:eastAsia="宋体" w:hint="eastAsia"/>
          <w:sz w:val="24"/>
        </w:rPr>
        <w:t>主操作行右侧不放"识别中"这类笼统提示：识别进行中已由表格的两列交代（「智能核查状态」+「智能核查进度」）。</w:t>
      </w:r>
    </w:p>
    <w:p>
      <w:pPr>
        <w:spacing w:line="360" w:lineRule="auto"/>
      </w:pPr>
      <w:r>
        <w:rPr>
          <w:rFonts w:ascii="宋体" w:hAnsi="宋体" w:cs="宋体" w:eastAsia="宋体" w:hint="eastAsia"/>
          <w:sz w:val="24"/>
        </w:rPr>
        <w:t>列表排序规则</w:t>
      </w:r>
    </w:p>
    <w:p>
      <w:pPr>
        <w:spacing w:line="360" w:lineRule="auto"/>
      </w:pPr>
      <w:r>
        <w:rPr>
          <w:rFonts w:ascii="宋体" w:hAnsi="宋体" w:cs="宋体" w:eastAsia="宋体" w:hint="eastAsia"/>
          <w:sz w:val="24"/>
        </w:rPr>
        <w:t>只按最终有效回函的时间倒序（最新的先看）。</w:t>
      </w:r>
    </w:p>
    <w:p>
      <w:pPr>
        <w:numPr>
          <w:ilvl w:val="0"/>
          <w:numId w:val="27"/>
        </w:numPr>
        <w:spacing w:line="360" w:lineRule="auto"/>
      </w:pPr>
      <w:r>
        <w:rPr>
          <w:rFonts w:ascii="宋体" w:hAnsi="宋体" w:cs="宋体" w:eastAsia="宋体" w:hint="eastAsia"/>
          <w:sz w:val="24"/>
        </w:rPr>
        <w:t>原第 1 条「待人工确认的函证排在前面」已取消 —— 它与「处理完不重排」直接冲突：某行一旦处理完就不再"待人工确认"，会当场跳到列表别处（用户要求：「如果某个函证数据完成了，也不要修改整体表单数据的顺序」）。</w:t>
      </w:r>
    </w:p>
    <w:p>
      <w:pPr>
        <w:numPr>
          <w:ilvl w:val="0"/>
          <w:numId w:val="27"/>
        </w:numPr>
        <w:spacing w:line="360" w:lineRule="auto"/>
      </w:pPr>
      <w:r>
        <w:rPr>
          <w:rFonts w:ascii="宋体" w:hAnsi="宋体" w:cs="宋体" w:eastAsia="宋体" w:hint="eastAsia"/>
          <w:sz w:val="24"/>
        </w:rPr>
        <w:t>「还有哪几封没处理」由行内步骤条表达即可，不需要靠"随时重排行序"来提示。</w:t>
      </w:r>
    </w:p>
    <w:p>
      <w:pPr>
        <w:numPr>
          <w:ilvl w:val="0"/>
          <w:numId w:val="27"/>
        </w:numPr>
        <w:spacing w:line="360" w:lineRule="auto"/>
      </w:pPr>
      <w:r>
        <w:rPr>
          <w:rFonts w:ascii="宋体" w:hAnsi="宋体" w:cs="宋体" w:eastAsia="宋体" w:hint="eastAsia"/>
          <w:sz w:val="24"/>
        </w:rPr>
        <w:t>判据记入约定：列表排序键只用「不因处理动作而变」的字段。</w:t>
      </w:r>
    </w:p>
    <w:p>
      <w:pPr>
        <w:spacing w:line="360" w:lineRule="auto"/>
      </w:pPr>
      <w:r>
        <w:rPr>
          <w:rFonts w:ascii="宋体" w:hAnsi="宋体" w:cs="宋体" w:eastAsia="宋体" w:hint="eastAsia"/>
          <w:sz w:val="24"/>
        </w:rPr>
        <w:t>筛选（单行，条件 chips 可单个移除）</w:t>
      </w:r>
    </w:p>
    <w:p>
      <w:pPr>
        <w:numPr>
          <w:ilvl w:val="0"/>
          <w:numId w:val="27"/>
        </w:numPr>
        <w:spacing w:line="360" w:lineRule="auto"/>
      </w:pPr>
      <w:r>
        <w:rPr>
          <w:rFonts w:ascii="宋体" w:hAnsi="宋体" w:cs="宋体" w:eastAsia="宋体" w:hint="eastAsia"/>
          <w:sz w:val="24"/>
        </w:rPr>
        <w:t>关键字：被询证单位 / 函证编号 / 发函记录编号</w:t>
      </w:r>
    </w:p>
    <w:p>
      <w:pPr>
        <w:numPr>
          <w:ilvl w:val="0"/>
          <w:numId w:val="27"/>
        </w:numPr>
        <w:spacing w:line="360" w:lineRule="auto"/>
      </w:pPr>
      <w:r>
        <w:rPr>
          <w:rFonts w:ascii="宋体" w:hAnsi="宋体" w:cs="宋体" w:eastAsia="宋体" w:hint="eastAsia"/>
          <w:sz w:val="24"/>
        </w:rPr>
        <w:t>发函方式（邮寄发函 / 电子发函 / 跟函）</w:t>
      </w:r>
    </w:p>
    <w:p>
      <w:pPr>
        <w:numPr>
          <w:ilvl w:val="0"/>
          <w:numId w:val="27"/>
        </w:numPr>
        <w:spacing w:line="360" w:lineRule="auto"/>
      </w:pPr>
      <w:r>
        <w:rPr>
          <w:rFonts w:ascii="宋体" w:hAnsi="宋体" w:cs="宋体" w:eastAsia="宋体" w:hint="eastAsia"/>
          <w:sz w:val="24"/>
        </w:rPr>
        <w:t>回函进度（三态）</w:t>
      </w:r>
    </w:p>
    <w:p>
      <w:pPr>
        <w:numPr>
          <w:ilvl w:val="0"/>
          <w:numId w:val="27"/>
        </w:numPr>
        <w:spacing w:line="360" w:lineRule="auto"/>
      </w:pPr>
      <w:r>
        <w:rPr>
          <w:rFonts w:ascii="宋体" w:hAnsi="宋体" w:cs="宋体" w:eastAsia="宋体" w:hint="eastAsia"/>
          <w:sz w:val="24"/>
        </w:rPr>
        <w:t>注：识别失败的行取值为 none（识别没过、不记风险等级），因此它们出现在「未核验」这一档下；这一档的文案仍按风险列的口径写「未核验」，而该行列内显示的是灰色「识别错误」</w:t>
      </w:r>
    </w:p>
    <w:p>
      <w:pPr>
        <w:numPr>
          <w:ilvl w:val="0"/>
          <w:numId w:val="27"/>
        </w:numPr>
        <w:spacing w:line="360" w:lineRule="auto"/>
      </w:pPr>
      <w:r>
        <w:rPr>
          <w:rFonts w:ascii="宋体" w:hAnsi="宋体" w:cs="宋体" w:eastAsia="宋体" w:hint="eastAsia"/>
          <w:sz w:val="24"/>
        </w:rPr>
        <w:t>已选条件以 chips 展示，可单个 ×掉或一键清空；「查询 / 重置」显式触发。</w:t>
      </w:r>
    </w:p>
    <w:p>
      <w:pPr>
        <w:spacing w:line="360" w:lineRule="auto"/>
      </w:pPr>
      <w:r>
        <w:rPr>
          <w:rFonts w:ascii="宋体" w:hAnsi="宋体" w:cs="宋体" w:eastAsia="宋体" w:hint="eastAsia"/>
          <w:sz w:val="24"/>
        </w:rPr>
        <w:t>展开行内容</w:t>
      </w:r>
    </w:p>
    <w:p>
      <w:pPr>
        <w:spacing w:line="360" w:lineRule="auto"/>
      </w:pPr>
      <w:r>
        <w:rPr>
          <w:rFonts w:ascii="宋体" w:hAnsi="宋体" w:cs="宋体" w:eastAsia="宋体" w:hint="eastAsia"/>
          <w:sz w:val="24"/>
        </w:rPr>
        <w:t>展开行 = 一张「回函记录」表 —— 当前有效与历史合成同一张，不再分「当前有效回函 / 历史回函」两块。</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52"/>
        <w:gridCol w:w="4252"/>
      </w:tblGrid>
      <w:tr>
        <w:tc>
          <w:tcPr>
            <w:tcW w:type="dxa" w:w="4153"/>
          </w:tcPr>
          <w:p>
            <w:pPr>
              <w:spacing w:line="360" w:lineRule="auto" w:before="0" w:after="0"/>
            </w:pPr>
            <w:r>
              <w:rPr>
                <w:rFonts w:ascii="宋体" w:hAnsi="宋体" w:cs="宋体" w:eastAsia="宋体" w:hint="eastAsia"/>
                <w:b w:val="0"/>
                <w:sz w:val="24"/>
              </w:rPr>
              <w:t>列</w:t>
            </w:r>
          </w:p>
        </w:tc>
        <w:tc>
          <w:tcPr>
            <w:tcW w:type="dxa" w:w="4153"/>
          </w:tcPr>
          <w:p>
            <w:pPr>
              <w:spacing w:line="360" w:lineRule="auto" w:before="0" w:after="0"/>
            </w:pPr>
            <w:r>
              <w:rPr>
                <w:rFonts w:ascii="宋体" w:hAnsi="宋体" w:cs="宋体" w:eastAsia="宋体" w:hint="eastAsia"/>
                <w:b w:val="0"/>
                <w:sz w:val="24"/>
              </w:rPr>
              <w:t>内容</w:t>
            </w:r>
          </w:p>
        </w:tc>
      </w:tr>
      <w:tr>
        <w:tc>
          <w:tcPr>
            <w:tcW w:type="dxa" w:w="4153"/>
          </w:tcPr>
          <w:p>
            <w:pPr>
              <w:spacing w:line="360" w:lineRule="auto" w:before="0" w:after="0"/>
            </w:pPr>
            <w:r>
              <w:rPr>
                <w:rFonts w:ascii="宋体" w:hAnsi="宋体" w:cs="宋体" w:eastAsia="宋体" w:hint="eastAsia"/>
                <w:b w:val="0"/>
                <w:sz w:val="24"/>
              </w:rPr>
              <w:t>回函次序</w:t>
            </w:r>
          </w:p>
        </w:tc>
        <w:tc>
          <w:tcPr>
            <w:tcW w:type="dxa" w:w="4153"/>
          </w:tcPr>
          <w:p>
            <w:pPr>
              <w:spacing w:line="360" w:lineRule="auto" w:before="0" w:after="0"/>
            </w:pPr>
            <w:r>
              <w:rPr>
                <w:rFonts w:ascii="宋体" w:hAnsi="宋体" w:cs="宋体" w:eastAsia="宋体" w:hint="eastAsia"/>
                <w:b w:val="0"/>
                <w:sz w:val="24"/>
              </w:rPr>
              <w:t>第 N 次；最新一次带「当前有效」主色标记，其余为次要色（全表恒为「已被覆盖」，故不再单列状态列）</w:t>
            </w:r>
          </w:p>
        </w:tc>
      </w:tr>
      <w:tr>
        <w:tc>
          <w:tcPr>
            <w:tcW w:type="dxa" w:w="4153"/>
          </w:tcPr>
          <w:p>
            <w:pPr>
              <w:spacing w:line="360" w:lineRule="auto" w:before="0" w:after="0"/>
            </w:pPr>
            <w:r>
              <w:rPr>
                <w:rFonts w:ascii="宋体" w:hAnsi="宋体" w:cs="宋体" w:eastAsia="宋体" w:hint="eastAsia"/>
                <w:b w:val="0"/>
                <w:sz w:val="24"/>
              </w:rPr>
              <w:t>发函记录编号</w:t>
            </w:r>
          </w:p>
        </w:tc>
        <w:tc>
          <w:tcPr>
            <w:tcW w:type="dxa" w:w="4153"/>
          </w:tcPr>
          <w:p>
            <w:pPr>
              <w:spacing w:line="360" w:lineRule="auto" w:before="0" w:after="0"/>
            </w:pPr>
            <w:r>
              <w:rPr>
                <w:rFonts w:ascii="宋体" w:hAnsi="宋体" w:cs="宋体" w:eastAsia="宋体" w:hint="eastAsia"/>
                <w:b w:val="0"/>
                <w:sz w:val="24"/>
              </w:rPr>
              <w:t>等宽字体。含义与由来：本次回函对应的是哪一次发函 —— 一封函证可以发多次函，每次发函一个编号；编号由发函登记时产生、回函落库时随记录带入，用来把「这次回函」对上「那次发函」（与「回函次序」是同一件事的两种表达）。列头悬停可见</w:t>
            </w:r>
          </w:p>
        </w:tc>
      </w:tr>
      <w:tr>
        <w:tc>
          <w:tcPr>
            <w:tcW w:type="dxa" w:w="4153"/>
          </w:tcPr>
          <w:p>
            <w:pPr>
              <w:spacing w:line="360" w:lineRule="auto" w:before="0" w:after="0"/>
            </w:pPr>
            <w:r>
              <w:rPr>
                <w:rFonts w:ascii="宋体" w:hAnsi="宋体" w:cs="宋体" w:eastAsia="宋体" w:hint="eastAsia"/>
                <w:b w:val="0"/>
                <w:sz w:val="24"/>
              </w:rPr>
              <w:t>发函方式</w:t>
            </w:r>
          </w:p>
        </w:tc>
        <w:tc>
          <w:tcPr>
            <w:tcW w:type="dxa" w:w="4153"/>
          </w:tcPr>
          <w:p>
            <w:pPr>
              <w:spacing w:line="360" w:lineRule="auto" w:before="0" w:after="0"/>
            </w:pPr>
            <w:r>
              <w:rPr>
                <w:rFonts w:ascii="宋体" w:hAnsi="宋体" w:cs="宋体" w:eastAsia="宋体" w:hint="eastAsia"/>
                <w:b w:val="0"/>
                <w:sz w:val="24"/>
              </w:rPr>
              <w:t>邮寄发函 / 跟函 / 电子邮件发函；银行函证多一项「电子函证」。数据来自函证系统（发函登记时确定），回函侧只读；列表筛选的选项也按本类取（往来 3 项 / 银行 4 项）</w:t>
            </w:r>
          </w:p>
        </w:tc>
      </w:tr>
      <w:tr>
        <w:tc>
          <w:tcPr>
            <w:tcW w:type="dxa" w:w="4153"/>
          </w:tcPr>
          <w:p>
            <w:pPr>
              <w:spacing w:line="360" w:lineRule="auto" w:before="0" w:after="0"/>
            </w:pPr>
            <w:r>
              <w:rPr>
                <w:rFonts w:ascii="宋体" w:hAnsi="宋体" w:cs="宋体" w:eastAsia="宋体" w:hint="eastAsia"/>
                <w:b w:val="0"/>
                <w:sz w:val="24"/>
              </w:rPr>
              <w:t>回函快递公司</w:t>
            </w:r>
          </w:p>
        </w:tc>
        <w:tc>
          <w:tcPr>
            <w:tcW w:type="dxa" w:w="4153"/>
          </w:tcPr>
          <w:p>
            <w:pPr>
              <w:spacing w:line="360" w:lineRule="auto" w:before="0" w:after="0"/>
            </w:pPr>
            <w:r>
              <w:rPr>
                <w:rFonts w:ascii="宋体" w:hAnsi="宋体" w:cs="宋体" w:eastAsia="宋体" w:hint="eastAsia"/>
                <w:b w:val="0"/>
                <w:sz w:val="24"/>
              </w:rPr>
              <w:t>由「导入快递数据」代入 —— 导入的 Excel 带快递公司与运单号，按运单号匹配到这一次回函；也可在「回函快递信息」里人工确认</w:t>
            </w:r>
          </w:p>
        </w:tc>
      </w:tr>
      <w:tr>
        <w:tc>
          <w:tcPr>
            <w:tcW w:type="dxa" w:w="4153"/>
          </w:tcPr>
          <w:p>
            <w:pPr>
              <w:spacing w:line="360" w:lineRule="auto" w:before="0" w:after="0"/>
            </w:pPr>
            <w:r>
              <w:rPr>
                <w:rFonts w:ascii="宋体" w:hAnsi="宋体" w:cs="宋体" w:eastAsia="宋体" w:hint="eastAsia"/>
                <w:b w:val="0"/>
                <w:sz w:val="24"/>
              </w:rPr>
              <w:t>快递单号</w:t>
            </w:r>
          </w:p>
        </w:tc>
        <w:tc>
          <w:tcPr>
            <w:tcW w:type="dxa" w:w="4153"/>
          </w:tcPr>
          <w:p>
            <w:pPr>
              <w:spacing w:line="360" w:lineRule="auto" w:before="0" w:after="0"/>
            </w:pPr>
            <w:r>
              <w:rPr>
                <w:rFonts w:ascii="宋体" w:hAnsi="宋体" w:cs="宋体" w:eastAsia="宋体" w:hint="eastAsia"/>
                <w:b w:val="0"/>
                <w:sz w:val="24"/>
              </w:rPr>
              <w:t>等宽字体 —— 快递信息在这里回到表格列</w:t>
            </w:r>
          </w:p>
        </w:tc>
      </w:tr>
      <w:tr>
        <w:tc>
          <w:tcPr>
            <w:tcW w:type="dxa" w:w="4153"/>
          </w:tcPr>
          <w:p>
            <w:pPr>
              <w:spacing w:line="360" w:lineRule="auto" w:before="0" w:after="0"/>
            </w:pPr>
            <w:r>
              <w:rPr>
                <w:rFonts w:ascii="宋体" w:hAnsi="宋体" w:cs="宋体" w:eastAsia="宋体" w:hint="eastAsia"/>
                <w:b w:val="0"/>
                <w:sz w:val="24"/>
              </w:rPr>
              <w:t>回函数据登记时间</w:t>
            </w:r>
          </w:p>
        </w:tc>
        <w:tc>
          <w:tcPr>
            <w:tcW w:type="dxa" w:w="4153"/>
          </w:tcPr>
          <w:p>
            <w:pPr>
              <w:spacing w:line="360" w:lineRule="auto" w:before="0" w:after="0"/>
            </w:pPr>
            <w:r>
              <w:rPr>
                <w:rFonts w:ascii="宋体" w:hAnsi="宋体" w:cs="宋体" w:eastAsia="宋体" w:hint="eastAsia"/>
                <w:b w:val="0"/>
                <w:sz w:val="24"/>
              </w:rPr>
              <w:t>该次回函记录录入函证系统的时间（年月日时分），落库那一刻写入、用户只读 —— 与「回函日期」（函件上 / 对方回函的日期）不是一回事</w:t>
            </w:r>
          </w:p>
        </w:tc>
      </w:tr>
      <w:tr>
        <w:tc>
          <w:tcPr>
            <w:tcW w:type="dxa" w:w="4153"/>
          </w:tcPr>
          <w:p>
            <w:pPr>
              <w:spacing w:line="360" w:lineRule="auto" w:before="0" w:after="0"/>
            </w:pPr>
            <w:r>
              <w:rPr>
                <w:rFonts w:ascii="宋体" w:hAnsi="宋体" w:cs="宋体" w:eastAsia="宋体" w:hint="eastAsia"/>
                <w:b w:val="0"/>
                <w:sz w:val="24"/>
              </w:rPr>
              <w:t>回函情况</w:t>
            </w:r>
          </w:p>
        </w:tc>
        <w:tc>
          <w:tcPr>
            <w:tcW w:type="dxa" w:w="4153"/>
          </w:tcPr>
          <w:p>
            <w:pPr>
              <w:spacing w:line="360" w:lineRule="auto" w:before="0" w:after="0"/>
            </w:pPr>
            <w:r>
              <w:rPr>
                <w:rFonts w:ascii="宋体" w:hAnsi="宋体" w:cs="宋体" w:eastAsia="宋体" w:hint="eastAsia"/>
                <w:b w:val="0"/>
                <w:sz w:val="24"/>
              </w:rPr>
              <w:t>历史回函给「相符 / 不相符 / 无法判定」；当前有效那行留「—」（行上的「回函是否相符」列已有，不重复）。含义与由来：这一次回函的相符性结论，与主表「回函是否相符」列同一个出口（往来＝印章落章区域判定；银行＝询证事项逐项核对）；识别未落定时写「识别中」。列头悬停可见</w:t>
            </w:r>
          </w:p>
        </w:tc>
      </w:tr>
      <w:tr>
        <w:tc>
          <w:tcPr>
            <w:tcW w:type="dxa" w:w="4153"/>
          </w:tcPr>
          <w:p>
            <w:pPr>
              <w:spacing w:line="360" w:lineRule="auto" w:before="0" w:after="0"/>
            </w:pPr>
            <w:r>
              <w:rPr>
                <w:rFonts w:ascii="宋体" w:hAnsi="宋体" w:cs="宋体" w:eastAsia="宋体" w:hint="eastAsia"/>
                <w:b w:val="0"/>
                <w:sz w:val="24"/>
              </w:rPr>
              <w:t>操作</w:t>
            </w:r>
          </w:p>
        </w:tc>
        <w:tc>
          <w:tcPr>
            <w:tcW w:type="dxa" w:w="4153"/>
          </w:tcPr>
          <w:p>
            <w:pPr>
              <w:spacing w:line="360" w:lineRule="auto" w:before="0" w:after="0"/>
            </w:pPr>
            <w:r>
              <w:rPr>
                <w:rFonts w:ascii="宋体" w:hAnsi="宋体" w:cs="宋体" w:eastAsia="宋体" w:hint="eastAsia"/>
                <w:b w:val="0"/>
                <w:sz w:val="24"/>
              </w:rPr>
              <w:t>只读「查看」，打开该次回函的完整详情</w:t>
            </w:r>
          </w:p>
        </w:tc>
      </w:tr>
    </w:tbl>
    <w:p>
      <w:pPr>
        <w:spacing w:line="360" w:lineRule="auto"/>
      </w:pPr>
      <w:r>
        <w:rPr>
          <w:rFonts w:ascii="宋体" w:hAnsi="宋体" w:cs="宋体" w:eastAsia="宋体" w:hint="eastAsia"/>
          <w:sz w:val="24"/>
        </w:rPr>
        <w:t>数据层一个字没删（assignSource / verifiedBy / verifiedAt / lastEditedBy / lastEditedAt 仍随记录落库并可追溯），将来若改在「查看函证」的信息区或核验弹窗的页脚承载，直接取用即可。</w:t>
      </w:r>
    </w:p>
    <w:p>
      <w:pPr>
        <w:spacing w:line="360" w:lineRule="auto"/>
      </w:pPr>
      <w:r>
        <w:rPr>
          <w:rFonts w:ascii="宋体" w:hAnsi="宋体" w:cs="宋体" w:eastAsia="宋体" w:hint="eastAsia"/>
          <w:sz w:val="24"/>
        </w:rPr>
        <w:t>列宽与布局 —— 第 1 列固定 190px：它要同时放得下「第 N 次 + 当前有效 + 重新发函」三样，窄了就会把三枚记号挤成三行、顺带把编号折成两截；其余列按内容给最小宽度（编号 14 位 / 日期 19 位 / 单号 17 位），窄屏放不下时横向滚动，不把后几列裁掉。</w:t>
      </w:r>
    </w:p>
    <w:p>
      <w:pPr>
        <w:numPr>
          <w:ilvl w:val="0"/>
          <w:numId w:val="27"/>
        </w:numPr>
        <w:spacing w:line="360" w:lineRule="auto"/>
      </w:pPr>
      <w:r>
        <w:rPr>
          <w:rFonts w:ascii="宋体" w:hAnsi="宋体" w:cs="宋体" w:eastAsia="宋体" w:hint="eastAsia"/>
          <w:sz w:val="24"/>
        </w:rPr>
        <w:t>为什么合成一张表：改造前是「当前有效回函（函件与物流 + 留痕 + AI 核验结论，三片字段网格）+ 历史回函表」，等于把详情页的字段堆进列表 —— 网格适合看结构、适合填表，而展开行要回答的是「这封函证有哪些回函、哪一次算数」。换成一张表后：快递单号回到列里；「当前有效」用行内标记而非「上面一块 / 下面一块」的空间关系表达；哪怕只有 1 次回函，展开也有内容，展开箭头不会成为摆设。</w:t>
      </w:r>
    </w:p>
    <w:p>
      <w:pPr>
        <w:numPr>
          <w:ilvl w:val="0"/>
          <w:numId w:val="27"/>
        </w:numPr>
        <w:spacing w:line="360" w:lineRule="auto"/>
      </w:pPr>
      <w:r>
        <w:rPr>
          <w:rFonts w:ascii="宋体" w:hAnsi="宋体" w:cs="宋体" w:eastAsia="宋体" w:hint="eastAsia"/>
          <w:sz w:val="24"/>
        </w:rPr>
        <w:t>移出的三片字段，去处都已另有（沿用「同一份信息只在一个地方承载」）：</w:t>
      </w:r>
    </w:p>
    <w:p>
      <w:pPr>
        <w:numPr>
          <w:ilvl w:val="0"/>
          <w:numId w:val="27"/>
        </w:numPr>
        <w:spacing w:line="360" w:lineRule="auto"/>
      </w:pPr>
      <w:r>
        <w:rPr>
          <w:rFonts w:ascii="宋体" w:hAnsi="宋体" w:cs="宋体" w:eastAsia="宋体" w:hint="eastAsia"/>
          <w:sz w:val="24"/>
        </w:rPr>
        <w:t>- 函件与物流（发函方式 / 快递公司 / 快递单号 / 发函登记 / 回函登记）→ 「查看函证」工作区顶部基础信息（后三项那里本就有，上「发函方式」「快递公司」）；</w:t>
      </w:r>
    </w:p>
    <w:p>
      <w:pPr>
        <w:numPr>
          <w:ilvl w:val="0"/>
          <w:numId w:val="27"/>
        </w:numPr>
        <w:spacing w:line="360" w:lineRule="auto"/>
      </w:pPr>
      <w:r>
        <w:rPr>
          <w:rFonts w:ascii="宋体" w:hAnsi="宋体" w:cs="宋体" w:eastAsia="宋体" w:hint="eastAsia"/>
          <w:sz w:val="24"/>
        </w:rPr>
        <w:t>- AI 核验结论 → 行内的「核查事项复核」列—— 核验是「拿着结论去原件上核对依据」的动作，配着 AI 批注看才是它该有的样子；识别失败态由「回函是否相符」列表达，展开行不必再给提示行；</w:t>
      </w:r>
    </w:p>
    <w:p>
      <w:pPr>
        <w:numPr>
          <w:ilvl w:val="0"/>
          <w:numId w:val="27"/>
        </w:numPr>
        <w:spacing w:line="360" w:lineRule="auto"/>
      </w:pPr>
      <w:r>
        <w:rPr>
          <w:rFonts w:ascii="宋体" w:hAnsi="宋体" w:cs="宋体" w:eastAsia="宋体" w:hint="eastAsia"/>
          <w:sz w:val="24"/>
        </w:rPr>
        <w:t>- 核验 / 修改留痕 → 本表下方一行 12px 次要色小字（审计要留痕，但不该占一整块字段网格）。</w:t>
      </w:r>
    </w:p>
    <w:p>
      <w:pPr>
        <w:numPr>
          <w:ilvl w:val="0"/>
          <w:numId w:val="27"/>
        </w:numPr>
        <w:spacing w:line="360" w:lineRule="auto"/>
      </w:pPr>
      <w:r>
        <w:rPr>
          <w:rFonts w:ascii="宋体" w:hAnsi="宋体" w:cs="宋体" w:eastAsia="宋体" w:hint="eastAsia"/>
          <w:sz w:val="24"/>
        </w:rPr>
        <w:t>表下的留痕行：形如 归属来源 人工指定 · 核验人 张审计 · 核验时间 2026-09-14 16:02 · 最近修改 2026-09-15 10:00（张审计）。</w:t>
      </w:r>
    </w:p>
    <w:p>
      <w:pPr>
        <w:numPr>
          <w:ilvl w:val="0"/>
          <w:numId w:val="27"/>
        </w:numPr>
        <w:spacing w:line="360" w:lineRule="auto"/>
      </w:pPr>
      <w:r>
        <w:rPr>
          <w:rFonts w:ascii="宋体" w:hAnsi="宋体" w:cs="宋体" w:eastAsia="宋体" w:hint="eastAsia"/>
          <w:sz w:val="24"/>
        </w:rPr>
        <w:t>三段按业务时序排列：归属来源（识别阶段定下"归到哪封"）→ 核验（第一次人工确认）→ 最近修改（归档后补正）。每段都按需出现 —— 有归属才有第一段、打过核验才有第二段、被改动过才有第三段，全都没有则整行不渲染。整行走等宽数字，时间戳因此天然对齐。</w:t>
      </w:r>
    </w:p>
    <w:p>
      <w:pPr>
        <w:spacing w:line="360" w:lineRule="auto"/>
      </w:pPr>
      <w:r>
        <w:rPr>
          <w:rFonts w:ascii="宋体" w:hAnsi="宋体" w:cs="宋体" w:eastAsia="宋体" w:hint="eastAsia"/>
          <w:sz w:val="24"/>
        </w:rPr>
        <w:t>下沉原则：核对型信息（物流与时间）默认不占用主表视线，需要核对时再展开；决策型信息（单位、进度、风险、核验）始终可见。是否多次回函不再单列一列，行首展开箭头就是入口 —— 能展开说明有历次记录。</w:t>
      </w:r>
    </w:p>
    <w:p>
      <w:pPr>
        <w:spacing w:line="360" w:lineRule="auto"/>
      </w:pPr>
      <w:r>
        <w:rPr>
          <w:rFonts w:ascii="宋体" w:hAnsi="宋体" w:cs="宋体" w:eastAsia="宋体" w:hint="eastAsia"/>
          <w:sz w:val="24"/>
        </w:rPr>
        <w:t>重复发函与多次回函处理规则</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场景</w:t>
            </w:r>
          </w:p>
        </w:tc>
        <w:tc>
          <w:tcPr>
            <w:tcW w:type="dxa" w:w="2769"/>
          </w:tcPr>
          <w:p>
            <w:pPr>
              <w:spacing w:line="360" w:lineRule="auto" w:before="0" w:after="0"/>
            </w:pPr>
            <w:r>
              <w:rPr>
                <w:rFonts w:ascii="宋体" w:hAnsi="宋体" w:cs="宋体" w:eastAsia="宋体" w:hint="eastAsia"/>
                <w:b w:val="0"/>
                <w:sz w:val="24"/>
              </w:rPr>
              <w:t>主行展示</w:t>
            </w:r>
          </w:p>
        </w:tc>
        <w:tc>
          <w:tcPr>
            <w:tcW w:type="dxa" w:w="2769"/>
          </w:tcPr>
          <w:p>
            <w:pPr>
              <w:spacing w:line="360" w:lineRule="auto" w:before="0" w:after="0"/>
            </w:pPr>
            <w:r>
              <w:rPr>
                <w:rFonts w:ascii="宋体" w:hAnsi="宋体" w:cs="宋体" w:eastAsia="宋体" w:hint="eastAsia"/>
                <w:b w:val="0"/>
                <w:sz w:val="24"/>
              </w:rPr>
              <w:t>展开行</w:t>
            </w:r>
          </w:p>
        </w:tc>
      </w:tr>
      <w:tr>
        <w:tc>
          <w:tcPr>
            <w:tcW w:type="dxa" w:w="2769"/>
          </w:tcPr>
          <w:p>
            <w:pPr>
              <w:spacing w:line="360" w:lineRule="auto" w:before="0" w:after="0"/>
            </w:pPr>
            <w:r>
              <w:rPr>
                <w:rFonts w:ascii="宋体" w:hAnsi="宋体" w:cs="宋体" w:eastAsia="宋体" w:hint="eastAsia"/>
                <w:b w:val="0"/>
                <w:sz w:val="24"/>
              </w:rPr>
              <w:t>发 1 次、回 1 次</w:t>
            </w:r>
          </w:p>
        </w:tc>
        <w:tc>
          <w:tcPr>
            <w:tcW w:type="dxa" w:w="2769"/>
          </w:tcPr>
          <w:p>
            <w:pPr>
              <w:spacing w:line="360" w:lineRule="auto" w:before="0" w:after="0"/>
            </w:pPr>
            <w:r>
              <w:rPr>
                <w:rFonts w:ascii="宋体" w:hAnsi="宋体" w:cs="宋体" w:eastAsia="宋体" w:hint="eastAsia"/>
                <w:b w:val="0"/>
                <w:sz w:val="24"/>
              </w:rPr>
              <w:t>该次回函</w:t>
            </w:r>
          </w:p>
        </w:tc>
        <w:tc>
          <w:tcPr>
            <w:tcW w:type="dxa" w:w="2769"/>
          </w:tcPr>
          <w:p>
            <w:pPr>
              <w:spacing w:line="360" w:lineRule="auto" w:before="0" w:after="0"/>
            </w:pPr>
            <w:r>
              <w:rPr>
                <w:rFonts w:ascii="宋体" w:hAnsi="宋体" w:cs="宋体" w:eastAsia="宋体" w:hint="eastAsia"/>
                <w:b w:val="0"/>
                <w:sz w:val="24"/>
              </w:rPr>
              <w:t>表里 1 行，带「当前有效」标记</w:t>
            </w:r>
          </w:p>
        </w:tc>
      </w:tr>
      <w:tr>
        <w:tc>
          <w:tcPr>
            <w:tcW w:type="dxa" w:w="2769"/>
          </w:tcPr>
          <w:p>
            <w:pPr>
              <w:spacing w:line="360" w:lineRule="auto" w:before="0" w:after="0"/>
            </w:pPr>
            <w:r>
              <w:rPr>
                <w:rFonts w:ascii="宋体" w:hAnsi="宋体" w:cs="宋体" w:eastAsia="宋体" w:hint="eastAsia"/>
                <w:b w:val="0"/>
                <w:sz w:val="24"/>
              </w:rPr>
              <w:t>发 2 次、两次都回</w:t>
            </w:r>
          </w:p>
        </w:tc>
        <w:tc>
          <w:tcPr>
            <w:tcW w:type="dxa" w:w="2769"/>
          </w:tcPr>
          <w:p>
            <w:pPr>
              <w:spacing w:line="360" w:lineRule="auto" w:before="0" w:after="0"/>
            </w:pPr>
            <w:r>
              <w:rPr>
                <w:rFonts w:ascii="宋体" w:hAnsi="宋体" w:cs="宋体" w:eastAsia="宋体" w:hint="eastAsia"/>
                <w:b w:val="0"/>
                <w:sz w:val="24"/>
              </w:rPr>
              <w:t>第 2 次回函（最终有效）</w:t>
            </w:r>
          </w:p>
        </w:tc>
        <w:tc>
          <w:tcPr>
            <w:tcW w:type="dxa" w:w="2769"/>
          </w:tcPr>
          <w:p>
            <w:pPr>
              <w:spacing w:line="360" w:lineRule="auto" w:before="0" w:after="0"/>
            </w:pPr>
            <w:r>
              <w:rPr>
                <w:rFonts w:ascii="宋体" w:hAnsi="宋体" w:cs="宋体" w:eastAsia="宋体" w:hint="eastAsia"/>
                <w:b w:val="0"/>
                <w:sz w:val="24"/>
              </w:rPr>
              <w:t>表里 2 行：第 1 次 + 第 2 次（后者带「当前有效」标记）</w:t>
            </w:r>
          </w:p>
        </w:tc>
      </w:tr>
      <w:tr>
        <w:tc>
          <w:tcPr>
            <w:tcW w:type="dxa" w:w="2769"/>
          </w:tcPr>
          <w:p>
            <w:pPr>
              <w:spacing w:line="360" w:lineRule="auto" w:before="0" w:after="0"/>
            </w:pPr>
            <w:r>
              <w:rPr>
                <w:rFonts w:ascii="宋体" w:hAnsi="宋体" w:cs="宋体" w:eastAsia="宋体" w:hint="eastAsia"/>
                <w:b w:val="0"/>
                <w:sz w:val="24"/>
              </w:rPr>
              <w:t>发 2 次、第 1 次未回、第 2 次回</w:t>
            </w:r>
          </w:p>
        </w:tc>
        <w:tc>
          <w:tcPr>
            <w:tcW w:type="dxa" w:w="2769"/>
          </w:tcPr>
          <w:p>
            <w:pPr>
              <w:spacing w:line="360" w:lineRule="auto" w:before="0" w:after="0"/>
            </w:pPr>
            <w:r>
              <w:rPr>
                <w:rFonts w:ascii="宋体" w:hAnsi="宋体" w:cs="宋体" w:eastAsia="宋体" w:hint="eastAsia"/>
                <w:b w:val="0"/>
                <w:sz w:val="24"/>
              </w:rPr>
              <w:t>第 2 次回函</w:t>
            </w:r>
          </w:p>
        </w:tc>
        <w:tc>
          <w:tcPr>
            <w:tcW w:type="dxa" w:w="2769"/>
          </w:tcPr>
          <w:p>
            <w:pPr>
              <w:spacing w:line="360" w:lineRule="auto" w:before="0" w:after="0"/>
            </w:pPr>
            <w:r>
              <w:rPr>
                <w:rFonts w:ascii="宋体" w:hAnsi="宋体" w:cs="宋体" w:eastAsia="宋体" w:hint="eastAsia"/>
                <w:b w:val="0"/>
                <w:sz w:val="24"/>
              </w:rPr>
              <w:t>表里 1 行（第 1 次不在本列表，属未回函）</w:t>
            </w:r>
          </w:p>
        </w:tc>
      </w:tr>
      <w:tr>
        <w:tc>
          <w:tcPr>
            <w:tcW w:type="dxa" w:w="2769"/>
          </w:tcPr>
          <w:p>
            <w:pPr>
              <w:spacing w:line="360" w:lineRule="auto" w:before="0" w:after="0"/>
            </w:pPr>
            <w:r>
              <w:rPr>
                <w:rFonts w:ascii="宋体" w:hAnsi="宋体" w:cs="宋体" w:eastAsia="宋体" w:hint="eastAsia"/>
                <w:b w:val="0"/>
                <w:sz w:val="24"/>
              </w:rPr>
              <w:t>发 2 次、第 1 次回、第 2 次未回</w:t>
            </w:r>
          </w:p>
        </w:tc>
        <w:tc>
          <w:tcPr>
            <w:tcW w:type="dxa" w:w="2769"/>
          </w:tcPr>
          <w:p>
            <w:pPr>
              <w:spacing w:line="360" w:lineRule="auto" w:before="0" w:after="0"/>
            </w:pPr>
            <w:r>
              <w:rPr>
                <w:rFonts w:ascii="宋体" w:hAnsi="宋体" w:cs="宋体" w:eastAsia="宋体" w:hint="eastAsia"/>
                <w:b w:val="0"/>
                <w:sz w:val="24"/>
              </w:rPr>
              <w:t>第 1 次回函（它仍是最近一次收到回函的记录）</w:t>
            </w:r>
          </w:p>
        </w:tc>
        <w:tc>
          <w:tcPr>
            <w:tcW w:type="dxa" w:w="2769"/>
          </w:tcPr>
          <w:p>
            <w:pPr>
              <w:spacing w:line="360" w:lineRule="auto" w:before="0" w:after="0"/>
            </w:pPr>
            <w:r>
              <w:rPr>
                <w:rFonts w:ascii="宋体" w:hAnsi="宋体" w:cs="宋体" w:eastAsia="宋体" w:hint="eastAsia"/>
                <w:b w:val="0"/>
                <w:sz w:val="24"/>
              </w:rPr>
              <w:t>表里 1 行（第 2 次不在本列表）</w:t>
            </w:r>
          </w:p>
        </w:tc>
      </w:tr>
      <w:tr>
        <w:tc>
          <w:tcPr>
            <w:tcW w:type="dxa" w:w="2769"/>
          </w:tcPr>
          <w:p>
            <w:pPr>
              <w:spacing w:line="360" w:lineRule="auto" w:before="0" w:after="0"/>
            </w:pPr>
            <w:r>
              <w:rPr>
                <w:rFonts w:ascii="宋体" w:hAnsi="宋体" w:cs="宋体" w:eastAsia="宋体" w:hint="eastAsia"/>
                <w:b w:val="0"/>
                <w:sz w:val="24"/>
              </w:rPr>
              <w:t>发 3 次、第 1、3 次回（回函 2 次）</w:t>
            </w:r>
          </w:p>
        </w:tc>
        <w:tc>
          <w:tcPr>
            <w:tcW w:type="dxa" w:w="2769"/>
          </w:tcPr>
          <w:p>
            <w:pPr>
              <w:spacing w:line="360" w:lineRule="auto" w:before="0" w:after="0"/>
            </w:pPr>
            <w:r>
              <w:rPr>
                <w:rFonts w:ascii="宋体" w:hAnsi="宋体" w:cs="宋体" w:eastAsia="宋体" w:hint="eastAsia"/>
                <w:b w:val="0"/>
                <w:sz w:val="24"/>
              </w:rPr>
              <w:t>第 2 次回函</w:t>
            </w:r>
          </w:p>
        </w:tc>
        <w:tc>
          <w:tcPr>
            <w:tcW w:type="dxa" w:w="2769"/>
          </w:tcPr>
          <w:p>
            <w:pPr>
              <w:spacing w:line="360" w:lineRule="auto" w:before="0" w:after="0"/>
            </w:pPr>
            <w:r>
              <w:rPr>
                <w:rFonts w:ascii="宋体" w:hAnsi="宋体" w:cs="宋体" w:eastAsia="宋体" w:hint="eastAsia"/>
                <w:b w:val="0"/>
                <w:sz w:val="24"/>
              </w:rPr>
              <w:t>表里 2 行：第 1 次（标「已被覆盖」）+ 第 2 次（带「当前有效」标记）</w:t>
            </w:r>
          </w:p>
        </w:tc>
      </w:tr>
    </w:tbl>
    <w:p>
      <w:pPr>
        <w:spacing w:line="360" w:lineRule="auto"/>
      </w:pPr>
      <w:r>
        <w:rPr>
          <w:rFonts w:ascii="宋体" w:hAnsi="宋体" w:cs="宋体" w:eastAsia="宋体" w:hint="eastAsia"/>
          <w:sz w:val="24"/>
        </w:rPr>
        <w:t>历史回函的处理：非必填、风险不提示、不计入统计，但保留查看与 AI 核验详情，满足审计留痕要求。</w:t>
      </w:r>
    </w:p>
    <w:p>
      <w:pPr>
        <w:pStyle w:val="5"/>
        <w:spacing w:line="360" w:lineRule="auto"/>
      </w:pPr>
      <w:r>
        <w:rPr>
          <w:rFonts w:hint="eastAsia"/>
        </w:rPr>
        <w:t>补充说明</w:t>
      </w:r>
    </w:p>
    <w:p>
      <w:pPr>
        <w:numPr>
          <w:ilvl w:val="0"/>
          <w:numId w:val="27"/>
        </w:numPr>
        <w:spacing w:line="360" w:lineRule="auto"/>
      </w:pPr>
      <w:r>
        <w:rPr>
          <w:rFonts w:ascii="宋体" w:hAnsi="宋体" w:cs="宋体" w:eastAsia="宋体" w:hint="eastAsia"/>
          <w:sz w:val="24"/>
        </w:rPr>
        <w:t>对应功能编号：F-14。</w:t>
      </w:r>
    </w:p>
    <w:p>
      <w:pPr>
        <w:numPr>
          <w:ilvl w:val="0"/>
          <w:numId w:val="27"/>
        </w:numPr>
        <w:spacing w:line="360" w:lineRule="auto"/>
      </w:pPr>
      <w:r>
        <w:rPr>
          <w:rFonts w:ascii="宋体" w:hAnsi="宋体" w:cs="宋体" w:eastAsia="宋体" w:hint="eastAsia"/>
          <w:sz w:val="24"/>
        </w:rPr>
        <w:t>「最终有效回函」按回函时间自动推导，不引入状态字段、不人工标记（见 R-06）。</w:t>
      </w:r>
    </w:p>
    <w:p>
      <w:pPr>
        <w:numPr>
          <w:ilvl w:val="0"/>
          <w:numId w:val="27"/>
        </w:numPr>
        <w:spacing w:line="360" w:lineRule="auto"/>
      </w:pPr>
      <w:r>
        <w:rPr>
          <w:rFonts w:ascii="宋体" w:hAnsi="宋体" w:cs="宋体" w:eastAsia="宋体" w:hint="eastAsia"/>
          <w:sz w:val="24"/>
        </w:rPr>
        <w:t>高密度表格：行高 38px、单行表头、无组间竖分隔线；页面不超过 2 层卡片（筛选与操作合并为一张工具栏卡 + 表格卡）。</w:t>
      </w:r>
    </w:p>
    <w:p>
      <w:pPr>
        <w:numPr>
          <w:ilvl w:val="0"/>
          <w:numId w:val="27"/>
        </w:numPr>
        <w:spacing w:line="360" w:lineRule="auto"/>
      </w:pPr>
      <w:r>
        <w:rPr>
          <w:rFonts w:ascii="宋体" w:hAnsi="宋体" w:cs="宋体" w:eastAsia="宋体" w:hint="eastAsia"/>
          <w:sz w:val="24"/>
        </w:rPr>
        <w:t>字段：「发函登记日期」（列）、「是否已重新发函」（重复发函在列表中表现为「回函次数 &gt; 1」，不再需要独立布尔字段）。</w:t>
      </w:r>
    </w:p>
    <w:p>
      <w:pPr>
        <w:numPr>
          <w:ilvl w:val="0"/>
          <w:numId w:val="27"/>
        </w:numPr>
        <w:spacing w:line="360" w:lineRule="auto"/>
      </w:pPr>
      <w:r>
        <w:rPr>
          <w:rFonts w:ascii="宋体" w:hAnsi="宋体" w:cs="宋体" w:eastAsia="宋体" w:hint="eastAsia"/>
          <w:sz w:val="24"/>
        </w:rPr>
        <w:t>主操作行：本类的那一个上传按钮 ｜ 导入快递数据。）</w:t>
      </w:r>
    </w:p>
    <w:p>
      <w:pPr>
        <w:numPr>
          <w:ilvl w:val="0"/>
          <w:numId w:val="27"/>
        </w:numPr>
        <w:spacing w:line="360" w:lineRule="auto"/>
      </w:pPr>
      <w:r>
        <w:rPr>
          <w:rFonts w:ascii="宋体" w:hAnsi="宋体" w:cs="宋体" w:eastAsia="宋体" w:hint="eastAsia"/>
          <w:sz w:val="24"/>
        </w:rPr>
        <w:t>两个"状态类"列的呈现方式刻意不同：回函信息录入进度用可点步骤条（它是"下一步在哪"的动作引导），核查事项复核用勾选框 + 状态词（它是"还有没有事等你做"的待办标记）—— 前者带色块（绿勾 / 空心灰圈），后者用空方框 / 方框加勾区分未办 / 已办，不报数、不列项（逐项与项数都不在这一格，逐项在左边的「智能核查进度」列，项数只在悬停里）。</w:t>
      </w:r>
    </w:p>
    <w:p>
      <w:pPr>
        <w:numPr>
          <w:ilvl w:val="0"/>
          <w:numId w:val="27"/>
        </w:numPr>
        <w:spacing w:line="360" w:lineRule="auto"/>
      </w:pPr>
      <w:r>
        <w:rPr>
          <w:rFonts w:ascii="宋体" w:hAnsi="宋体" w:cs="宋体" w:eastAsia="宋体" w:hint="eastAsia"/>
          <w:sz w:val="24"/>
        </w:rPr>
        <w:t>原「正在智能识别」区的位置由"因"决定：它是上传动作的结果，故既不压在表单之上（顺序反了）、也不塞进表单卡里（同一块区域里的两件事），而是自成一块夹在两张卡之间。该区块 2026-10-14  —— 识别过程改由表格的「智能核查状态」+「智能核查进度」两列承担（见上「智能核查的两列」）。</w:t>
      </w:r>
    </w:p>
    <w:p>
      <w:pPr>
        <w:numPr>
          <w:ilvl w:val="0"/>
          <w:numId w:val="27"/>
        </w:numPr>
        <w:spacing w:line="360" w:lineRule="auto"/>
      </w:pPr>
      <w:r>
        <w:rPr>
          <w:rFonts w:ascii="宋体" w:hAnsi="宋体" w:cs="宋体" w:eastAsia="宋体" w:hint="eastAsia"/>
          <w:sz w:val="24"/>
        </w:rPr>
        <w:t>本列表不含「人工核验」列：核验人 / 核验时间与「回函信息录入进度」列严格一一对应（核验置位的同时进度就推到「待填写回函结果」），且核验是每份回函的必经动作 —— 该列信息量低，留痕改在展开行表下的一行小字里看。</w:t>
      </w:r>
    </w:p>
    <w:p>
      <w:pPr>
        <w:pStyle w:val="4"/>
        <w:spacing w:line="360" w:lineRule="auto"/>
      </w:pPr>
      <w:r>
        <w:rPr>
          <w:rFonts w:hint="eastAsia"/>
        </w:rPr>
        <w:t>回函上传－往来函证</w:t>
      </w:r>
    </w:p>
    <w:p>
      <w:pPr>
        <w:pStyle w:val="5"/>
        <w:spacing w:line="360" w:lineRule="auto"/>
      </w:pPr>
      <w:r>
        <w:rPr>
          <w:rFonts w:hint="eastAsia"/>
        </w:rPr>
        <w:t>业务说明</w:t>
      </w:r>
    </w:p>
    <w:p>
      <w:pPr>
        <w:spacing w:line="360" w:lineRule="auto"/>
        <w:ind w:firstLine="420"/>
      </w:pPr>
      <w:r>
        <w:rPr>
          <w:rFonts w:ascii="宋体" w:hAnsi="宋体" w:cs="宋体" w:eastAsia="宋体" w:hint="eastAsia"/>
          <w:sz w:val="24"/>
        </w:rPr>
        <w:t>业务人员收到被询证单位寄回的往来函证回函，按快递件扫描成 PDF 后上传系统。</w:t>
      </w:r>
    </w:p>
    <w:p>
      <w:pPr>
        <w:spacing w:line="360" w:lineRule="auto"/>
        <w:ind w:firstLine="420"/>
      </w:pPr>
      <w:r>
        <w:rPr>
          <w:rFonts w:ascii="宋体" w:hAnsi="宋体" w:cs="宋体" w:eastAsia="宋体" w:hint="eastAsia"/>
          <w:sz w:val="24"/>
        </w:rPr>
        <w:t>系统识别回函件中的二维码与文本信息，自动判断这份回函归属哪一封函证。</w:t>
      </w:r>
    </w:p>
    <w:p>
      <w:pPr>
        <w:pStyle w:val="5"/>
        <w:spacing w:line="360" w:lineRule="auto"/>
      </w:pPr>
      <w:r>
        <w:rPr>
          <w:rFonts w:hint="eastAsia"/>
        </w:rPr>
        <w:t>业务规则</w:t>
      </w:r>
    </w:p>
    <w:p>
      <w:pPr>
        <w:numPr>
          <w:ilvl w:val="0"/>
          <w:numId w:val="27"/>
        </w:numPr>
        <w:spacing w:line="360" w:lineRule="auto"/>
      </w:pPr>
      <w:r>
        <w:rPr>
          <w:rFonts w:ascii="宋体" w:hAnsi="宋体" w:cs="宋体" w:eastAsia="宋体" w:hint="eastAsia"/>
          <w:sz w:val="24"/>
        </w:rPr>
        <w:t>往来函证与银行函证的识别流程一致，差异在于归属匹配方式与面单处理方式。</w:t>
      </w:r>
    </w:p>
    <w:p>
      <w:pPr>
        <w:numPr>
          <w:ilvl w:val="0"/>
          <w:numId w:val="27"/>
        </w:numPr>
        <w:spacing w:line="360" w:lineRule="auto"/>
      </w:pPr>
      <w:r>
        <w:rPr>
          <w:rFonts w:ascii="宋体" w:hAnsi="宋体" w:cs="宋体" w:eastAsia="宋体" w:hint="eastAsia"/>
          <w:sz w:val="24"/>
        </w:rPr>
        <w:t>往来函证的面单页是每段自己的尾页（一封函证对一张面单），不单独切分成段。</w:t>
      </w:r>
    </w:p>
    <w:p>
      <w:pPr>
        <w:pStyle w:val="5"/>
        <w:spacing w:line="360" w:lineRule="auto"/>
      </w:pPr>
      <w:r>
        <w:rPr>
          <w:rFonts w:hint="eastAsia"/>
        </w:rPr>
        <w:t>使用角色</w:t>
      </w:r>
    </w:p>
    <w:p>
      <w:pPr>
        <w:spacing w:line="360" w:lineRule="auto"/>
      </w:pPr>
      <w:r>
        <w:rPr>
          <w:rFonts w:ascii="宋体" w:hAnsi="宋体" w:cs="宋体" w:eastAsia="宋体" w:hint="eastAsia"/>
          <w:sz w:val="24"/>
        </w:rPr>
        <w:t>业务人员。</w:t>
      </w:r>
    </w:p>
    <w:p>
      <w:pPr>
        <w:pStyle w:val="5"/>
        <w:spacing w:line="360" w:lineRule="auto"/>
      </w:pPr>
      <w:r>
        <w:rPr>
          <w:rFonts w:hint="eastAsia"/>
        </w:rPr>
        <w:t>权限说明</w:t>
      </w:r>
    </w:p>
    <w:p>
      <w:pPr>
        <w:numPr>
          <w:ilvl w:val="0"/>
          <w:numId w:val="27"/>
        </w:numPr>
        <w:spacing w:line="360" w:lineRule="auto"/>
      </w:pPr>
      <w:r>
        <w:rPr>
          <w:rFonts w:ascii="宋体" w:hAnsi="宋体" w:cs="宋体" w:eastAsia="宋体" w:hint="eastAsia"/>
          <w:sz w:val="24"/>
        </w:rPr>
        <w:t>菜单权限：业务人员拥有回函管理菜单权限。</w:t>
      </w:r>
    </w:p>
    <w:p>
      <w:pPr>
        <w:numPr>
          <w:ilvl w:val="0"/>
          <w:numId w:val="27"/>
        </w:numPr>
        <w:spacing w:line="360" w:lineRule="auto"/>
      </w:pPr>
      <w:r>
        <w:rPr>
          <w:rFonts w:ascii="宋体" w:hAnsi="宋体" w:cs="宋体" w:eastAsia="宋体" w:hint="eastAsia"/>
          <w:sz w:val="24"/>
        </w:rPr>
        <w:t>功能权限：上传－包括上传往来函证回函文件、填写上传信息、提交识别。</w:t>
      </w:r>
    </w:p>
    <w:p>
      <w:pPr>
        <w:numPr>
          <w:ilvl w:val="0"/>
          <w:numId w:val="27"/>
        </w:numPr>
        <w:spacing w:line="360" w:lineRule="auto"/>
      </w:pPr>
      <w:r>
        <w:rPr>
          <w:rFonts w:ascii="宋体" w:hAnsi="宋体" w:cs="宋体" w:eastAsia="宋体" w:hint="eastAsia"/>
          <w:sz w:val="24"/>
        </w:rPr>
        <w:t>列表数据权限：不涉及。</w:t>
      </w:r>
    </w:p>
    <w:p>
      <w:pPr>
        <w:pStyle w:val="5"/>
        <w:spacing w:line="360" w:lineRule="auto"/>
      </w:pPr>
      <w:r>
        <w:rPr>
          <w:rFonts w:hint="eastAsia"/>
        </w:rPr>
        <w:t>功能说明</w:t>
      </w:r>
    </w:p>
    <w:p>
      <w:pPr>
        <w:spacing w:line="360" w:lineRule="auto"/>
        <w:ind w:firstLine="420"/>
      </w:pPr>
      <w:r>
        <w:rPr>
          <w:rFonts w:ascii="宋体" w:hAnsi="宋体" w:cs="宋体" w:eastAsia="宋体" w:hint="eastAsia"/>
          <w:sz w:val="24"/>
        </w:rPr>
        <w:t>本功能接收往来函证的回函件：业务人员把按快递件扫描出的 PDF（拼接件）上传，系统据此创建识别任务，随后在「回函切分与归属」界面把文件切成段、逐段归属到函证。</w:t>
      </w:r>
    </w:p>
    <w:p>
      <w:pPr>
        <w:spacing w:line="360" w:lineRule="auto"/>
      </w:pPr>
      <w:r>
        <w:rPr>
          <w:rFonts w:ascii="宋体" w:hAnsi="宋体" w:cs="宋体" w:eastAsia="宋体" w:hint="eastAsia"/>
          <w:sz w:val="24"/>
        </w:rPr>
        <w:t>操作说明：</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984"/>
        <w:gridCol w:w="1417"/>
        <w:gridCol w:w="5103"/>
      </w:tblGrid>
      <w:tr>
        <w:tc>
          <w:tcPr>
            <w:tcW w:type="dxa" w:w="2769"/>
          </w:tcPr>
          <w:p>
            <w:pPr>
              <w:spacing w:line="360" w:lineRule="auto" w:before="0" w:after="0"/>
            </w:pPr>
            <w:r>
              <w:rPr>
                <w:rFonts w:ascii="宋体" w:hAnsi="宋体" w:cs="宋体" w:eastAsia="宋体" w:hint="eastAsia"/>
                <w:b w:val="0"/>
                <w:sz w:val="24"/>
              </w:rPr>
              <w:t>名称</w:t>
            </w:r>
          </w:p>
        </w:tc>
        <w:tc>
          <w:tcPr>
            <w:tcW w:type="dxa" w:w="2769"/>
          </w:tcPr>
          <w:p>
            <w:pPr>
              <w:spacing w:line="360" w:lineRule="auto" w:before="0" w:after="0"/>
            </w:pPr>
            <w:r>
              <w:rPr>
                <w:rFonts w:ascii="宋体" w:hAnsi="宋体" w:cs="宋体" w:eastAsia="宋体" w:hint="eastAsia"/>
                <w:b w:val="0"/>
                <w:sz w:val="24"/>
              </w:rPr>
              <w:t>类型</w:t>
            </w:r>
          </w:p>
        </w:tc>
        <w:tc>
          <w:tcPr>
            <w:tcW w:type="dxa" w:w="2769"/>
          </w:tcPr>
          <w:p>
            <w:pPr>
              <w:spacing w:line="360" w:lineRule="auto" w:before="0" w:after="0"/>
            </w:pPr>
            <w:r>
              <w:rPr>
                <w:rFonts w:ascii="宋体" w:hAnsi="宋体" w:cs="宋体" w:eastAsia="宋体" w:hint="eastAsia"/>
                <w:b w:val="0"/>
                <w:sz w:val="24"/>
              </w:rPr>
              <w:t>规则/说明</w:t>
            </w:r>
          </w:p>
        </w:tc>
      </w:tr>
      <w:tr>
        <w:tc>
          <w:tcPr>
            <w:tcW w:type="dxa" w:w="2769"/>
          </w:tcPr>
          <w:p>
            <w:pPr>
              <w:spacing w:line="360" w:lineRule="auto" w:before="0" w:after="0"/>
            </w:pPr>
            <w:r>
              <w:rPr>
                <w:rFonts w:ascii="宋体" w:hAnsi="宋体" w:cs="宋体" w:eastAsia="宋体" w:hint="eastAsia"/>
                <w:b w:val="0"/>
                <w:sz w:val="24"/>
              </w:rPr>
              <w:t>上传往来函证回函</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打开上传弹窗，选择回函文件（支持多份）</w:t>
            </w:r>
          </w:p>
        </w:tc>
      </w:tr>
      <w:tr>
        <w:tc>
          <w:tcPr>
            <w:tcW w:type="dxa" w:w="2769"/>
          </w:tcPr>
          <w:p>
            <w:pPr>
              <w:spacing w:line="360" w:lineRule="auto" w:before="0" w:after="0"/>
            </w:pPr>
            <w:r>
              <w:rPr>
                <w:rFonts w:ascii="宋体" w:hAnsi="宋体" w:cs="宋体" w:eastAsia="宋体" w:hint="eastAsia"/>
                <w:b w:val="0"/>
                <w:sz w:val="24"/>
              </w:rPr>
              <w:t>上传文件</w:t>
            </w:r>
          </w:p>
        </w:tc>
        <w:tc>
          <w:tcPr>
            <w:tcW w:type="dxa" w:w="2769"/>
          </w:tcPr>
          <w:p>
            <w:pPr>
              <w:spacing w:line="360" w:lineRule="auto" w:before="0" w:after="0"/>
            </w:pPr>
            <w:r>
              <w:rPr>
                <w:rFonts w:ascii="宋体" w:hAnsi="宋体" w:cs="宋体" w:eastAsia="宋体" w:hint="eastAsia"/>
                <w:b w:val="0"/>
                <w:sz w:val="24"/>
              </w:rPr>
              <w:t>上传</w:t>
            </w:r>
          </w:p>
        </w:tc>
        <w:tc>
          <w:tcPr>
            <w:tcW w:type="dxa" w:w="2769"/>
          </w:tcPr>
          <w:p>
            <w:pPr>
              <w:spacing w:line="360" w:lineRule="auto" w:before="0" w:after="0"/>
            </w:pPr>
            <w:r>
              <w:rPr>
                <w:rFonts w:ascii="宋体" w:hAnsi="宋体" w:cs="宋体" w:eastAsia="宋体" w:hint="eastAsia"/>
                <w:b w:val="0"/>
                <w:sz w:val="24"/>
              </w:rPr>
              <w:t>支持 PDF 格式，单份文件对应一个快递件</w:t>
            </w:r>
          </w:p>
        </w:tc>
      </w:tr>
      <w:tr>
        <w:tc>
          <w:tcPr>
            <w:tcW w:type="dxa" w:w="2769"/>
          </w:tcPr>
          <w:p>
            <w:pPr>
              <w:spacing w:line="360" w:lineRule="auto" w:before="0" w:after="0"/>
            </w:pPr>
            <w:r>
              <w:rPr>
                <w:rFonts w:ascii="宋体" w:hAnsi="宋体" w:cs="宋体" w:eastAsia="宋体" w:hint="eastAsia"/>
                <w:b w:val="0"/>
                <w:sz w:val="24"/>
              </w:rPr>
              <w:t>最后页是否快递面单</w:t>
            </w:r>
          </w:p>
        </w:tc>
        <w:tc>
          <w:tcPr>
            <w:tcW w:type="dxa" w:w="2769"/>
          </w:tcPr>
          <w:p>
            <w:pPr>
              <w:spacing w:line="360" w:lineRule="auto" w:before="0" w:after="0"/>
            </w:pPr>
            <w:r>
              <w:rPr>
                <w:rFonts w:ascii="宋体" w:hAnsi="宋体" w:cs="宋体" w:eastAsia="宋体" w:hint="eastAsia"/>
                <w:b w:val="0"/>
                <w:sz w:val="24"/>
              </w:rPr>
              <w:t>单选</w:t>
            </w:r>
          </w:p>
        </w:tc>
        <w:tc>
          <w:tcPr>
            <w:tcW w:type="dxa" w:w="2769"/>
          </w:tcPr>
          <w:p>
            <w:pPr>
              <w:spacing w:line="360" w:lineRule="auto" w:before="0" w:after="0"/>
            </w:pPr>
            <w:r>
              <w:rPr>
                <w:rFonts w:ascii="宋体" w:hAnsi="宋体" w:cs="宋体" w:eastAsia="宋体" w:hint="eastAsia"/>
                <w:b w:val="0"/>
                <w:sz w:val="24"/>
              </w:rPr>
              <w:t>选择「是」时，识别与切分时按「每段尾页为快递面单」处理，并识别面单上的快递单号</w:t>
            </w:r>
          </w:p>
        </w:tc>
      </w:tr>
      <w:tr>
        <w:tc>
          <w:tcPr>
            <w:tcW w:type="dxa" w:w="2769"/>
          </w:tcPr>
          <w:p>
            <w:pPr>
              <w:spacing w:line="360" w:lineRule="auto" w:before="0" w:after="0"/>
            </w:pPr>
            <w:r>
              <w:rPr>
                <w:rFonts w:ascii="宋体" w:hAnsi="宋体" w:cs="宋体" w:eastAsia="宋体" w:hint="eastAsia"/>
                <w:b w:val="0"/>
                <w:sz w:val="24"/>
              </w:rPr>
              <w:t>下一步</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提交上传，系统进入识别流程并关闭弹窗</w:t>
            </w:r>
          </w:p>
        </w:tc>
      </w:tr>
      <w:tr>
        <w:tc>
          <w:tcPr>
            <w:tcW w:type="dxa" w:w="2769"/>
          </w:tcPr>
          <w:p>
            <w:pPr>
              <w:spacing w:line="360" w:lineRule="auto" w:before="0" w:after="0"/>
            </w:pPr>
            <w:r>
              <w:rPr>
                <w:rFonts w:ascii="宋体" w:hAnsi="宋体" w:cs="宋体" w:eastAsia="宋体" w:hint="eastAsia"/>
                <w:b w:val="0"/>
                <w:sz w:val="24"/>
              </w:rPr>
              <w:t>取消</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关闭弹窗，不上传</w:t>
            </w:r>
          </w:p>
        </w:tc>
      </w:tr>
    </w:tbl>
    <w:p>
      <w:pPr>
        <w:pStyle w:val="25"/>
        <w:spacing w:line="360" w:lineRule="auto"/>
      </w:pPr>
      <w:r>
        <w:rPr>
          <w:rFonts w:ascii="宋体" w:hAnsi="宋体" w:cs="宋体" w:eastAsia="宋体" w:hint="eastAsia"/>
          <w:sz w:val="24"/>
        </w:rPr>
        <w:t>「上传往来函证回函」弹窗（文件识别录入：面单口径 + 上传拼接件）：</w:t>
      </w:r>
    </w:p>
    <w:p>
      <w:pPr>
        <w:spacing w:line="360" w:lineRule="auto"/>
        <w:jc w:val="center"/>
      </w:pPr>
      <w:r>
        <w:drawing>
          <wp:inline xmlns:a="http://schemas.openxmlformats.org/drawingml/2006/main" xmlns:pic="http://schemas.openxmlformats.org/drawingml/2006/picture">
            <wp:extent cx="5400000" cy="3614399"/>
            <wp:docPr id="122" name="Picture 122"/>
            <wp:cNvGraphicFramePr>
              <a:graphicFrameLocks noChangeAspect="1"/>
            </wp:cNvGraphicFramePr>
            <a:graphic>
              <a:graphicData uri="http://schemas.openxmlformats.org/drawingml/2006/picture">
                <pic:pic>
                  <pic:nvPicPr>
                    <pic:cNvPr id="0" name="ui_upload_current.png"/>
                    <pic:cNvPicPr/>
                  </pic:nvPicPr>
                  <pic:blipFill>
                    <a:blip r:embed="rId19"/>
                    <a:stretch>
                      <a:fillRect/>
                    </a:stretch>
                  </pic:blipFill>
                  <pic:spPr>
                    <a:xfrm>
                      <a:off x="0" y="0"/>
                      <a:ext cx="5400000" cy="3614399"/>
                    </a:xfrm>
                    <a:prstGeom prst="rect"/>
                  </pic:spPr>
                </pic:pic>
              </a:graphicData>
            </a:graphic>
          </wp:inline>
        </w:drawing>
      </w:r>
    </w:p>
    <w:p>
      <w:pPr>
        <w:pStyle w:val="5"/>
        <w:spacing w:line="360" w:lineRule="auto"/>
      </w:pPr>
      <w:r>
        <w:rPr>
          <w:rFonts w:hint="eastAsia"/>
        </w:rPr>
        <w:t>页面字段说明</w:t>
      </w:r>
    </w:p>
    <w:p>
      <w:pPr>
        <w:spacing w:line="360" w:lineRule="auto"/>
      </w:pPr>
      <w:r>
        <w:rPr>
          <w:rFonts w:ascii="宋体" w:hAnsi="宋体" w:cs="宋体" w:eastAsia="宋体" w:hint="eastAsia"/>
          <w:sz w:val="24"/>
        </w:rPr>
        <w:t>最后页是否快递面单：上传时声明文件尾部是否还有一页快递面单；默认「是」（往来回函件通常把面单拼在末尾）。</w:t>
      </w:r>
    </w:p>
    <w:p>
      <w:pPr>
        <w:pStyle w:val="5"/>
        <w:spacing w:line="360" w:lineRule="auto"/>
      </w:pPr>
      <w:r>
        <w:rPr>
          <w:rFonts w:hint="eastAsia"/>
        </w:rPr>
        <w:t>输入、输出</w:t>
      </w:r>
    </w:p>
    <w:p>
      <w:pPr>
        <w:spacing w:line="360" w:lineRule="auto"/>
      </w:pPr>
      <w:r>
        <w:rPr>
          <w:rFonts w:ascii="宋体" w:hAnsi="宋体" w:cs="宋体" w:eastAsia="宋体" w:hint="eastAsia"/>
          <w:sz w:val="24"/>
        </w:rPr>
        <w:t>输入：</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来源</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往来函证回函文件</w:t>
            </w:r>
          </w:p>
        </w:tc>
        <w:tc>
          <w:tcPr>
            <w:tcW w:type="dxa" w:w="2769"/>
          </w:tcPr>
          <w:p>
            <w:pPr>
              <w:spacing w:line="360" w:lineRule="auto" w:before="0" w:after="0"/>
            </w:pPr>
            <w:r>
              <w:rPr>
                <w:rFonts w:ascii="宋体" w:hAnsi="宋体" w:cs="宋体" w:eastAsia="宋体" w:hint="eastAsia"/>
                <w:b w:val="0"/>
                <w:sz w:val="24"/>
              </w:rPr>
              <w:t>人工上传（PDF）</w:t>
            </w:r>
          </w:p>
        </w:tc>
        <w:tc>
          <w:tcPr>
            <w:tcW w:type="dxa" w:w="2769"/>
          </w:tcPr>
          <w:p>
            <w:pPr>
              <w:spacing w:line="360" w:lineRule="auto" w:before="0" w:after="0"/>
            </w:pPr>
            <w:r>
              <w:rPr>
                <w:rFonts w:ascii="宋体" w:hAnsi="宋体" w:cs="宋体" w:eastAsia="宋体" w:hint="eastAsia"/>
                <w:b w:val="0"/>
                <w:sz w:val="24"/>
              </w:rPr>
              <w:t>按快递件扫描的拼接件，可多份</w:t>
            </w:r>
          </w:p>
        </w:tc>
      </w:tr>
      <w:tr>
        <w:tc>
          <w:tcPr>
            <w:tcW w:type="dxa" w:w="2769"/>
          </w:tcPr>
          <w:p>
            <w:pPr>
              <w:spacing w:line="360" w:lineRule="auto" w:before="0" w:after="0"/>
            </w:pPr>
            <w:r>
              <w:rPr>
                <w:rFonts w:ascii="宋体" w:hAnsi="宋体" w:cs="宋体" w:eastAsia="宋体" w:hint="eastAsia"/>
                <w:b w:val="0"/>
                <w:sz w:val="24"/>
              </w:rPr>
              <w:t>最后页是否快递面单</w:t>
            </w:r>
          </w:p>
        </w:tc>
        <w:tc>
          <w:tcPr>
            <w:tcW w:type="dxa" w:w="2769"/>
          </w:tcPr>
          <w:p>
            <w:pPr>
              <w:spacing w:line="360" w:lineRule="auto" w:before="0" w:after="0"/>
            </w:pPr>
            <w:r>
              <w:rPr>
                <w:rFonts w:ascii="宋体" w:hAnsi="宋体" w:cs="宋体" w:eastAsia="宋体" w:hint="eastAsia"/>
                <w:b w:val="0"/>
                <w:sz w:val="24"/>
              </w:rPr>
              <w:t>人工录入（单选）</w:t>
            </w:r>
          </w:p>
        </w:tc>
        <w:tc>
          <w:tcPr>
            <w:tcW w:type="dxa" w:w="2769"/>
          </w:tcPr>
          <w:p>
            <w:pPr>
              <w:spacing w:line="360" w:lineRule="auto" w:before="0" w:after="0"/>
            </w:pPr>
            <w:r>
              <w:rPr>
                <w:rFonts w:ascii="宋体" w:hAnsi="宋体" w:cs="宋体" w:eastAsia="宋体" w:hint="eastAsia"/>
                <w:b w:val="0"/>
                <w:sz w:val="24"/>
              </w:rPr>
              <w:t>决定切分边界：尾页是面单还是函证页</w:t>
            </w:r>
          </w:p>
        </w:tc>
      </w:tr>
    </w:tbl>
    <w:p>
      <w:pPr>
        <w:spacing w:line="360" w:lineRule="auto"/>
      </w:pPr>
      <w:r>
        <w:rPr>
          <w:rFonts w:ascii="宋体" w:hAnsi="宋体" w:cs="宋体" w:eastAsia="宋体" w:hint="eastAsia"/>
          <w:sz w:val="24"/>
        </w:rPr>
        <w:t>输出：</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去向</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识别任务</w:t>
            </w:r>
          </w:p>
        </w:tc>
        <w:tc>
          <w:tcPr>
            <w:tcW w:type="dxa" w:w="2769"/>
          </w:tcPr>
          <w:p>
            <w:pPr>
              <w:spacing w:line="360" w:lineRule="auto" w:before="0" w:after="0"/>
            </w:pPr>
            <w:r>
              <w:rPr>
                <w:rFonts w:ascii="宋体" w:hAnsi="宋体" w:cs="宋体" w:eastAsia="宋体" w:hint="eastAsia"/>
                <w:b w:val="0"/>
                <w:sz w:val="24"/>
              </w:rPr>
              <w:t>回函列表（智能核查状态 / 智能核查进度两列）</w:t>
            </w:r>
          </w:p>
        </w:tc>
        <w:tc>
          <w:tcPr>
            <w:tcW w:type="dxa" w:w="2769"/>
          </w:tcPr>
          <w:p>
            <w:pPr>
              <w:spacing w:line="360" w:lineRule="auto" w:before="0" w:after="0"/>
            </w:pPr>
            <w:r>
              <w:rPr>
                <w:rFonts w:ascii="宋体" w:hAnsi="宋体" w:cs="宋体" w:eastAsia="宋体" w:hint="eastAsia"/>
                <w:b w:val="0"/>
                <w:sz w:val="24"/>
              </w:rPr>
              <w:t>一份文件一个任务；往来函证按右上角二维码预切分</w:t>
            </w:r>
          </w:p>
        </w:tc>
      </w:tr>
      <w:tr>
        <w:tc>
          <w:tcPr>
            <w:tcW w:type="dxa" w:w="2769"/>
          </w:tcPr>
          <w:p>
            <w:pPr>
              <w:spacing w:line="360" w:lineRule="auto" w:before="0" w:after="0"/>
            </w:pPr>
            <w:r>
              <w:rPr>
                <w:rFonts w:ascii="宋体" w:hAnsi="宋体" w:cs="宋体" w:eastAsia="宋体" w:hint="eastAsia"/>
                <w:b w:val="0"/>
                <w:sz w:val="24"/>
              </w:rPr>
              <w:t>上传批次</w:t>
            </w:r>
          </w:p>
        </w:tc>
        <w:tc>
          <w:tcPr>
            <w:tcW w:type="dxa" w:w="2769"/>
          </w:tcPr>
          <w:p>
            <w:pPr>
              <w:spacing w:line="360" w:lineRule="auto" w:before="0" w:after="0"/>
            </w:pPr>
            <w:r>
              <w:rPr>
                <w:rFonts w:ascii="宋体" w:hAnsi="宋体" w:cs="宋体" w:eastAsia="宋体" w:hint="eastAsia"/>
                <w:b w:val="0"/>
                <w:sz w:val="24"/>
              </w:rPr>
              <w:t>回函切分与归属</w:t>
            </w:r>
          </w:p>
        </w:tc>
        <w:tc>
          <w:tcPr>
            <w:tcW w:type="dxa" w:w="2769"/>
          </w:tcPr>
          <w:p>
            <w:pPr>
              <w:spacing w:line="360" w:lineRule="auto" w:before="0" w:after="0"/>
            </w:pPr>
            <w:r>
              <w:rPr>
                <w:rFonts w:ascii="宋体" w:hAnsi="宋体" w:cs="宋体" w:eastAsia="宋体" w:hint="eastAsia"/>
                <w:b w:val="0"/>
                <w:sz w:val="24"/>
              </w:rPr>
              <w:t>进入归属界面，等待人工切分与指定归属</w:t>
            </w:r>
          </w:p>
        </w:tc>
      </w:tr>
    </w:tbl>
    <w:p>
      <w:pPr>
        <w:pStyle w:val="4"/>
        <w:spacing w:line="360" w:lineRule="auto"/>
      </w:pPr>
      <w:r>
        <w:rPr>
          <w:rFonts w:hint="eastAsia"/>
        </w:rPr>
        <w:t>回函上传－银行函证</w:t>
      </w:r>
    </w:p>
    <w:p>
      <w:pPr>
        <w:pStyle w:val="5"/>
        <w:spacing w:line="360" w:lineRule="auto"/>
      </w:pPr>
      <w:r>
        <w:rPr>
          <w:rFonts w:hint="eastAsia"/>
        </w:rPr>
        <w:t>业务说明</w:t>
      </w:r>
    </w:p>
    <w:p>
      <w:pPr>
        <w:spacing w:line="360" w:lineRule="auto"/>
        <w:ind w:firstLine="420"/>
      </w:pPr>
      <w:r>
        <w:rPr>
          <w:rFonts w:ascii="宋体" w:hAnsi="宋体" w:cs="宋体" w:eastAsia="宋体" w:hint="eastAsia"/>
          <w:sz w:val="24"/>
        </w:rPr>
        <w:t>银行按年度回函，同一家银行的多个年度函证装在一个快递里寄回，业务人员扫描后上传。</w:t>
      </w:r>
    </w:p>
    <w:p>
      <w:pPr>
        <w:spacing w:line="360" w:lineRule="auto"/>
        <w:ind w:firstLine="420"/>
      </w:pPr>
      <w:r>
        <w:rPr>
          <w:rFonts w:ascii="宋体" w:hAnsi="宋体" w:cs="宋体" w:eastAsia="宋体" w:hint="eastAsia"/>
          <w:sz w:val="24"/>
        </w:rPr>
        <w:t>系统识别回函件内容，并对文件中的快递面单页识别条形码，得到快递单号。</w:t>
      </w:r>
    </w:p>
    <w:p>
      <w:pPr>
        <w:pStyle w:val="5"/>
        <w:spacing w:line="360" w:lineRule="auto"/>
      </w:pPr>
      <w:r>
        <w:rPr>
          <w:rFonts w:hint="eastAsia"/>
        </w:rPr>
        <w:t>业务规则</w:t>
      </w:r>
    </w:p>
    <w:p>
      <w:pPr>
        <w:numPr>
          <w:ilvl w:val="0"/>
          <w:numId w:val="27"/>
        </w:numPr>
        <w:spacing w:line="360" w:lineRule="auto"/>
      </w:pPr>
      <w:r>
        <w:rPr>
          <w:rFonts w:ascii="宋体" w:hAnsi="宋体" w:cs="宋体" w:eastAsia="宋体" w:hint="eastAsia"/>
          <w:sz w:val="24"/>
        </w:rPr>
        <w:t>银行函证常见「多封函证 + 一张面单」——同一快递件内的多封回函共用同一个快递单号，故归属环节需支持一张面单管辖多个函证段。</w:t>
      </w:r>
    </w:p>
    <w:p>
      <w:pPr>
        <w:numPr>
          <w:ilvl w:val="0"/>
          <w:numId w:val="27"/>
        </w:numPr>
        <w:spacing w:line="360" w:lineRule="auto"/>
      </w:pPr>
      <w:r>
        <w:rPr>
          <w:rFonts w:ascii="宋体" w:hAnsi="宋体" w:cs="宋体" w:eastAsia="宋体" w:hint="eastAsia"/>
          <w:sz w:val="24"/>
        </w:rPr>
        <w:t>面单识别采用两级处理以控制成本：先做廉价的版面／条码存在性判定筛掉正文页，再对候选页做条码定位解码；识别结果异步回填，不阻塞业务人员进入切分环节。</w:t>
      </w:r>
    </w:p>
    <w:p>
      <w:pPr>
        <w:pStyle w:val="5"/>
        <w:spacing w:line="360" w:lineRule="auto"/>
      </w:pPr>
      <w:r>
        <w:rPr>
          <w:rFonts w:hint="eastAsia"/>
        </w:rPr>
        <w:t>使用角色</w:t>
      </w:r>
    </w:p>
    <w:p>
      <w:pPr>
        <w:spacing w:line="360" w:lineRule="auto"/>
      </w:pPr>
      <w:r>
        <w:rPr>
          <w:rFonts w:ascii="宋体" w:hAnsi="宋体" w:cs="宋体" w:eastAsia="宋体" w:hint="eastAsia"/>
          <w:sz w:val="24"/>
        </w:rPr>
        <w:t>业务人员。</w:t>
      </w:r>
    </w:p>
    <w:p>
      <w:pPr>
        <w:pStyle w:val="5"/>
        <w:spacing w:line="360" w:lineRule="auto"/>
      </w:pPr>
      <w:r>
        <w:rPr>
          <w:rFonts w:hint="eastAsia"/>
        </w:rPr>
        <w:t>权限说明</w:t>
      </w:r>
    </w:p>
    <w:p>
      <w:pPr>
        <w:numPr>
          <w:ilvl w:val="0"/>
          <w:numId w:val="27"/>
        </w:numPr>
        <w:spacing w:line="360" w:lineRule="auto"/>
      </w:pPr>
      <w:r>
        <w:rPr>
          <w:rFonts w:ascii="宋体" w:hAnsi="宋体" w:cs="宋体" w:eastAsia="宋体" w:hint="eastAsia"/>
          <w:sz w:val="24"/>
        </w:rPr>
        <w:t>菜单权限：业务人员拥有回函管理菜单权限。</w:t>
      </w:r>
    </w:p>
    <w:p>
      <w:pPr>
        <w:numPr>
          <w:ilvl w:val="0"/>
          <w:numId w:val="27"/>
        </w:numPr>
        <w:spacing w:line="360" w:lineRule="auto"/>
      </w:pPr>
      <w:r>
        <w:rPr>
          <w:rFonts w:ascii="宋体" w:hAnsi="宋体" w:cs="宋体" w:eastAsia="宋体" w:hint="eastAsia"/>
          <w:sz w:val="24"/>
        </w:rPr>
        <w:t>功能权限：上传－包括上传银行函证回函文件、填写上传信息、提交识别。</w:t>
      </w:r>
    </w:p>
    <w:p>
      <w:pPr>
        <w:numPr>
          <w:ilvl w:val="0"/>
          <w:numId w:val="27"/>
        </w:numPr>
        <w:spacing w:line="360" w:lineRule="auto"/>
      </w:pPr>
      <w:r>
        <w:rPr>
          <w:rFonts w:ascii="宋体" w:hAnsi="宋体" w:cs="宋体" w:eastAsia="宋体" w:hint="eastAsia"/>
          <w:sz w:val="24"/>
        </w:rPr>
        <w:t>列表数据权限：不涉及。</w:t>
      </w:r>
    </w:p>
    <w:p>
      <w:pPr>
        <w:pStyle w:val="5"/>
        <w:spacing w:line="360" w:lineRule="auto"/>
      </w:pPr>
      <w:r>
        <w:rPr>
          <w:rFonts w:hint="eastAsia"/>
        </w:rPr>
        <w:t>功能说明</w:t>
      </w:r>
    </w:p>
    <w:p>
      <w:pPr>
        <w:spacing w:line="360" w:lineRule="auto"/>
        <w:ind w:firstLine="420"/>
      </w:pPr>
      <w:r>
        <w:rPr>
          <w:rFonts w:ascii="宋体" w:hAnsi="宋体" w:cs="宋体" w:eastAsia="宋体" w:hint="eastAsia"/>
          <w:sz w:val="24"/>
        </w:rPr>
        <w:t>本功能接收银行函证的回函件：只需上传回函件（格式一 / 格式二数据已存于函证系统），系统创建识别任务并给出四要素识别结果，供业务人员在「回函切分与归属」界面手工切分与指定归属。</w:t>
      </w:r>
    </w:p>
    <w:p>
      <w:pPr>
        <w:spacing w:line="360" w:lineRule="auto"/>
      </w:pPr>
      <w:r>
        <w:rPr>
          <w:rFonts w:ascii="宋体" w:hAnsi="宋体" w:cs="宋体" w:eastAsia="宋体" w:hint="eastAsia"/>
          <w:sz w:val="24"/>
        </w:rPr>
        <w:t>操作说明：</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984"/>
        <w:gridCol w:w="1417"/>
        <w:gridCol w:w="5103"/>
      </w:tblGrid>
      <w:tr>
        <w:tc>
          <w:tcPr>
            <w:tcW w:type="dxa" w:w="2769"/>
          </w:tcPr>
          <w:p>
            <w:pPr>
              <w:spacing w:line="360" w:lineRule="auto" w:before="0" w:after="0"/>
            </w:pPr>
            <w:r>
              <w:rPr>
                <w:rFonts w:ascii="宋体" w:hAnsi="宋体" w:cs="宋体" w:eastAsia="宋体" w:hint="eastAsia"/>
                <w:b w:val="0"/>
                <w:sz w:val="24"/>
              </w:rPr>
              <w:t>名称</w:t>
            </w:r>
          </w:p>
        </w:tc>
        <w:tc>
          <w:tcPr>
            <w:tcW w:type="dxa" w:w="2769"/>
          </w:tcPr>
          <w:p>
            <w:pPr>
              <w:spacing w:line="360" w:lineRule="auto" w:before="0" w:after="0"/>
            </w:pPr>
            <w:r>
              <w:rPr>
                <w:rFonts w:ascii="宋体" w:hAnsi="宋体" w:cs="宋体" w:eastAsia="宋体" w:hint="eastAsia"/>
                <w:b w:val="0"/>
                <w:sz w:val="24"/>
              </w:rPr>
              <w:t>类型</w:t>
            </w:r>
          </w:p>
        </w:tc>
        <w:tc>
          <w:tcPr>
            <w:tcW w:type="dxa" w:w="2769"/>
          </w:tcPr>
          <w:p>
            <w:pPr>
              <w:spacing w:line="360" w:lineRule="auto" w:before="0" w:after="0"/>
            </w:pPr>
            <w:r>
              <w:rPr>
                <w:rFonts w:ascii="宋体" w:hAnsi="宋体" w:cs="宋体" w:eastAsia="宋体" w:hint="eastAsia"/>
                <w:b w:val="0"/>
                <w:sz w:val="24"/>
              </w:rPr>
              <w:t>规则/说明</w:t>
            </w:r>
          </w:p>
        </w:tc>
      </w:tr>
      <w:tr>
        <w:tc>
          <w:tcPr>
            <w:tcW w:type="dxa" w:w="2769"/>
          </w:tcPr>
          <w:p>
            <w:pPr>
              <w:spacing w:line="360" w:lineRule="auto" w:before="0" w:after="0"/>
            </w:pPr>
            <w:r>
              <w:rPr>
                <w:rFonts w:ascii="宋体" w:hAnsi="宋体" w:cs="宋体" w:eastAsia="宋体" w:hint="eastAsia"/>
                <w:b w:val="0"/>
                <w:sz w:val="24"/>
              </w:rPr>
              <w:t>上传银行函证回函</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打开上传弹窗，选择回函文件</w:t>
            </w:r>
          </w:p>
        </w:tc>
      </w:tr>
      <w:tr>
        <w:tc>
          <w:tcPr>
            <w:tcW w:type="dxa" w:w="2769"/>
          </w:tcPr>
          <w:p>
            <w:pPr>
              <w:spacing w:line="360" w:lineRule="auto" w:before="0" w:after="0"/>
            </w:pPr>
            <w:r>
              <w:rPr>
                <w:rFonts w:ascii="宋体" w:hAnsi="宋体" w:cs="宋体" w:eastAsia="宋体" w:hint="eastAsia"/>
                <w:b w:val="0"/>
                <w:sz w:val="24"/>
              </w:rPr>
              <w:t>上传文件</w:t>
            </w:r>
          </w:p>
        </w:tc>
        <w:tc>
          <w:tcPr>
            <w:tcW w:type="dxa" w:w="2769"/>
          </w:tcPr>
          <w:p>
            <w:pPr>
              <w:spacing w:line="360" w:lineRule="auto" w:before="0" w:after="0"/>
            </w:pPr>
            <w:r>
              <w:rPr>
                <w:rFonts w:ascii="宋体" w:hAnsi="宋体" w:cs="宋体" w:eastAsia="宋体" w:hint="eastAsia"/>
                <w:b w:val="0"/>
                <w:sz w:val="24"/>
              </w:rPr>
              <w:t>上传</w:t>
            </w:r>
          </w:p>
        </w:tc>
        <w:tc>
          <w:tcPr>
            <w:tcW w:type="dxa" w:w="2769"/>
          </w:tcPr>
          <w:p>
            <w:pPr>
              <w:spacing w:line="360" w:lineRule="auto" w:before="0" w:after="0"/>
            </w:pPr>
            <w:r>
              <w:rPr>
                <w:rFonts w:ascii="宋体" w:hAnsi="宋体" w:cs="宋体" w:eastAsia="宋体" w:hint="eastAsia"/>
                <w:b w:val="0"/>
                <w:sz w:val="24"/>
              </w:rPr>
              <w:t>支持 PDF 格式，一份文件可含同一被询证单位的多个函证</w:t>
            </w:r>
          </w:p>
        </w:tc>
      </w:tr>
      <w:tr>
        <w:tc>
          <w:tcPr>
            <w:tcW w:type="dxa" w:w="2769"/>
          </w:tcPr>
          <w:p>
            <w:pPr>
              <w:spacing w:line="360" w:lineRule="auto" w:before="0" w:after="0"/>
            </w:pPr>
            <w:r>
              <w:rPr>
                <w:rFonts w:ascii="宋体" w:hAnsi="宋体" w:cs="宋体" w:eastAsia="宋体" w:hint="eastAsia"/>
                <w:b w:val="0"/>
                <w:sz w:val="24"/>
              </w:rPr>
              <w:t>最后页是否快递面单</w:t>
            </w:r>
          </w:p>
        </w:tc>
        <w:tc>
          <w:tcPr>
            <w:tcW w:type="dxa" w:w="2769"/>
          </w:tcPr>
          <w:p>
            <w:pPr>
              <w:spacing w:line="360" w:lineRule="auto" w:before="0" w:after="0"/>
            </w:pPr>
            <w:r>
              <w:rPr>
                <w:rFonts w:ascii="宋体" w:hAnsi="宋体" w:cs="宋体" w:eastAsia="宋体" w:hint="eastAsia"/>
                <w:b w:val="0"/>
                <w:sz w:val="24"/>
              </w:rPr>
              <w:t>单选</w:t>
            </w:r>
          </w:p>
        </w:tc>
        <w:tc>
          <w:tcPr>
            <w:tcW w:type="dxa" w:w="2769"/>
          </w:tcPr>
          <w:p>
            <w:pPr>
              <w:spacing w:line="360" w:lineRule="auto" w:before="0" w:after="0"/>
            </w:pPr>
            <w:r>
              <w:rPr>
                <w:rFonts w:ascii="宋体" w:hAnsi="宋体" w:cs="宋体" w:eastAsia="宋体" w:hint="eastAsia"/>
                <w:b w:val="0"/>
                <w:sz w:val="24"/>
              </w:rPr>
              <w:t>选择「是」时，按识别出的面单页预切出独立的快递面单段（同一份文件可含多个包裹、多张面单，各管辖它前面的函证段）；默认「是」</w:t>
            </w:r>
          </w:p>
        </w:tc>
      </w:tr>
      <w:tr>
        <w:tc>
          <w:tcPr>
            <w:tcW w:type="dxa" w:w="2769"/>
          </w:tcPr>
          <w:p>
            <w:pPr>
              <w:spacing w:line="360" w:lineRule="auto" w:before="0" w:after="0"/>
            </w:pPr>
            <w:r>
              <w:rPr>
                <w:rFonts w:ascii="宋体" w:hAnsi="宋体" w:cs="宋体" w:eastAsia="宋体" w:hint="eastAsia"/>
                <w:b w:val="0"/>
                <w:sz w:val="24"/>
              </w:rPr>
              <w:t>智能识别</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一次把切分、归属、快递单号识别好，进切分页直接确认（识别结果全部可改）；与手动路（走「下一步」）并存，未启用时去掉该入口即可，手动路不受影响</w:t>
            </w:r>
          </w:p>
        </w:tc>
      </w:tr>
      <w:tr>
        <w:tc>
          <w:tcPr>
            <w:tcW w:type="dxa" w:w="2769"/>
          </w:tcPr>
          <w:p>
            <w:pPr>
              <w:spacing w:line="360" w:lineRule="auto" w:before="0" w:after="0"/>
            </w:pPr>
            <w:r>
              <w:rPr>
                <w:rFonts w:ascii="宋体" w:hAnsi="宋体" w:cs="宋体" w:eastAsia="宋体" w:hint="eastAsia"/>
                <w:b w:val="0"/>
                <w:sz w:val="24"/>
              </w:rPr>
              <w:t>下一步</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提交上传，系统进入识别流程并关闭弹窗（手动路：进切分页后自己切分与指定归属）</w:t>
            </w:r>
          </w:p>
        </w:tc>
      </w:tr>
      <w:tr>
        <w:tc>
          <w:tcPr>
            <w:tcW w:type="dxa" w:w="2769"/>
          </w:tcPr>
          <w:p>
            <w:pPr>
              <w:spacing w:line="360" w:lineRule="auto" w:before="0" w:after="0"/>
            </w:pPr>
            <w:r>
              <w:rPr>
                <w:rFonts w:ascii="宋体" w:hAnsi="宋体" w:cs="宋体" w:eastAsia="宋体" w:hint="eastAsia"/>
                <w:b w:val="0"/>
                <w:sz w:val="24"/>
              </w:rPr>
              <w:t>取消</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关闭弹窗，不上传</w:t>
            </w:r>
          </w:p>
        </w:tc>
      </w:tr>
    </w:tbl>
    <w:p>
      <w:pPr>
        <w:pStyle w:val="25"/>
        <w:spacing w:line="360" w:lineRule="auto"/>
      </w:pPr>
      <w:r>
        <w:rPr>
          <w:rFonts w:ascii="宋体" w:hAnsi="宋体" w:cs="宋体" w:eastAsia="宋体" w:hint="eastAsia"/>
          <w:sz w:val="24"/>
        </w:rPr>
        <w:t>「上传银行函证回函」弹窗（面单口径 + 拖拽上传）：</w:t>
      </w:r>
    </w:p>
    <w:p>
      <w:pPr>
        <w:spacing w:line="360" w:lineRule="auto"/>
        <w:jc w:val="center"/>
      </w:pPr>
      <w:r>
        <w:drawing>
          <wp:inline xmlns:a="http://schemas.openxmlformats.org/drawingml/2006/main" xmlns:pic="http://schemas.openxmlformats.org/drawingml/2006/picture">
            <wp:extent cx="5400000" cy="4975200"/>
            <wp:docPr id="123" name="Picture 123"/>
            <wp:cNvGraphicFramePr>
              <a:graphicFrameLocks noChangeAspect="1"/>
            </wp:cNvGraphicFramePr>
            <a:graphic>
              <a:graphicData uri="http://schemas.openxmlformats.org/drawingml/2006/picture">
                <pic:pic>
                  <pic:nvPicPr>
                    <pic:cNvPr id="0" name="ui_upload_bank.png"/>
                    <pic:cNvPicPr/>
                  </pic:nvPicPr>
                  <pic:blipFill>
                    <a:blip r:embed="rId20"/>
                    <a:stretch>
                      <a:fillRect/>
                    </a:stretch>
                  </pic:blipFill>
                  <pic:spPr>
                    <a:xfrm>
                      <a:off x="0" y="0"/>
                      <a:ext cx="5400000" cy="4975200"/>
                    </a:xfrm>
                    <a:prstGeom prst="rect"/>
                  </pic:spPr>
                </pic:pic>
              </a:graphicData>
            </a:graphic>
          </wp:inline>
        </w:drawing>
      </w:r>
    </w:p>
    <w:p>
      <w:pPr>
        <w:pStyle w:val="5"/>
        <w:spacing w:line="360" w:lineRule="auto"/>
      </w:pPr>
      <w:r>
        <w:rPr>
          <w:rFonts w:hint="eastAsia"/>
        </w:rPr>
        <w:t>页面字段说明</w:t>
      </w:r>
    </w:p>
    <w:p>
      <w:pPr>
        <w:spacing w:line="360" w:lineRule="auto"/>
      </w:pPr>
      <w:r>
        <w:rPr>
          <w:rFonts w:ascii="宋体" w:hAnsi="宋体" w:cs="宋体" w:eastAsia="宋体" w:hint="eastAsia"/>
          <w:sz w:val="24"/>
        </w:rPr>
        <w:t>快递面单识别：上传后系统逐页判断是否为快递面单，命中即解码条形码取单号。</w:t>
      </w:r>
    </w:p>
    <w:p>
      <w:pPr>
        <w:pStyle w:val="5"/>
        <w:spacing w:line="360" w:lineRule="auto"/>
      </w:pPr>
      <w:r>
        <w:rPr>
          <w:rFonts w:hint="eastAsia"/>
        </w:rPr>
        <w:t>输入、输出</w:t>
      </w:r>
    </w:p>
    <w:p>
      <w:pPr>
        <w:spacing w:line="360" w:lineRule="auto"/>
      </w:pPr>
      <w:r>
        <w:rPr>
          <w:rFonts w:ascii="宋体" w:hAnsi="宋体" w:cs="宋体" w:eastAsia="宋体" w:hint="eastAsia"/>
          <w:sz w:val="24"/>
        </w:rPr>
        <w:t>输入：</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来源</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银行函证回函文件</w:t>
            </w:r>
          </w:p>
        </w:tc>
        <w:tc>
          <w:tcPr>
            <w:tcW w:type="dxa" w:w="2769"/>
          </w:tcPr>
          <w:p>
            <w:pPr>
              <w:spacing w:line="360" w:lineRule="auto" w:before="0" w:after="0"/>
            </w:pPr>
            <w:r>
              <w:rPr>
                <w:rFonts w:ascii="宋体" w:hAnsi="宋体" w:cs="宋体" w:eastAsia="宋体" w:hint="eastAsia"/>
                <w:b w:val="0"/>
                <w:sz w:val="24"/>
              </w:rPr>
              <w:t>人工上传（PDF）</w:t>
            </w:r>
          </w:p>
        </w:tc>
        <w:tc>
          <w:tcPr>
            <w:tcW w:type="dxa" w:w="2769"/>
          </w:tcPr>
          <w:p>
            <w:pPr>
              <w:spacing w:line="360" w:lineRule="auto" w:before="0" w:after="0"/>
            </w:pPr>
            <w:r>
              <w:rPr>
                <w:rFonts w:ascii="宋体" w:hAnsi="宋体" w:cs="宋体" w:eastAsia="宋体" w:hint="eastAsia"/>
                <w:b w:val="0"/>
                <w:sz w:val="24"/>
              </w:rPr>
              <w:t>一份文件可含同一被询证单位的多个函证</w:t>
            </w:r>
          </w:p>
        </w:tc>
      </w:tr>
      <w:tr>
        <w:tc>
          <w:tcPr>
            <w:tcW w:type="dxa" w:w="2769"/>
          </w:tcPr>
          <w:p>
            <w:pPr>
              <w:spacing w:line="360" w:lineRule="auto" w:before="0" w:after="0"/>
            </w:pPr>
            <w:r>
              <w:rPr>
                <w:rFonts w:ascii="宋体" w:hAnsi="宋体" w:cs="宋体" w:eastAsia="宋体" w:hint="eastAsia"/>
                <w:b w:val="0"/>
                <w:sz w:val="24"/>
              </w:rPr>
              <w:t>最后页是否快递面单</w:t>
            </w:r>
          </w:p>
        </w:tc>
        <w:tc>
          <w:tcPr>
            <w:tcW w:type="dxa" w:w="2769"/>
          </w:tcPr>
          <w:p>
            <w:pPr>
              <w:spacing w:line="360" w:lineRule="auto" w:before="0" w:after="0"/>
            </w:pPr>
            <w:r>
              <w:rPr>
                <w:rFonts w:ascii="宋体" w:hAnsi="宋体" w:cs="宋体" w:eastAsia="宋体" w:hint="eastAsia"/>
                <w:b w:val="0"/>
                <w:sz w:val="24"/>
              </w:rPr>
              <w:t>人工录入（单选）</w:t>
            </w:r>
          </w:p>
        </w:tc>
        <w:tc>
          <w:tcPr>
            <w:tcW w:type="dxa" w:w="2769"/>
          </w:tcPr>
          <w:p>
            <w:pPr>
              <w:spacing w:line="360" w:lineRule="auto" w:before="0" w:after="0"/>
            </w:pPr>
            <w:r>
              <w:rPr>
                <w:rFonts w:ascii="宋体" w:hAnsi="宋体" w:cs="宋体" w:eastAsia="宋体" w:hint="eastAsia"/>
                <w:b w:val="0"/>
                <w:sz w:val="24"/>
              </w:rPr>
              <w:t>为「是」时按识别出的面单页预切出独立的快递面单段（一份文件可含多个包裹、多张面单）</w:t>
            </w:r>
          </w:p>
        </w:tc>
      </w:tr>
    </w:tbl>
    <w:p>
      <w:pPr>
        <w:spacing w:line="360" w:lineRule="auto"/>
      </w:pPr>
      <w:r>
        <w:rPr>
          <w:rFonts w:ascii="宋体" w:hAnsi="宋体" w:cs="宋体" w:eastAsia="宋体" w:hint="eastAsia"/>
          <w:sz w:val="24"/>
        </w:rPr>
        <w:t>输出：</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去向</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识别任务</w:t>
            </w:r>
          </w:p>
        </w:tc>
        <w:tc>
          <w:tcPr>
            <w:tcW w:type="dxa" w:w="2769"/>
          </w:tcPr>
          <w:p>
            <w:pPr>
              <w:spacing w:line="360" w:lineRule="auto" w:before="0" w:after="0"/>
            </w:pPr>
            <w:r>
              <w:rPr>
                <w:rFonts w:ascii="宋体" w:hAnsi="宋体" w:cs="宋体" w:eastAsia="宋体" w:hint="eastAsia"/>
                <w:b w:val="0"/>
                <w:sz w:val="24"/>
              </w:rPr>
              <w:t>回函列表（智能核查状态 / 智能核查进度两列）</w:t>
            </w:r>
          </w:p>
        </w:tc>
        <w:tc>
          <w:tcPr>
            <w:tcW w:type="dxa" w:w="2769"/>
          </w:tcPr>
          <w:p>
            <w:pPr>
              <w:spacing w:line="360" w:lineRule="auto" w:before="0" w:after="0"/>
            </w:pPr>
            <w:r>
              <w:rPr>
                <w:rFonts w:ascii="宋体" w:hAnsi="宋体" w:cs="宋体" w:eastAsia="宋体" w:hint="eastAsia"/>
                <w:b w:val="0"/>
                <w:sz w:val="24"/>
              </w:rPr>
              <w:t>银行函证按四要素识别，识别结果分两批返回</w:t>
            </w:r>
          </w:p>
        </w:tc>
      </w:tr>
      <w:tr>
        <w:tc>
          <w:tcPr>
            <w:tcW w:type="dxa" w:w="2769"/>
          </w:tcPr>
          <w:p>
            <w:pPr>
              <w:spacing w:line="360" w:lineRule="auto" w:before="0" w:after="0"/>
            </w:pPr>
            <w:r>
              <w:rPr>
                <w:rFonts w:ascii="宋体" w:hAnsi="宋体" w:cs="宋体" w:eastAsia="宋体" w:hint="eastAsia"/>
                <w:b w:val="0"/>
                <w:sz w:val="24"/>
              </w:rPr>
              <w:t>上传批次</w:t>
            </w:r>
          </w:p>
        </w:tc>
        <w:tc>
          <w:tcPr>
            <w:tcW w:type="dxa" w:w="2769"/>
          </w:tcPr>
          <w:p>
            <w:pPr>
              <w:spacing w:line="360" w:lineRule="auto" w:before="0" w:after="0"/>
            </w:pPr>
            <w:r>
              <w:rPr>
                <w:rFonts w:ascii="宋体" w:hAnsi="宋体" w:cs="宋体" w:eastAsia="宋体" w:hint="eastAsia"/>
                <w:b w:val="0"/>
                <w:sz w:val="24"/>
              </w:rPr>
              <w:t>回函切分与归属</w:t>
            </w:r>
          </w:p>
        </w:tc>
        <w:tc>
          <w:tcPr>
            <w:tcW w:type="dxa" w:w="2769"/>
          </w:tcPr>
          <w:p>
            <w:pPr>
              <w:spacing w:line="360" w:lineRule="auto" w:before="0" w:after="0"/>
            </w:pPr>
            <w:r>
              <w:rPr>
                <w:rFonts w:ascii="宋体" w:hAnsi="宋体" w:cs="宋体" w:eastAsia="宋体" w:hint="eastAsia"/>
                <w:b w:val="0"/>
                <w:sz w:val="24"/>
              </w:rPr>
              <w:t>进入归属界面，等待人工切分与指定归属</w:t>
            </w:r>
          </w:p>
        </w:tc>
      </w:tr>
    </w:tbl>
    <w:p>
      <w:pPr>
        <w:pStyle w:val="5"/>
        <w:spacing w:line="360" w:lineRule="auto"/>
      </w:pPr>
      <w:r>
        <w:rPr>
          <w:rFonts w:hint="eastAsia"/>
        </w:rPr>
        <w:t>功能描述</w:t>
      </w:r>
    </w:p>
    <w:p>
      <w:pPr>
        <w:spacing w:line="360" w:lineRule="auto"/>
      </w:pPr>
      <w:r>
        <w:rPr>
          <w:rFonts w:ascii="宋体" w:hAnsi="宋体" w:cs="宋体" w:eastAsia="宋体" w:hint="eastAsia"/>
          <w:sz w:val="24"/>
        </w:rPr>
        <w:t>入口</w:t>
      </w:r>
    </w:p>
    <w:p>
      <w:pPr>
        <w:numPr>
          <w:ilvl w:val="0"/>
          <w:numId w:val="27"/>
        </w:numPr>
        <w:spacing w:line="360" w:lineRule="auto"/>
      </w:pPr>
      <w:r>
        <w:rPr>
          <w:rFonts w:ascii="宋体" w:hAnsi="宋体" w:cs="宋体" w:eastAsia="宋体" w:hint="eastAsia"/>
          <w:sz w:val="24"/>
        </w:rPr>
        <w:t>往来函证与银行函证各是一个独立页面（两条路由），每页只有本类的列表与一个上传入口 —— 依据是两类是不同的控制表，真实系统里各是一个菜单，不会在同一个页面上混着展示。</w:t>
      </w:r>
    </w:p>
    <w:p>
      <w:pPr>
        <w:numPr>
          <w:ilvl w:val="0"/>
          <w:numId w:val="27"/>
        </w:numPr>
        <w:spacing w:line="360" w:lineRule="auto"/>
      </w:pPr>
      <w:r>
        <w:rPr>
          <w:rFonts w:ascii="宋体" w:hAnsi="宋体" w:cs="宋体" w:eastAsia="宋体" w:hint="eastAsia"/>
          <w:sz w:val="24"/>
        </w:rPr>
        <w:t>各页主操作行只有一个上传按钮（往来「上传往来函证回函」/ 银行「上传银行函证回函」），点开各自的上传弹窗；页面头写明是哪一类 + 共几封函证。</w:t>
      </w:r>
    </w:p>
    <w:p>
      <w:pPr>
        <w:numPr>
          <w:ilvl w:val="0"/>
          <w:numId w:val="27"/>
        </w:numPr>
        <w:spacing w:line="360" w:lineRule="auto"/>
      </w:pPr>
      <w:r>
        <w:rPr>
          <w:rFonts w:ascii="宋体" w:hAnsi="宋体" w:cs="宋体" w:eastAsia="宋体" w:hint="eastAsia"/>
          <w:sz w:val="24"/>
        </w:rPr>
        <w:t>银行弹窗里多一个「智能识别」入口 —— 银行侧切分有两条路，这是"系统替我切"那条：最省一步，上传完直接点它，进切分页时已切好、归属已带入、快递单号已带上，确认即可（也可像手动一样逐项改）。旁注一句「一次把切分 · 归属 · 快递单号都识别好，进切分页直接确认（识别结果全部可改）」。往来弹窗没有这个入口（往来的初稿由二维码给出，无需再认）。⚠️ 原型不要求先选文件（没有真实解析，未选文件时按内置样例题跑，演示用）；真实施时若不启用，把这个入口去掉即可，手动路（走底栏「下一步」）完全不受影响（见约束 C-14）。</w:t>
      </w:r>
    </w:p>
    <w:p>
      <w:pPr>
        <w:numPr>
          <w:ilvl w:val="0"/>
          <w:numId w:val="27"/>
        </w:numPr>
        <w:spacing w:line="360" w:lineRule="auto"/>
      </w:pPr>
      <w:r>
        <w:rPr>
          <w:rFonts w:ascii="宋体" w:hAnsi="宋体" w:cs="宋体" w:eastAsia="宋体" w:hint="eastAsia"/>
          <w:sz w:val="24"/>
        </w:rPr>
        <w:t>两类弹窗都有「最后页是否快递面单」，但口径完全不同：往来为必选，指「每一段尾部各有一页面单」（一对一，单号带在各段自己身上）；银行默认「是」，指「这一份文件里含有面单页」—— 识别会判定哪几页是面单，切分时把它们预切成独立的快递面单段，每张面单管辖它前面的那些函证段（一对多，一个快递单号对应多个函证编号）。同一份银行回函里可以有多个包裹、多张面单（演示批次是 4 个包裹、各 4 封：第 13 / 26 / 39 / 52 页各是一张面单，分别管辖本包那 4 封；前三个包裹那张读得出、最后一个包裹那张未读出，要人工照图填）。往来还多一行说明文字（「每段尾部是否还有一页没有二维码的面单页」）。</w:t>
      </w:r>
    </w:p>
    <w:p>
      <w:pPr>
        <w:spacing w:line="360" w:lineRule="auto"/>
      </w:pPr>
      <w:r>
        <w:rPr>
          <w:rFonts w:ascii="宋体" w:hAnsi="宋体" w:cs="宋体" w:eastAsia="宋体" w:hint="eastAsia"/>
          <w:sz w:val="24"/>
        </w:rPr>
        <w:t>字段名叫「最后页」、实际不止末页（待统一）：开关文案沿用早期只考虑"末页一张面单"时的叫法，而实现与演示数据都按"文件里可能有多张面单页"处理（SplitPanel 逐张面单段挂单号）。文案与口径不一致这件事已记下，尚未改（改文案会影响两处弹窗与既有截图，留给产品定）。</w:t>
      </w:r>
    </w:p>
    <w:p>
      <w:pPr>
        <w:numPr>
          <w:ilvl w:val="0"/>
          <w:numId w:val="27"/>
        </w:numPr>
        <w:spacing w:line="360" w:lineRule="auto"/>
      </w:pPr>
      <w:r>
        <w:rPr>
          <w:rFonts w:ascii="宋体" w:hAnsi="宋体" w:cs="宋体" w:eastAsia="宋体" w:hint="eastAsia"/>
          <w:sz w:val="24"/>
        </w:rPr>
        <w:t>弹窗内不铺上传说明文字 —— 文件形态、归属方式与检测项，统一由入口按钮的悬停说明表达一次；拖拽区只留「图标 + 一行标题 + 一行支持格式（仅 PDF）」，不写别的。</w:t>
      </w:r>
    </w:p>
    <w:p>
      <w:pPr>
        <w:numPr>
          <w:ilvl w:val="0"/>
          <w:numId w:val="27"/>
        </w:numPr>
        <w:spacing w:line="360" w:lineRule="auto"/>
      </w:pPr>
      <w:r>
        <w:rPr>
          <w:rFonts w:ascii="宋体" w:hAnsi="宋体" w:cs="宋体" w:eastAsia="宋体" w:hint="eastAsia"/>
          <w:sz w:val="24"/>
        </w:rPr>
        <w:t>两类函证的智能检测事项差别很大：往来函证的一致性来自「发函件 × 回函件」比对；银行函证只需上传回函件（格式一 / 格式二数据已存于函证系统），识别回函后直接与系统数据逐项核对，且不检测手写体。从入口就分开，上传时类型即已确定，不再由系统事后判类型。</w:t>
      </w:r>
    </w:p>
    <w:p>
      <w:pPr>
        <w:numPr>
          <w:ilvl w:val="0"/>
          <w:numId w:val="27"/>
        </w:numPr>
        <w:spacing w:line="360" w:lineRule="auto"/>
      </w:pPr>
      <w:r>
        <w:rPr>
          <w:rFonts w:ascii="宋体" w:hAnsi="宋体" w:cs="宋体" w:eastAsia="宋体" w:hint="eastAsia"/>
          <w:sz w:val="24"/>
        </w:rPr>
        <w:t>列表里不再出现类型标签：本页只有一类函证，每行再标一次「往来 / 银行」是重复信息；「被询证单位（银行）」这一写法只在银行页的表头出现。</w:t>
      </w:r>
    </w:p>
    <w:p>
      <w:pPr>
        <w:numPr>
          <w:ilvl w:val="0"/>
          <w:numId w:val="27"/>
        </w:numPr>
        <w:spacing w:line="360" w:lineRule="auto"/>
      </w:pPr>
      <w:r>
        <w:rPr>
          <w:rFonts w:ascii="宋体" w:hAnsi="宋体" w:cs="宋体" w:eastAsia="宋体" w:hint="eastAsia"/>
          <w:sz w:val="24"/>
        </w:rPr>
        <w:t>原「回函登记」「文件识别录入」「按文件编号上传」三个入口全部取消，业务人员不需要自行判断该走哪个。</w:t>
      </w:r>
    </w:p>
    <w:p>
      <w:pPr>
        <w:numPr>
          <w:ilvl w:val="0"/>
          <w:numId w:val="27"/>
        </w:numPr>
        <w:spacing w:line="360" w:lineRule="auto"/>
      </w:pPr>
      <w:r>
        <w:rPr>
          <w:rFonts w:ascii="宋体" w:hAnsi="宋体" w:cs="宋体" w:eastAsia="宋体" w:hint="eastAsia"/>
          <w:sz w:val="24"/>
        </w:rPr>
        <w:t>📷 图 5.1-1 ｜ 往来函证上传弹窗</w:t>
      </w:r>
    </w:p>
    <w:p>
      <w:pPr>
        <w:numPr>
          <w:ilvl w:val="0"/>
          <w:numId w:val="27"/>
        </w:numPr>
        <w:spacing w:line="360" w:lineRule="auto"/>
      </w:pPr>
      <w:r>
        <w:rPr>
          <w:rFonts w:ascii="宋体" w:hAnsi="宋体" w:cs="宋体" w:eastAsia="宋体" w:hint="eastAsia"/>
          <w:sz w:val="24"/>
        </w:rPr>
        <w:t>应展示：点「上传往来函证回函」后打开的弹窗。</w:t>
      </w:r>
    </w:p>
    <w:p>
      <w:pPr>
        <w:numPr>
          <w:ilvl w:val="0"/>
          <w:numId w:val="27"/>
        </w:numPr>
        <w:spacing w:line="360" w:lineRule="auto"/>
      </w:pPr>
      <w:r>
        <w:rPr>
          <w:rFonts w:ascii="宋体" w:hAnsi="宋体" w:cs="宋体" w:eastAsia="宋体" w:hint="eastAsia"/>
          <w:sz w:val="24"/>
        </w:rPr>
        <w:t>重点可见：① 标题「文件识别录入」；② 「最后页是否快递面单：是 / 否」（必选项）；③ 拖拽上传区；④ 已选文件的「文件名 + 大小 + 移除」；⑤ 拖拽区下方的「没有文件？用演示数据体验」入口；⑥ 底栏 取消 / 下一步。</w:t>
      </w:r>
    </w:p>
    <w:p>
      <w:pPr>
        <w:numPr>
          <w:ilvl w:val="0"/>
          <w:numId w:val="27"/>
        </w:numPr>
        <w:spacing w:line="360" w:lineRule="auto"/>
      </w:pPr>
      <w:r>
        <w:rPr>
          <w:rFonts w:ascii="宋体" w:hAnsi="宋体" w:cs="宋体" w:eastAsia="宋体" w:hint="eastAsia"/>
          <w:sz w:val="24"/>
        </w:rPr>
        <w:t>状态要求：截两张 —— 未选文件（空态，不给提示；校验提示只在点「下一步」之后出现在底栏）与已选文件（可点「下一步」）。</w:t>
      </w:r>
    </w:p>
    <w:p>
      <w:pPr>
        <w:numPr>
          <w:ilvl w:val="0"/>
          <w:numId w:val="27"/>
        </w:numPr>
        <w:spacing w:line="360" w:lineRule="auto"/>
      </w:pPr>
      <w:r>
        <w:rPr>
          <w:rFonts w:ascii="宋体" w:hAnsi="宋体" w:cs="宋体" w:eastAsia="宋体" w:hint="eastAsia"/>
          <w:sz w:val="24"/>
        </w:rPr>
        <w:t>对应正文：§5.1「入口」+「往来：上传弹窗 → 回函归属界面」</w:t>
      </w:r>
    </w:p>
    <w:p>
      <w:pPr>
        <w:numPr>
          <w:ilvl w:val="0"/>
          <w:numId w:val="27"/>
        </w:numPr>
        <w:spacing w:line="360" w:lineRule="auto"/>
      </w:pPr>
      <w:r>
        <w:rPr>
          <w:rFonts w:ascii="宋体" w:hAnsi="宋体" w:cs="宋体" w:eastAsia="宋体" w:hint="eastAsia"/>
          <w:sz w:val="24"/>
        </w:rPr>
        <w:t>📷 图 5.1-2 ｜ 银行函证上传弹窗</w:t>
      </w:r>
    </w:p>
    <w:p>
      <w:pPr>
        <w:numPr>
          <w:ilvl w:val="0"/>
          <w:numId w:val="27"/>
        </w:numPr>
        <w:spacing w:line="360" w:lineRule="auto"/>
      </w:pPr>
      <w:r>
        <w:rPr>
          <w:rFonts w:ascii="宋体" w:hAnsi="宋体" w:cs="宋体" w:eastAsia="宋体" w:hint="eastAsia"/>
          <w:sz w:val="24"/>
        </w:rPr>
        <w:t>应展示：点「上传银行函证回函」后打开的弹窗（与上图同尺寸、同款按钮）。</w:t>
      </w:r>
    </w:p>
    <w:p>
      <w:pPr>
        <w:numPr>
          <w:ilvl w:val="0"/>
          <w:numId w:val="27"/>
        </w:numPr>
        <w:spacing w:line="360" w:lineRule="auto"/>
      </w:pPr>
      <w:r>
        <w:rPr>
          <w:rFonts w:ascii="宋体" w:hAnsi="宋体" w:cs="宋体" w:eastAsia="宋体" w:hint="eastAsia"/>
          <w:sz w:val="24"/>
        </w:rPr>
        <w:t>重点可见：① 标题「上传银行函证回函」；② 「最后页是否快递面单：是 / 否」（默认「是」 —— 与往来的「必选」不同）；③ 拖拽上传区；④ 「智能识别」入口；⑤ 底部的「没有文件？用演示数据体验」入口。</w:t>
      </w:r>
    </w:p>
    <w:p>
      <w:pPr>
        <w:numPr>
          <w:ilvl w:val="0"/>
          <w:numId w:val="27"/>
        </w:numPr>
        <w:spacing w:line="360" w:lineRule="auto"/>
      </w:pPr>
      <w:r>
        <w:rPr>
          <w:rFonts w:ascii="宋体" w:hAnsi="宋体" w:cs="宋体" w:eastAsia="宋体" w:hint="eastAsia"/>
          <w:sz w:val="24"/>
        </w:rPr>
        <w:t>与往来弹窗的差别：不在有无面单项，而在口径 —— 银行是「本文件含面单页（可能多张），每张管辖它前面的函证段」（一对多），往来是「每段尾部各一张」（一对一）；两者的说明文字与演示数据文案也各不相同。</w:t>
      </w:r>
    </w:p>
    <w:p>
      <w:pPr>
        <w:numPr>
          <w:ilvl w:val="0"/>
          <w:numId w:val="27"/>
        </w:numPr>
        <w:spacing w:line="360" w:lineRule="auto"/>
      </w:pPr>
      <w:r>
        <w:rPr>
          <w:rFonts w:ascii="宋体" w:hAnsi="宋体" w:cs="宋体" w:eastAsia="宋体" w:hint="eastAsia"/>
          <w:sz w:val="24"/>
        </w:rPr>
        <w:t>对应正文：§5.1「入口」</w:t>
      </w:r>
    </w:p>
    <w:p>
      <w:pPr>
        <w:spacing w:line="360" w:lineRule="auto"/>
      </w:pPr>
      <w:r>
        <w:rPr>
          <w:rFonts w:ascii="宋体" w:hAnsi="宋体" w:cs="宋体" w:eastAsia="宋体" w:hint="eastAsia"/>
          <w:sz w:val="24"/>
        </w:rPr>
        <w:t>上传</w:t>
      </w:r>
    </w:p>
    <w:p>
      <w:pPr>
        <w:numPr>
          <w:ilvl w:val="0"/>
          <w:numId w:val="27"/>
        </w:numPr>
        <w:spacing w:line="360" w:lineRule="auto"/>
      </w:pPr>
      <w:r>
        <w:rPr>
          <w:rFonts w:ascii="宋体" w:hAnsi="宋体" w:cs="宋体" w:eastAsia="宋体" w:hint="eastAsia"/>
          <w:sz w:val="24"/>
        </w:rPr>
        <w:t>支持拖拽与点击上传、可一次选多份；只收 PDF（两个弹窗的拖拽区都写明「支持单个或批量上传，仅支持 pdf 格式」）。</w:t>
      </w:r>
    </w:p>
    <w:p>
      <w:pPr>
        <w:numPr>
          <w:ilvl w:val="0"/>
          <w:numId w:val="27"/>
        </w:numPr>
        <w:spacing w:line="360" w:lineRule="auto"/>
      </w:pPr>
      <w:r>
        <w:rPr>
          <w:rFonts w:ascii="宋体" w:hAnsi="宋体" w:cs="宋体" w:eastAsia="宋体" w:hint="eastAsia"/>
          <w:sz w:val="24"/>
        </w:rPr>
        <w:t>函证类型随入口确定（往来 / 银行），后续界面按它渲染。</w:t>
      </w:r>
    </w:p>
    <w:p>
      <w:pPr>
        <w:numPr>
          <w:ilvl w:val="0"/>
          <w:numId w:val="27"/>
        </w:numPr>
        <w:spacing w:line="360" w:lineRule="auto"/>
      </w:pPr>
      <w:r>
        <w:rPr>
          <w:rFonts w:ascii="宋体" w:hAnsi="宋体" w:cs="宋体" w:eastAsia="宋体" w:hint="eastAsia"/>
          <w:sz w:val="24"/>
        </w:rPr>
        <w:t>演示数据入口在各类型自己的弹窗里：文案「没有文件？用演示数据体验：」+ 一个闪电图标按钮，走法与「下一步」同路（只是用内置批次），点它即开始识别并进归属界面。</w:t>
      </w:r>
    </w:p>
    <w:p>
      <w:pPr>
        <w:numPr>
          <w:ilvl w:val="0"/>
          <w:numId w:val="27"/>
        </w:numPr>
        <w:spacing w:line="360" w:lineRule="auto"/>
      </w:pPr>
      <w:r>
        <w:rPr>
          <w:rFonts w:ascii="宋体" w:hAnsi="宋体" w:cs="宋体" w:eastAsia="宋体" w:hint="eastAsia"/>
          <w:sz w:val="24"/>
        </w:rPr>
        <w:t>演示数据按入口只给本类型那一批：往来函证拼接回函（9 页 / 3 段，每段尾部各带一页面单）、银行函证回函（52 页 / 16 封 + 4 张面单：四家银行各一个快递包裹，每包 = 4 封 × 3 页 + 末页一张面单；四张面单里 3 张读出、最后一个包裹那张条码未读出（要人工照预览图上的运单号填）—— 每包"一张面单管 4 封"，演示「一个快递单号对应多个函证编号」）。数字一律以 src/mock/recognition.ts 的 buildBatchA / buildBatchB 为准。</w:t>
      </w:r>
    </w:p>
    <w:p>
      <w:pPr>
        <w:spacing w:line="360" w:lineRule="auto"/>
      </w:pPr>
      <w:r>
        <w:rPr>
          <w:rFonts w:ascii="宋体" w:hAnsi="宋体" w:cs="宋体" w:eastAsia="宋体" w:hint="eastAsia"/>
          <w:sz w:val="24"/>
        </w:rPr>
        <w:t>异步识别</w:t>
      </w:r>
    </w:p>
    <w:p>
      <w:pPr>
        <w:numPr>
          <w:ilvl w:val="0"/>
          <w:numId w:val="27"/>
        </w:numPr>
        <w:spacing w:line="360" w:lineRule="auto"/>
      </w:pPr>
      <w:r>
        <w:rPr>
          <w:rFonts w:ascii="宋体" w:hAnsi="宋体" w:cs="宋体" w:eastAsia="宋体" w:hint="eastAsia"/>
          <w:sz w:val="24"/>
        </w:rPr>
        <w:t>上传后立即返回，识别在后台异步执行，界面全程可交互。</w:t>
      </w:r>
    </w:p>
    <w:p>
      <w:pPr>
        <w:numPr>
          <w:ilvl w:val="0"/>
          <w:numId w:val="27"/>
        </w:numPr>
        <w:spacing w:line="360" w:lineRule="auto"/>
      </w:pPr>
      <w:r>
        <w:rPr>
          <w:rFonts w:ascii="宋体" w:hAnsi="宋体" w:cs="宋体" w:eastAsia="宋体" w:hint="eastAsia"/>
          <w:sz w:val="24"/>
        </w:rPr>
        <w:t>切分与归属在「回函归属」界面里做（见 5.2）—— 该界面不依赖任何识别进度，打开即可动手；识别同时在后台推进。</w:t>
      </w:r>
    </w:p>
    <w:p>
      <w:pPr>
        <w:numPr>
          <w:ilvl w:val="0"/>
          <w:numId w:val="27"/>
        </w:numPr>
        <w:spacing w:line="360" w:lineRule="auto"/>
      </w:pPr>
      <w:r>
        <w:rPr>
          <w:rFonts w:ascii="宋体" w:hAnsi="宋体" w:cs="宋体" w:eastAsia="宋体" w:hint="eastAsia"/>
          <w:sz w:val="24"/>
        </w:rPr>
        <w:t>份间并行：一个拼接件被切成 N 段后即成为 N 个独立任务，各份并行推进、互不阻塞。串行总时长是 Σ各份检测，并行后是 max各份检测。</w:t>
      </w:r>
    </w:p>
    <w:p>
      <w:pPr>
        <w:numPr>
          <w:ilvl w:val="0"/>
          <w:numId w:val="27"/>
        </w:numPr>
        <w:spacing w:line="360" w:lineRule="auto"/>
      </w:pPr>
      <w:r>
        <w:rPr>
          <w:rFonts w:ascii="宋体" w:hAnsi="宋体" w:cs="宋体" w:eastAsia="宋体" w:hint="eastAsia"/>
          <w:sz w:val="24"/>
        </w:rPr>
        <w:t>两阶段节奏（仅银行函证；查类型规则表的 twoPhase）：</w:t>
      </w:r>
    </w:p>
    <w:p>
      <w:pPr>
        <w:numPr>
          <w:ilvl w:val="0"/>
          <w:numId w:val="27"/>
        </w:numPr>
        <w:spacing w:line="360" w:lineRule="auto"/>
      </w:pPr>
      <w:r>
        <w:rPr>
          <w:rFonts w:ascii="宋体" w:hAnsi="宋体" w:cs="宋体" w:eastAsia="宋体" w:hint="eastAsia"/>
          <w:sz w:val="24"/>
        </w:rPr>
        <w:t>阶段一（快）：识别四要素（银行名称 / 被审计单位 / 函证起止日期）。它的结论作为归属的参考信息出现在归属界面里（每段的归属下拉会按页区间预填既有结论）。往来函证没有阶段划分，六项检测一次性跑完。</w:t>
      </w:r>
    </w:p>
    <w:p>
      <w:pPr>
        <w:numPr>
          <w:ilvl w:val="0"/>
          <w:numId w:val="27"/>
        </w:numPr>
        <w:spacing w:line="360" w:lineRule="auto"/>
      </w:pPr>
      <w:r>
        <w:rPr>
          <w:rFonts w:ascii="宋体" w:hAnsi="宋体" w:cs="宋体" w:eastAsia="宋体" w:hint="eastAsia"/>
          <w:sz w:val="24"/>
        </w:rPr>
        <w:t>阶段二（归属确定后自动开跑）：询证事项逐项核对（14 项）／回函是否有印章／印章名称与被询证单位一致。</w:t>
      </w:r>
    </w:p>
    <w:p>
      <w:pPr>
        <w:spacing w:line="360" w:lineRule="auto"/>
      </w:pPr>
      <w:r>
        <w:rPr>
          <w:rFonts w:ascii="宋体" w:hAnsi="宋体" w:cs="宋体" w:eastAsia="宋体" w:hint="eastAsia"/>
          <w:sz w:val="24"/>
        </w:rPr>
        <w:t>为什么印章两项也放阶段二：① 「印章名称与被询证单位一致」依赖归属 —— 判据是「印章名 vs 系统内那封函证的被询证单位」，归属未定无从比对；② 「回函是否有印章」技术上无前提，但刻意不提前 —— 归属未定时列表里还没有这条记录，抛出一个「这封没盖章」的风险，用户无处处理（延续「结论不得先于归属」）。</w:t>
      </w:r>
    </w:p>
    <w:p>
      <w:pPr>
        <w:numPr>
          <w:ilvl w:val="0"/>
          <w:numId w:val="27"/>
        </w:numPr>
        <w:spacing w:line="360" w:lineRule="auto"/>
      </w:pPr>
      <w:r>
        <w:rPr>
          <w:rFonts w:ascii="宋体" w:hAnsi="宋体" w:cs="宋体" w:eastAsia="宋体" w:hint="eastAsia"/>
          <w:sz w:val="24"/>
        </w:rPr>
        <w:t>⚠️ 识别不等切分确认才启动：上传后各类检测即在后台推进，用户切分的同时识别已经在跑。切分确认决定的是「什么时候写入回函管理列表」（归属未确定绝不落库），而不是「识别什么时候开始」。</w:t>
      </w:r>
    </w:p>
    <w:p>
      <w:pPr>
        <w:numPr>
          <w:ilvl w:val="0"/>
          <w:numId w:val="27"/>
        </w:numPr>
        <w:spacing w:line="360" w:lineRule="auto"/>
      </w:pPr>
      <w:r>
        <w:rPr>
          <w:rFonts w:ascii="宋体" w:hAnsi="宋体" w:cs="宋体" w:eastAsia="宋体" w:hint="eastAsia"/>
          <w:sz w:val="24"/>
        </w:rPr>
        <w:t>银行函证：两批交付 + 两条链路并行发起 —— 银行函证的识别由两类引擎分工：四要素与印章区域走 OCR / 大模型；14 项表格走 MinerU（表格识别模块）。据此定两条要求：</w:t>
      </w:r>
    </w:p>
    <w:p>
      <w:pPr>
        <w:numPr>
          <w:ilvl w:val="0"/>
          <w:numId w:val="27"/>
        </w:numPr>
        <w:spacing w:line="360" w:lineRule="auto"/>
      </w:pPr>
      <w:r>
        <w:rPr>
          <w:rFonts w:ascii="宋体" w:hAnsi="宋体" w:cs="宋体" w:eastAsia="宋体" w:hint="eastAsia"/>
          <w:sz w:val="24"/>
        </w:rPr>
        <w:t>对识别服务的接口契约 —— 一份回函的识别结果分两批返回：批一 = 归属类字段（四要素 + 印章区域），必达且要快；批二 = 表格类字段（14 项金额），可慢。这条契约不绑引擎 —— 将来后端用一个还是两个引擎、怎么排布，前端都按「两批」消费：批一先到就先按页区间把归属预填好（归属界面的每段下拉），批二到了走比对 —— 注意：界面上没有独立的「确认归属」按钮，确认落在归属界面的「确定」上；</w:t>
      </w:r>
    </w:p>
    <w:p>
      <w:pPr>
        <w:numPr>
          <w:ilvl w:val="0"/>
          <w:numId w:val="27"/>
        </w:numPr>
        <w:spacing w:line="360" w:lineRule="auto"/>
      </w:pPr>
      <w:r>
        <w:rPr>
          <w:rFonts w:ascii="宋体" w:hAnsi="宋体" w:cs="宋体" w:eastAsia="宋体" w:hint="eastAsia"/>
          <w:sz w:val="24"/>
        </w:rPr>
        <w:t>两条链路并行发起 —— 因为14 项表格的识别不依赖归属（MinerU 读的是回函自己的表格，不需要知道它属于哪封函证）。时序对比：max(t批一, t批二) + t比对（并行）vs t批一 + t批二 + t比对（串行）。「先四要素、等归属、再跑表格」不采用。</w:t>
      </w:r>
    </w:p>
    <w:p>
      <w:pPr>
        <w:numPr>
          <w:ilvl w:val="0"/>
          <w:numId w:val="27"/>
        </w:numPr>
        <w:spacing w:line="360" w:lineRule="auto"/>
      </w:pPr>
      <w:r>
        <w:rPr>
          <w:rFonts w:ascii="宋体" w:hAnsi="宋体" w:cs="宋体" w:eastAsia="宋体" w:hint="eastAsia"/>
          <w:sz w:val="24"/>
        </w:rPr>
        <w:t>批二未完成时，用户能看到什么 —— 批二是整个流程里最慢的一段（MinerU 整表识别），因此不能让用户只看到一颗转圈：① 回函列表的「智能核查进度」列把「询证事项逐项核对」这一项标成"正在核查"（像素网格在跑），识别中的那一格悬停补一句"为什么会慢"；② 「回函结果填写」页的询证事项表在识别未完成时，组标题与「AI 识别值」列显示「正在识别…」（见 5.5）；③ 由于快递信息的确认不依赖表格识别（面单是独立上传的），用户可以在批二跑完之前先去确认回函快递信息、进结果填写页等着 —— 界面需给一句引导：「归属已确认，可先核对回函快递信息；询证事项表格识别完成后这里会自动刷新」。</w:t>
      </w:r>
    </w:p>
    <w:p>
      <w:pPr>
        <w:numPr>
          <w:ilvl w:val="0"/>
          <w:numId w:val="27"/>
        </w:numPr>
        <w:spacing w:line="360" w:lineRule="auto"/>
      </w:pPr>
      <w:r>
        <w:rPr>
          <w:rFonts w:ascii="宋体" w:hAnsi="宋体" w:cs="宋体" w:eastAsia="宋体" w:hint="eastAsia"/>
          <w:sz w:val="24"/>
        </w:rPr>
        <w:t>银行印章两项都放在阶段二 —— 两条理由：① 「印章名称与被询证单位一致」依赖归属 —— 判据是「印章名 vs 系统内那封函证的被询证单位」，归属未定就无从比对；② 「回函是否有印章」技术上无前提（与四要素同走 OCR / 大模型，批一里就有），但刻意不提前 —— 归属未定时列表里还没有这条记录，抛出一个「这封没盖章」的风险，用户无处处理。这与 v2.33「结论不得先于归属」的既有口径一致（当时正是把五项提前起跑又撤回）。</w:t>
      </w:r>
    </w:p>
    <w:p>
      <w:pPr>
        <w:numPr>
          <w:ilvl w:val="0"/>
          <w:numId w:val="27"/>
        </w:numPr>
        <w:spacing w:line="360" w:lineRule="auto"/>
      </w:pPr>
      <w:r>
        <w:rPr>
          <w:rFonts w:ascii="宋体" w:hAnsi="宋体" w:cs="宋体" w:eastAsia="宋体" w:hint="eastAsia"/>
          <w:sz w:val="24"/>
        </w:rPr>
        <w:t>识别中态：归属确认不等于入表 —— 这封函证要等全部检测项尘埃落定才写进回函列表（见 5.6「入表时机」），在此之前它只出现在列表页的智能识别区里逐项交代进度。因此列表里没有「识别中」的行（「回函是否相符」列的 pending 分支保留，实际已不会被触发）。</w:t>
      </w:r>
    </w:p>
    <w:p>
      <w:pPr>
        <w:numPr>
          <w:ilvl w:val="0"/>
          <w:numId w:val="27"/>
        </w:numPr>
        <w:spacing w:line="360" w:lineRule="auto"/>
      </w:pPr>
      <w:r>
        <w:rPr>
          <w:rFonts w:ascii="宋体" w:hAnsi="宋体" w:cs="宋体" w:eastAsia="宋体" w:hint="eastAsia"/>
          <w:sz w:val="24"/>
        </w:rPr>
        <w:t>「落定」包含失败：某项失败的封照样入表（它是这次识别的结果之一，不是"没有结果"），只是不给任何核验结论 —— 「回函是否相符」写中性「识别失败」，操作列给「重新识别」；其余检测项不因某一项失败而停跑（用户：「不要阻塞，继续识别后面的内容」）。</w:t>
      </w:r>
    </w:p>
    <w:p>
      <w:pPr>
        <w:numPr>
          <w:ilvl w:val="0"/>
          <w:numId w:val="27"/>
        </w:numPr>
        <w:spacing w:line="360" w:lineRule="auto"/>
      </w:pPr>
      <w:r>
        <w:rPr>
          <w:rFonts w:ascii="宋体" w:hAnsi="宋体" w:cs="宋体" w:eastAsia="宋体" w:hint="eastAsia"/>
          <w:sz w:val="24"/>
        </w:rPr>
        <w:t>往来：上传弹窗 → 回函归属界面 —— 往来函证上传之后直接进入「回函归属」界面，在那里把拼接件切成若干段、逐段指定归属。</w:t>
      </w:r>
    </w:p>
    <w:p>
      <w:pPr>
        <w:numPr>
          <w:ilvl w:val="0"/>
          <w:numId w:val="27"/>
        </w:numPr>
        <w:spacing w:line="360" w:lineRule="auto"/>
      </w:pPr>
      <w:r>
        <w:rPr>
          <w:rFonts w:ascii="宋体" w:hAnsi="宋体" w:cs="宋体" w:eastAsia="宋体" w:hint="eastAsia"/>
          <w:sz w:val="24"/>
        </w:rPr>
        <w:t>只有一个弹窗：「文件识别录入」—— 最后页是否快递面单：是 / 否（必选）+ 拖拽上传区 + 取消 / 下一步。</w:t>
      </w:r>
    </w:p>
    <w:p>
      <w:pPr>
        <w:numPr>
          <w:ilvl w:val="0"/>
          <w:numId w:val="27"/>
        </w:numPr>
        <w:spacing w:line="360" w:lineRule="auto"/>
      </w:pPr>
      <w:r>
        <w:rPr>
          <w:rFonts w:ascii="宋体" w:hAnsi="宋体" w:cs="宋体" w:eastAsia="宋体" w:hint="eastAsia"/>
          <w:sz w:val="24"/>
        </w:rPr>
        <w:t>该开关是切分边界判定的输入（它告诉切分「每段尾部是否还有一页没有二维码的面单页」），故为必选。</w:t>
      </w:r>
    </w:p>
    <w:p>
      <w:pPr>
        <w:numPr>
          <w:ilvl w:val="0"/>
          <w:numId w:val="27"/>
        </w:numPr>
        <w:spacing w:line="360" w:lineRule="auto"/>
      </w:pPr>
      <w:r>
        <w:rPr>
          <w:rFonts w:ascii="宋体" w:hAnsi="宋体" w:cs="宋体" w:eastAsia="宋体" w:hint="eastAsia"/>
          <w:sz w:val="24"/>
        </w:rPr>
        <w:t>按钮文案口径：一条链路里中间步写「下一步」、最后一步写「确定」 —— ① 两个上传弹窗（往来「文件识别录入」/ 银行「上传银行函证回函」）只完成「选文件 + 声明面单口径」，点下去是推进；② 归属界面的「确定」才是提交（整条链路上唯一落库的动作）。判据是「按钮文案必须说明点了会发生什么」：点下去只进入下一屏却写「确定」，会让用户以为这一步就把事情定死了。银行弹窗同样为 取消 / 下一步。</w:t>
      </w:r>
    </w:p>
    <w:p>
      <w:pPr>
        <w:numPr>
          <w:ilvl w:val="0"/>
          <w:numId w:val="27"/>
        </w:numPr>
        <w:spacing w:line="360" w:lineRule="auto"/>
      </w:pPr>
      <w:r>
        <w:rPr>
          <w:rFonts w:ascii="宋体" w:hAnsi="宋体" w:cs="宋体" w:eastAsia="宋体" w:hint="eastAsia"/>
          <w:sz w:val="24"/>
        </w:rPr>
        <w:t>往来与银行是同一个归属界面 —— 两边的「归属」本就是同一件事（把回函文件与函证数据匹配），区别只在初稿：往来是二维码已切好的分段（可微调），银行是整份一段（自己切）。</w:t>
      </w:r>
    </w:p>
    <w:p>
      <w:pPr>
        <w:numPr>
          <w:ilvl w:val="0"/>
          <w:numId w:val="27"/>
        </w:numPr>
        <w:spacing w:line="360" w:lineRule="auto"/>
      </w:pPr>
      <w:r>
        <w:rPr>
          <w:rFonts w:ascii="宋体" w:hAnsi="宋体" w:cs="宋体" w:eastAsia="宋体" w:hint="eastAsia"/>
          <w:sz w:val="24"/>
        </w:rPr>
        <w:t>检测点按类型两套：</w:t>
      </w:r>
    </w:p>
    <w:p>
      <w:pPr>
        <w:numPr>
          <w:ilvl w:val="0"/>
          <w:numId w:val="27"/>
        </w:numPr>
        <w:spacing w:line="360" w:lineRule="auto"/>
      </w:pPr>
      <w:r>
        <w:rPr>
          <w:rFonts w:ascii="宋体" w:hAnsi="宋体" w:cs="宋体" w:eastAsia="宋体" w:hint="eastAsia"/>
          <w:sz w:val="24"/>
        </w:rPr>
        <w:t>往来函证 = 6 项：① 发函回函一致性检测 ② 回函文件是否印章检测 ③ 骑缝章检测 ④ 印章与被询证单位名称一致检测 ⑤ 手写体检测 ⑥ 快递面单识别（往来的面单页拼在回函件里，故由识别阶段顺带读出）；</w:t>
      </w:r>
    </w:p>
    <w:p>
      <w:pPr>
        <w:numPr>
          <w:ilvl w:val="0"/>
          <w:numId w:val="27"/>
        </w:numPr>
        <w:spacing w:line="360" w:lineRule="auto"/>
      </w:pPr>
      <w:r>
        <w:rPr>
          <w:rFonts w:ascii="宋体" w:hAnsi="宋体" w:cs="宋体" w:eastAsia="宋体" w:hint="eastAsia"/>
          <w:sz w:val="24"/>
        </w:rPr>
        <w:t>银行函证 = 阶段一 2 项 + 阶段二 3 项（合计 5 项）：阶段一「识别四要素」「快递面单识别」；阶段二「询证事项逐项核对（14 项）／回函是否有印章／印章名称与被询证单位一致」。</w:t>
      </w:r>
    </w:p>
    <w:p>
      <w:pPr>
        <w:numPr>
          <w:ilvl w:val="0"/>
          <w:numId w:val="27"/>
        </w:numPr>
        <w:spacing w:line="360" w:lineRule="auto"/>
      </w:pPr>
      <w:r>
        <w:rPr>
          <w:rFonts w:ascii="宋体" w:hAnsi="宋体" w:cs="宋体" w:eastAsia="宋体" w:hint="eastAsia"/>
          <w:sz w:val="24"/>
        </w:rPr>
        <w:t>「快递面单识别」算在哪一段：切分阶段，不算智能识别的检测内容 —— 用户原话：「切分时候的快递面单的快递单号识别，保留。切分后的智能识别里的快递面单识别，去掉」。识别本身照跑（结果到达后归属界面据此预切面单段、带出单号），但列表的智能识别区不再把它当成一项检测内容展示，面单段也不占识别区一行 —— 它的进度由归属界面顶部那行状态交代（「正在识别快递面单…／已识别 N 张」）。理由：面单识别是切分的前置输入，不是"这封回函查了什么"。</w:t>
      </w:r>
    </w:p>
    <w:p>
      <w:pPr>
        <w:numPr>
          <w:ilvl w:val="0"/>
          <w:numId w:val="27"/>
        </w:numPr>
        <w:spacing w:line="360" w:lineRule="auto"/>
      </w:pPr>
      <w:r>
        <w:rPr>
          <w:rFonts w:ascii="宋体" w:hAnsi="宋体" w:cs="宋体" w:eastAsia="宋体" w:hint="eastAsia"/>
          <w:sz w:val="24"/>
        </w:rPr>
        <w:t>「快递面单识别」为什么回到银行侧：v2.39 移出它的理由是「银行面单是独立文件、不拼在回函件里」——这条前提在 v2.83 已经不成立（银行弹窗同样声明"本文件含面单页"，面单页就在回函件里）。它必须回来还有一条硬理由："哪几页是面单"本身就是识别结果，归属界面据此把面单页预切成独立段（见 5.2）；不跑这一项，"把面单页切出来"就没有出处。</w:t>
      </w:r>
    </w:p>
    <w:p>
      <w:pPr>
        <w:numPr>
          <w:ilvl w:val="0"/>
          <w:numId w:val="27"/>
        </w:numPr>
        <w:spacing w:line="360" w:lineRule="auto"/>
      </w:pPr>
      <w:r>
        <w:rPr>
          <w:rFonts w:ascii="宋体" w:hAnsi="宋体" w:cs="宋体" w:eastAsia="宋体" w:hint="eastAsia"/>
          <w:sz w:val="24"/>
        </w:rPr>
        <w:t>面单页自己不成"函证"：它在识别界面里单独成一组，标题「快递面单」、组内只列 1 项（快递面单识别），组头结论是"运单号读没读出来"（已读出运单号 / 未读出运单号 · 待人工填写），而不给相符性结论 —— 它没有函证编号、也不参与归属。</w:t>
      </w:r>
    </w:p>
    <w:p>
      <w:pPr>
        <w:numPr>
          <w:ilvl w:val="0"/>
          <w:numId w:val="27"/>
        </w:numPr>
        <w:spacing w:line="360" w:lineRule="auto"/>
      </w:pPr>
      <w:r>
        <w:rPr>
          <w:rFonts w:ascii="宋体" w:hAnsi="宋体" w:cs="宋体" w:eastAsia="宋体" w:hint="eastAsia"/>
          <w:sz w:val="24"/>
        </w:rPr>
        <w:t>智能识别界面：</w:t>
      </w:r>
    </w:p>
    <w:p>
      <w:pPr>
        <w:numPr>
          <w:ilvl w:val="0"/>
          <w:numId w:val="27"/>
        </w:numPr>
        <w:spacing w:line="360" w:lineRule="auto"/>
      </w:pPr>
      <w:r>
        <w:rPr>
          <w:rFonts w:ascii="宋体" w:hAnsi="宋体" w:cs="宋体" w:eastAsia="宋体" w:hint="eastAsia"/>
          <w:sz w:val="24"/>
        </w:rPr>
        <w:t>自上而下 = 进度区（像素网格加载 + 等宽读秒，完成后定格并显示已归档封数）→ 计数标签 → 按函证分组的检测点卡 → 建议卡（卡头即带该封自己的风险等级）。</w:t>
      </w:r>
    </w:p>
    <w:p>
      <w:pPr>
        <w:numPr>
          <w:ilvl w:val="0"/>
          <w:numId w:val="27"/>
        </w:numPr>
        <w:spacing w:line="360" w:lineRule="auto"/>
      </w:pPr>
      <w:r>
        <w:rPr>
          <w:rFonts w:ascii="宋体" w:hAnsi="宋体" w:cs="宋体" w:eastAsia="宋体" w:hint="eastAsia"/>
          <w:sz w:val="24"/>
        </w:rPr>
        <w:t>「来源卡」区：原在建议卡之后再列一摞「回函原件 · 0813回函123.pdf · 第 1-3 页 · whzf0010006 · 广东证券股份有限公司」，用意是回答"这些结论是拿哪些材料算的"。但那些素材与归属正是用户上一屏（归属界面）自己逐段确认过的（每段都标了页区间与命中的函证），此处只是把同一件事重抄一遍 —— 既无新信息、也没有可动作之处，用户判为「不知道是干啥的」。而它的信息都已在别处：每段属于哪封、覆盖哪几页，组头就写着（「whzf0010006 · 广东证券股份有限公司 第 1-3 页 · 第 1 次回函」）；某项结论读了哪几页，该检测点的依据明细（逐项展开）里也有。组件 SourceCards 与样式 .source-card* 保留备用、当前无人挂载。</w:t>
      </w:r>
    </w:p>
    <w:p>
      <w:pPr>
        <w:numPr>
          <w:ilvl w:val="0"/>
          <w:numId w:val="27"/>
        </w:numPr>
        <w:spacing w:line="360" w:lineRule="auto"/>
      </w:pPr>
      <w:r>
        <w:rPr>
          <w:rFonts w:ascii="宋体" w:hAnsi="宋体" w:cs="宋体" w:eastAsia="宋体" w:hint="eastAsia"/>
          <w:sz w:val="24"/>
        </w:rPr>
        <w:t>结论标签随建议卡走：每张建议卡的卡头右侧是这一封自己的相符性标签（相符 / 不相符 / 待人工判定）。</w:t>
      </w:r>
    </w:p>
    <w:p>
      <w:pPr>
        <w:numPr>
          <w:ilvl w:val="0"/>
          <w:numId w:val="27"/>
        </w:numPr>
        <w:spacing w:line="360" w:lineRule="auto"/>
      </w:pPr>
      <w:r>
        <w:rPr>
          <w:rFonts w:ascii="宋体" w:hAnsi="宋体" w:cs="宋体" w:eastAsia="宋体" w:hint="eastAsia"/>
          <w:sz w:val="24"/>
        </w:rPr>
        <w:t>规则提示并未丢失，它仍在「回函结果填写」页「函证结果是否相符」旁的 Tooltip 里。</w:t>
      </w:r>
    </w:p>
    <w:p>
      <w:pPr>
        <w:numPr>
          <w:ilvl w:val="0"/>
          <w:numId w:val="27"/>
        </w:numPr>
        <w:spacing w:line="360" w:lineRule="auto"/>
      </w:pPr>
      <w:r>
        <w:rPr>
          <w:rFonts w:ascii="宋体" w:hAnsi="宋体" w:cs="宋体" w:eastAsia="宋体" w:hint="eastAsia"/>
          <w:sz w:val="24"/>
        </w:rPr>
        <w:t>低风险段不出建议卡 —— 与"只给需要关注的段出卡"的既有口径一致（这类行的结论在列表「回函是否相符」列可见）。</w:t>
      </w:r>
    </w:p>
    <w:p>
      <w:pPr>
        <w:numPr>
          <w:ilvl w:val="0"/>
          <w:numId w:val="27"/>
        </w:numPr>
        <w:spacing w:line="360" w:lineRule="auto"/>
      </w:pPr>
      <w:r>
        <w:rPr>
          <w:rFonts w:ascii="宋体" w:hAnsi="宋体" w:cs="宋体" w:eastAsia="宋体" w:hint="eastAsia"/>
          <w:sz w:val="24"/>
        </w:rPr>
        <w:t>每封一张卡、默认展开：卡头 = 函证编号 · 被询证单位 + 该封自己的结论 + 小统计（N 项检测 · N 项需关注 · 合计耗时）；卡内逐行列出该封的检测点，每项用圆形状态图标表达（待检测 ○ / 检测中 ⟳ / 已完成 ✓ / 失败 ✕），逐项可展开看依据明细（读了哪几页、用了什么方式、命中了什么）。</w:t>
      </w:r>
    </w:p>
    <w:p>
      <w:pPr>
        <w:numPr>
          <w:ilvl w:val="0"/>
          <w:numId w:val="27"/>
        </w:numPr>
        <w:spacing w:line="360" w:lineRule="auto"/>
      </w:pPr>
      <w:r>
        <w:rPr>
          <w:rFonts w:ascii="宋体" w:hAnsi="宋体" w:cs="宋体" w:eastAsia="宋体" w:hint="eastAsia"/>
          <w:sz w:val="24"/>
        </w:rPr>
        <w:t>卡头回答的正是「很多重复的识别项，那具体是在识别哪个函证」—— 一屏 18 项 = 3 封 × 每封 6 项，平铺本身没错，错在没分段。</w:t>
      </w:r>
    </w:p>
    <w:p>
      <w:pPr>
        <w:numPr>
          <w:ilvl w:val="0"/>
          <w:numId w:val="27"/>
        </w:numPr>
        <w:spacing w:line="360" w:lineRule="auto"/>
      </w:pPr>
      <w:r>
        <w:rPr>
          <w:rFonts w:ascii="宋体" w:hAnsi="宋体" w:cs="宋体" w:eastAsia="宋体" w:hint="eastAsia"/>
          <w:sz w:val="24"/>
        </w:rPr>
        <w:t>本界面只做识别：不放函面预览、不放切分清单、不承担上传、不含人工核验（核验在「回函快递信息」里一次性完成，见 5.4）。</w:t>
      </w:r>
    </w:p>
    <w:p>
      <w:pPr>
        <w:numPr>
          <w:ilvl w:val="0"/>
          <w:numId w:val="27"/>
        </w:numPr>
        <w:spacing w:line="360" w:lineRule="auto"/>
      </w:pPr>
      <w:r>
        <w:rPr>
          <w:rFonts w:ascii="宋体" w:hAnsi="宋体" w:cs="宋体" w:eastAsia="宋体" w:hint="eastAsia"/>
          <w:sz w:val="24"/>
        </w:rPr>
        <w:t>界面本身不可最小化（只能关闭）；进度由界面外的右下角悬浮卡表达（按阶段写「正在对应 N 份 / 正在细查 M 份」），点它才进来。识别中途结果自动写入列表。</w:t>
      </w:r>
    </w:p>
    <w:p>
      <w:pPr>
        <w:numPr>
          <w:ilvl w:val="0"/>
          <w:numId w:val="27"/>
        </w:numPr>
        <w:spacing w:line="360" w:lineRule="auto"/>
      </w:pPr>
      <w:r>
        <w:rPr>
          <w:rFonts w:ascii="宋体" w:hAnsi="宋体" w:cs="宋体" w:eastAsia="宋体" w:hint="eastAsia"/>
          <w:sz w:val="24"/>
        </w:rPr>
        <w:t>悬浮卡随时可收起，收起后不会自己弹回来 —— 卡片的显隐只由一次性事件决定：启动批次、归属确认或重切后启动阶段二、重试时置为显示；用户点 ✕（或全部跑完 2.6s 后）置为收起。TICK（每 600ms 的进度推进）不得再按"还有批次在跑"把它置回显示 —— 那会让 ✕ 失效：点掉 600ms 后自己弹回来，用户看到的就是「正在识别，没法关闭」。</w:t>
      </w:r>
    </w:p>
    <w:p>
      <w:pPr>
        <w:numPr>
          <w:ilvl w:val="0"/>
          <w:numId w:val="27"/>
        </w:numPr>
        <w:spacing w:line="360" w:lineRule="auto"/>
      </w:pPr>
      <w:r>
        <w:rPr>
          <w:rFonts w:ascii="宋体" w:hAnsi="宋体" w:cs="宋体" w:eastAsia="宋体" w:hint="eastAsia"/>
          <w:sz w:val="24"/>
        </w:rPr>
        <w:t>📷 图 5.1-3 ｜ 智能识别界面（进行中）</w:t>
      </w:r>
    </w:p>
    <w:p>
      <w:pPr>
        <w:numPr>
          <w:ilvl w:val="0"/>
          <w:numId w:val="27"/>
        </w:numPr>
        <w:spacing w:line="360" w:lineRule="auto"/>
      </w:pPr>
      <w:r>
        <w:rPr>
          <w:rFonts w:ascii="宋体" w:hAnsi="宋体" w:cs="宋体" w:eastAsia="宋体" w:hint="eastAsia"/>
          <w:sz w:val="24"/>
        </w:rPr>
        <w:t>应展示：从右下角悬浮卡点进来的整屏界面。</w:t>
      </w:r>
    </w:p>
    <w:p>
      <w:pPr>
        <w:numPr>
          <w:ilvl w:val="0"/>
          <w:numId w:val="27"/>
        </w:numPr>
        <w:spacing w:line="360" w:lineRule="auto"/>
      </w:pPr>
      <w:r>
        <w:rPr>
          <w:rFonts w:ascii="宋体" w:hAnsi="宋体" w:cs="宋体" w:eastAsia="宋体" w:hint="eastAsia"/>
          <w:sz w:val="24"/>
        </w:rPr>
        <w:t>重点可见：① 顶栏「智能识别 · &lt;类型&gt; · N 段 · M 项检测」+ 右上角关闭 ×；② 进度区（像素网格加载 + 等宽读秒）；③ 计数标签；④ 按函证分组的检测点卡 —— 卡头是「函证编号 · 被询证单位」+ 该封自己的结论 + N 项检测 · N 项需关注 · 合计耗时，卡内逐行列出检测点；⑤ 检测点行上的圆形状态图标（○ 待检测 / ⟳ 检测中 / ✓ 已完成 / ✕ 失败）。</w:t>
      </w:r>
    </w:p>
    <w:p>
      <w:pPr>
        <w:numPr>
          <w:ilvl w:val="0"/>
          <w:numId w:val="27"/>
        </w:numPr>
        <w:spacing w:line="360" w:lineRule="auto"/>
      </w:pPr>
      <w:r>
        <w:rPr>
          <w:rFonts w:ascii="宋体" w:hAnsi="宋体" w:cs="宋体" w:eastAsia="宋体" w:hint="eastAsia"/>
          <w:sz w:val="24"/>
        </w:rPr>
        <w:t>状态要求：截进行中（至少一封在跑、一封已完成）；建议再补一张完成后（进度区定格 + 显示已归档封数）。</w:t>
      </w:r>
    </w:p>
    <w:p>
      <w:pPr>
        <w:numPr>
          <w:ilvl w:val="0"/>
          <w:numId w:val="27"/>
        </w:numPr>
        <w:spacing w:line="360" w:lineRule="auto"/>
      </w:pPr>
      <w:r>
        <w:rPr>
          <w:rFonts w:ascii="宋体" w:hAnsi="宋体" w:cs="宋体" w:eastAsia="宋体" w:hint="eastAsia"/>
          <w:sz w:val="24"/>
        </w:rPr>
        <w:t>对应正文：§5.1「智能识别界面」</w:t>
      </w:r>
    </w:p>
    <w:p>
      <w:pPr>
        <w:numPr>
          <w:ilvl w:val="0"/>
          <w:numId w:val="27"/>
        </w:numPr>
        <w:spacing w:line="360" w:lineRule="auto"/>
      </w:pPr>
      <w:r>
        <w:rPr>
          <w:rFonts w:ascii="宋体" w:hAnsi="宋体" w:cs="宋体" w:eastAsia="宋体" w:hint="eastAsia"/>
          <w:sz w:val="24"/>
        </w:rPr>
        <w:t>📷 图 5.1-4 ｜ 检测点展开「依据明细」</w:t>
      </w:r>
    </w:p>
    <w:p>
      <w:pPr>
        <w:numPr>
          <w:ilvl w:val="0"/>
          <w:numId w:val="27"/>
        </w:numPr>
        <w:spacing w:line="360" w:lineRule="auto"/>
      </w:pPr>
      <w:r>
        <w:rPr>
          <w:rFonts w:ascii="宋体" w:hAnsi="宋体" w:cs="宋体" w:eastAsia="宋体" w:hint="eastAsia"/>
          <w:sz w:val="24"/>
        </w:rPr>
        <w:t>应展示：某一封的某个检测点点开后展开的依据。</w:t>
      </w:r>
    </w:p>
    <w:p>
      <w:pPr>
        <w:numPr>
          <w:ilvl w:val="0"/>
          <w:numId w:val="27"/>
        </w:numPr>
        <w:spacing w:line="360" w:lineRule="auto"/>
      </w:pPr>
      <w:r>
        <w:rPr>
          <w:rFonts w:ascii="宋体" w:hAnsi="宋体" w:cs="宋体" w:eastAsia="宋体" w:hint="eastAsia"/>
          <w:sz w:val="24"/>
        </w:rPr>
        <w:t>重点可见：逐条列出「读了哪几页、用了什么方式、命中了什么」；卡头仍写明是哪一封。</w:t>
      </w:r>
    </w:p>
    <w:p>
      <w:pPr>
        <w:numPr>
          <w:ilvl w:val="0"/>
          <w:numId w:val="27"/>
        </w:numPr>
        <w:spacing w:line="360" w:lineRule="auto"/>
      </w:pPr>
      <w:r>
        <w:rPr>
          <w:rFonts w:ascii="宋体" w:hAnsi="宋体" w:cs="宋体" w:eastAsia="宋体" w:hint="eastAsia"/>
          <w:sz w:val="24"/>
        </w:rPr>
        <w:t>对应正文：§5.3「四项明细统一骨架」、§5.1「AI 的核查内容必须全暴露」</w:t>
      </w:r>
    </w:p>
    <w:p>
      <w:pPr>
        <w:numPr>
          <w:ilvl w:val="0"/>
          <w:numId w:val="27"/>
        </w:numPr>
        <w:spacing w:line="360" w:lineRule="auto"/>
      </w:pPr>
      <w:r>
        <w:rPr>
          <w:rFonts w:ascii="宋体" w:hAnsi="宋体" w:cs="宋体" w:eastAsia="宋体" w:hint="eastAsia"/>
          <w:sz w:val="24"/>
        </w:rPr>
        <w:t>📷 图 5.1-5 ｜ 右下角悬浮进度卡</w:t>
      </w:r>
    </w:p>
    <w:p>
      <w:pPr>
        <w:numPr>
          <w:ilvl w:val="0"/>
          <w:numId w:val="27"/>
        </w:numPr>
        <w:spacing w:line="360" w:lineRule="auto"/>
      </w:pPr>
      <w:r>
        <w:rPr>
          <w:rFonts w:ascii="宋体" w:hAnsi="宋体" w:cs="宋体" w:eastAsia="宋体" w:hint="eastAsia"/>
          <w:sz w:val="24"/>
        </w:rPr>
        <w:t>应展示：识别进行中时，列表页右下角的那张小卡。</w:t>
      </w:r>
    </w:p>
    <w:p>
      <w:pPr>
        <w:numPr>
          <w:ilvl w:val="0"/>
          <w:numId w:val="27"/>
        </w:numPr>
        <w:spacing w:line="360" w:lineRule="auto"/>
      </w:pPr>
      <w:r>
        <w:rPr>
          <w:rFonts w:ascii="宋体" w:hAnsi="宋体" w:cs="宋体" w:eastAsia="宋体" w:hint="eastAsia"/>
          <w:sz w:val="24"/>
        </w:rPr>
        <w:t>重点可见：① 「正在识别回函」；② 阶段文案「正在对应 N 份 / 正在细查 M 份」；③ 「看识别过程」入口（点它才进智能识别界面）；④ 关闭 ×；⑤ 它不遮挡列表。</w:t>
      </w:r>
    </w:p>
    <w:p>
      <w:pPr>
        <w:numPr>
          <w:ilvl w:val="0"/>
          <w:numId w:val="27"/>
        </w:numPr>
        <w:spacing w:line="360" w:lineRule="auto"/>
      </w:pPr>
      <w:r>
        <w:rPr>
          <w:rFonts w:ascii="宋体" w:hAnsi="宋体" w:cs="宋体" w:eastAsia="宋体" w:hint="eastAsia"/>
          <w:sz w:val="24"/>
        </w:rPr>
        <w:t>对应正文：§4.2「后台异步识别」、§5.1</w:t>
      </w:r>
    </w:p>
    <w:p>
      <w:pPr>
        <w:numPr>
          <w:ilvl w:val="0"/>
          <w:numId w:val="27"/>
        </w:numPr>
        <w:spacing w:line="360" w:lineRule="auto"/>
      </w:pPr>
      <w:r>
        <w:rPr>
          <w:rFonts w:ascii="宋体" w:hAnsi="宋体" w:cs="宋体" w:eastAsia="宋体" w:hint="eastAsia"/>
          <w:sz w:val="24"/>
        </w:rPr>
        <w:t>📷 图 5.1-6 ｜ 识别失败态</w:t>
      </w:r>
    </w:p>
    <w:p>
      <w:pPr>
        <w:numPr>
          <w:ilvl w:val="0"/>
          <w:numId w:val="27"/>
        </w:numPr>
        <w:spacing w:line="360" w:lineRule="auto"/>
      </w:pPr>
      <w:r>
        <w:rPr>
          <w:rFonts w:ascii="宋体" w:hAnsi="宋体" w:cs="宋体" w:eastAsia="宋体" w:hint="eastAsia"/>
          <w:sz w:val="24"/>
        </w:rPr>
        <w:t>应展示：某个检测点失败的呈现。</w:t>
      </w:r>
    </w:p>
    <w:p>
      <w:pPr>
        <w:numPr>
          <w:ilvl w:val="0"/>
          <w:numId w:val="27"/>
        </w:numPr>
        <w:spacing w:line="360" w:lineRule="auto"/>
      </w:pPr>
      <w:r>
        <w:rPr>
          <w:rFonts w:ascii="宋体" w:hAnsi="宋体" w:cs="宋体" w:eastAsia="宋体" w:hint="eastAsia"/>
          <w:sz w:val="24"/>
        </w:rPr>
        <w:t>重点可见：① 检测点行的 ✕ 图标；② 失败原因的完整文案（如「末页面单未识别出运单号（扫描模糊），需人工核对面单」）；③ ⚠️ 当前没有「重新识别 / 跳过该页」按钮 —— 截图正好用来对照附录 D 待实现清单第 3 条。</w:t>
      </w:r>
    </w:p>
    <w:p>
      <w:pPr>
        <w:numPr>
          <w:ilvl w:val="0"/>
          <w:numId w:val="27"/>
        </w:numPr>
        <w:spacing w:line="360" w:lineRule="auto"/>
      </w:pPr>
      <w:r>
        <w:rPr>
          <w:rFonts w:ascii="宋体" w:hAnsi="宋体" w:cs="宋体" w:eastAsia="宋体" w:hint="eastAsia"/>
          <w:sz w:val="24"/>
        </w:rPr>
        <w:t>对应正文：§5.1「失败恢复」</w:t>
      </w:r>
    </w:p>
    <w:p>
      <w:pPr>
        <w:numPr>
          <w:ilvl w:val="0"/>
          <w:numId w:val="27"/>
        </w:numPr>
        <w:spacing w:line="360" w:lineRule="auto"/>
      </w:pPr>
      <w:r>
        <w:rPr>
          <w:rFonts w:ascii="宋体" w:hAnsi="宋体" w:cs="宋体" w:eastAsia="宋体" w:hint="eastAsia"/>
          <w:sz w:val="24"/>
        </w:rPr>
        <w:t>往来侧界面不出现「阶段一 / 阶段二」字样：往来的阶段一没有人工阻塞点，露出阶段只会制造无谓的等待感 —— 用户看到的只是「函证一份份出现、检测点逐个由待检测变检测中、再变已完成」。两阶段是内部调度概念，只在银行侧（阶段一有人工介入）保留阶段提示。</w:t>
      </w:r>
    </w:p>
    <w:p>
      <w:pPr>
        <w:numPr>
          <w:ilvl w:val="0"/>
          <w:numId w:val="27"/>
        </w:numPr>
        <w:spacing w:line="360" w:lineRule="auto"/>
      </w:pPr>
      <w:r>
        <w:rPr>
          <w:rFonts w:ascii="宋体" w:hAnsi="宋体" w:cs="宋体" w:eastAsia="宋体" w:hint="eastAsia"/>
          <w:sz w:val="24"/>
        </w:rPr>
        <w:t>预览取景（通用约定，详见 5.7）：回函函面是竖版，任何出现函面预览的地方都须按函面自身的比例取景（纸页按可用高度撑满、宽度按 A4 比例反推并水平居中），不得把竖版纸页塞进横向的扁区域。</w:t>
      </w:r>
    </w:p>
    <w:p>
      <w:pPr>
        <w:spacing w:line="360" w:lineRule="auto"/>
      </w:pPr>
      <w:r>
        <w:rPr>
          <w:rFonts w:ascii="宋体" w:hAnsi="宋体" w:cs="宋体" w:eastAsia="宋体" w:hint="eastAsia"/>
          <w:sz w:val="24"/>
        </w:rPr>
        <w:t>展示口径（重要）</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52"/>
        <w:gridCol w:w="4252"/>
      </w:tblGrid>
      <w:tr>
        <w:tc>
          <w:tcPr>
            <w:tcW w:type="dxa" w:w="4153"/>
          </w:tcPr>
          <w:p>
            <w:pPr>
              <w:spacing w:line="360" w:lineRule="auto" w:before="0" w:after="0"/>
            </w:pPr>
            <w:r>
              <w:rPr>
                <w:rFonts w:ascii="宋体" w:hAnsi="宋体" w:cs="宋体" w:eastAsia="宋体" w:hint="eastAsia"/>
                <w:b w:val="0"/>
                <w:sz w:val="24"/>
              </w:rPr>
              <w:t>环节</w:t>
            </w:r>
          </w:p>
        </w:tc>
        <w:tc>
          <w:tcPr>
            <w:tcW w:type="dxa" w:w="4153"/>
          </w:tcPr>
          <w:p>
            <w:pPr>
              <w:spacing w:line="360" w:lineRule="auto" w:before="0" w:after="0"/>
            </w:pPr>
            <w:r>
              <w:rPr>
                <w:rFonts w:ascii="宋体" w:hAnsi="宋体" w:cs="宋体" w:eastAsia="宋体" w:hint="eastAsia"/>
                <w:b w:val="0"/>
                <w:sz w:val="24"/>
              </w:rPr>
              <w:t>原则</w:t>
            </w:r>
          </w:p>
        </w:tc>
      </w:tr>
      <w:tr>
        <w:tc>
          <w:tcPr>
            <w:tcW w:type="dxa" w:w="4153"/>
          </w:tcPr>
          <w:p>
            <w:pPr>
              <w:spacing w:line="360" w:lineRule="auto" w:before="0" w:after="0"/>
            </w:pPr>
            <w:r>
              <w:rPr>
                <w:rFonts w:ascii="宋体" w:hAnsi="宋体" w:cs="宋体" w:eastAsia="宋体" w:hint="eastAsia"/>
                <w:b w:val="0"/>
                <w:sz w:val="24"/>
              </w:rPr>
              <w:t>系统内部处理（二维码识别、四要素匹配）</w:t>
            </w:r>
          </w:p>
        </w:tc>
        <w:tc>
          <w:tcPr>
            <w:tcW w:type="dxa" w:w="4153"/>
          </w:tcPr>
          <w:p>
            <w:pPr>
              <w:spacing w:line="360" w:lineRule="auto" w:before="0" w:after="0"/>
            </w:pPr>
            <w:r>
              <w:rPr>
                <w:rFonts w:ascii="宋体" w:hAnsi="宋体" w:cs="宋体" w:eastAsia="宋体" w:hint="eastAsia"/>
                <w:b w:val="0"/>
                <w:sz w:val="24"/>
              </w:rPr>
              <w:t>不暴露内部步骤 —— 只给最终结果（归到哪封函证）</w:t>
            </w:r>
          </w:p>
        </w:tc>
      </w:tr>
      <w:tr>
        <w:tc>
          <w:tcPr>
            <w:tcW w:type="dxa" w:w="4153"/>
          </w:tcPr>
          <w:p>
            <w:pPr>
              <w:spacing w:line="360" w:lineRule="auto" w:before="0" w:after="0"/>
            </w:pPr>
            <w:r>
              <w:rPr>
                <w:rFonts w:ascii="宋体" w:hAnsi="宋体" w:cs="宋体" w:eastAsia="宋体" w:hint="eastAsia"/>
                <w:b w:val="0"/>
                <w:sz w:val="24"/>
              </w:rPr>
              <w:t>页面切分与归属</w:t>
            </w:r>
          </w:p>
        </w:tc>
        <w:tc>
          <w:tcPr>
            <w:tcW w:type="dxa" w:w="4153"/>
          </w:tcPr>
          <w:p>
            <w:pPr>
              <w:spacing w:line="360" w:lineRule="auto" w:before="0" w:after="0"/>
            </w:pPr>
            <w:r>
              <w:rPr>
                <w:rFonts w:ascii="宋体" w:hAnsi="宋体" w:cs="宋体" w:eastAsia="宋体" w:hint="eastAsia"/>
                <w:b w:val="0"/>
                <w:sz w:val="24"/>
              </w:rPr>
              <w:t>⚠️ 上一条不适用 —— 切分已由用户手工完成：归属界面本身就是页缩略图墙 + 页间剪刀 + 每段归属下拉。「切分」不再是系统的内部步骤，而是这一步的主要工作内容，必须给全工具与全貌</w:t>
            </w:r>
          </w:p>
        </w:tc>
      </w:tr>
      <w:tr>
        <w:tc>
          <w:tcPr>
            <w:tcW w:type="dxa" w:w="4153"/>
          </w:tcPr>
          <w:p>
            <w:pPr>
              <w:spacing w:line="360" w:lineRule="auto" w:before="0" w:after="0"/>
            </w:pPr>
            <w:r>
              <w:rPr>
                <w:rFonts w:ascii="宋体" w:hAnsi="宋体" w:cs="宋体" w:eastAsia="宋体" w:hint="eastAsia"/>
                <w:b w:val="0"/>
                <w:sz w:val="24"/>
              </w:rPr>
              <w:t>AI 智能核验</w:t>
            </w:r>
          </w:p>
        </w:tc>
        <w:tc>
          <w:tcPr>
            <w:tcW w:type="dxa" w:w="4153"/>
          </w:tcPr>
          <w:p>
            <w:pPr>
              <w:spacing w:line="360" w:lineRule="auto" w:before="0" w:after="0"/>
            </w:pPr>
            <w:r>
              <w:rPr>
                <w:rFonts w:ascii="宋体" w:hAnsi="宋体" w:cs="宋体" w:eastAsia="宋体" w:hint="eastAsia"/>
                <w:b w:val="0"/>
                <w:sz w:val="24"/>
              </w:rPr>
              <w:t>必须把每个核查点列全及其结论 —— 用户需要知道 AI 到底做了哪些检查，这是审计证据链的组成部分</w:t>
            </w:r>
          </w:p>
        </w:tc>
      </w:tr>
    </w:tbl>
    <w:p>
      <w:pPr>
        <w:spacing w:line="360" w:lineRule="auto"/>
      </w:pPr>
      <w:r>
        <w:rPr>
          <w:rFonts w:ascii="宋体" w:hAnsi="宋体" w:cs="宋体" w:eastAsia="宋体" w:hint="eastAsia"/>
          <w:sz w:val="24"/>
        </w:rPr>
        <w:t>一句话：内部实现细节不暴露；但用户要亲手做的事，必须把工具与全貌给足；AI 的核查内容必须全暴露。</w:t>
      </w:r>
    </w:p>
    <w:p>
      <w:pPr>
        <w:spacing w:line="360" w:lineRule="auto"/>
      </w:pPr>
      <w:r>
        <w:rPr>
          <w:rFonts w:ascii="宋体" w:hAnsi="宋体" w:cs="宋体" w:eastAsia="宋体" w:hint="eastAsia"/>
          <w:sz w:val="24"/>
        </w:rPr>
        <w:t>失败恢复</w:t>
      </w:r>
    </w:p>
    <w:p>
      <w:pPr>
        <w:numPr>
          <w:ilvl w:val="0"/>
          <w:numId w:val="27"/>
        </w:numPr>
        <w:spacing w:line="360" w:lineRule="auto"/>
      </w:pPr>
      <w:r>
        <w:rPr>
          <w:rFonts w:ascii="宋体" w:hAnsi="宋体" w:cs="宋体" w:eastAsia="宋体" w:hint="eastAsia"/>
          <w:sz w:val="24"/>
        </w:rPr>
        <w:t>识别失败会给出明确原因（如「末页面单未识别出运单号（扫描模糊），需人工核对面单」），失败不静默丢弃 —— 该检测点在检测点卡里显示为失败并附原因。</w:t>
      </w:r>
    </w:p>
    <w:p>
      <w:pPr>
        <w:numPr>
          <w:ilvl w:val="0"/>
          <w:numId w:val="27"/>
        </w:numPr>
        <w:spacing w:line="360" w:lineRule="auto"/>
      </w:pPr>
      <w:r>
        <w:rPr>
          <w:rFonts w:ascii="宋体" w:hAnsi="宋体" w:cs="宋体" w:eastAsia="宋体" w:hint="eastAsia"/>
          <w:sz w:val="24"/>
        </w:rPr>
        <w:t>⚠️ 当前只落了「原因呈现」，恢复动作尚未接入界面：设计上要有三类动作 ——手动指定函证 / 重新识别 / 跳过该页，但界面没有这三处入口。</w:t>
      </w:r>
    </w:p>
    <w:p>
      <w:pPr>
        <w:numPr>
          <w:ilvl w:val="0"/>
          <w:numId w:val="27"/>
        </w:numPr>
        <w:spacing w:line="360" w:lineRule="auto"/>
      </w:pPr>
      <w:r>
        <w:rPr>
          <w:rFonts w:ascii="宋体" w:hAnsi="宋体" w:cs="宋体" w:eastAsia="宋体" w:hint="eastAsia"/>
          <w:sz w:val="24"/>
        </w:rPr>
        <w:t>切分异常 —— 整份文件都检出不了二维码、或某几页归不进任何一段时：，用户直接用「页缩略图墙 + 剪刀」把这几页划给正确的段即可；整份只对应一封时不切分（整份一段）即可。即归属界面本身就是「人工划段」与「整份归属」的落点，不需要额外动作。</w:t>
      </w:r>
    </w:p>
    <w:p>
      <w:pPr>
        <w:pStyle w:val="5"/>
        <w:spacing w:line="360" w:lineRule="auto"/>
      </w:pPr>
      <w:r>
        <w:rPr>
          <w:rFonts w:hint="eastAsia"/>
        </w:rPr>
        <w:t>补充说明</w:t>
      </w:r>
    </w:p>
    <w:p>
      <w:pPr>
        <w:numPr>
          <w:ilvl w:val="0"/>
          <w:numId w:val="27"/>
        </w:numPr>
        <w:spacing w:line="360" w:lineRule="auto"/>
      </w:pPr>
      <w:r>
        <w:rPr>
          <w:rFonts w:ascii="宋体" w:hAnsi="宋体" w:cs="宋体" w:eastAsia="宋体" w:hint="eastAsia"/>
          <w:sz w:val="24"/>
        </w:rPr>
        <w:t>对应功能编号：F-01（统一上传）、F-02（函证类型随入口确定 —— 原「类型自动判定」已废：类型由入口决定，上传弹窗不再让系统事后判类型）、F-03（异步识别队列）、F-05（失败恢复）。</w:t>
      </w:r>
    </w:p>
    <w:p>
      <w:pPr>
        <w:numPr>
          <w:ilvl w:val="0"/>
          <w:numId w:val="27"/>
        </w:numPr>
        <w:spacing w:line="360" w:lineRule="auto"/>
      </w:pPr>
      <w:r>
        <w:rPr>
          <w:rFonts w:ascii="宋体" w:hAnsi="宋体" w:cs="宋体" w:eastAsia="宋体" w:hint="eastAsia"/>
          <w:sz w:val="24"/>
        </w:rPr>
        <w:t>原型实现：识别为前端 Mock（用定时器模拟异步阶段推进，支持失败注入）；生产环境需替换为真实识别服务（见附录 D）。</w:t>
      </w:r>
    </w:p>
    <w:p>
      <w:pPr>
        <w:numPr>
          <w:ilvl w:val="0"/>
          <w:numId w:val="27"/>
        </w:numPr>
        <w:spacing w:line="360" w:lineRule="auto"/>
      </w:pPr>
      <w:r>
        <w:rPr>
          <w:rFonts w:ascii="宋体" w:hAnsi="宋体" w:cs="宋体" w:eastAsia="宋体" w:hint="eastAsia"/>
          <w:sz w:val="24"/>
        </w:rPr>
        <w:t>识别完成后：结果自动写入回函管理列表并让对应行闪一下高亮；右下角悬浮卡保留入口，可回看识别过程。</w:t>
      </w:r>
    </w:p>
    <w:p>
      <w:pPr>
        <w:pStyle w:val="4"/>
        <w:spacing w:line="360" w:lineRule="auto"/>
      </w:pPr>
      <w:r>
        <w:rPr>
          <w:rFonts w:hint="eastAsia"/>
        </w:rPr>
        <w:t>回函切分与归属</w:t>
      </w:r>
    </w:p>
    <w:p>
      <w:pPr>
        <w:pStyle w:val="5"/>
        <w:spacing w:line="360" w:lineRule="auto"/>
      </w:pPr>
      <w:r>
        <w:rPr>
          <w:rFonts w:hint="eastAsia"/>
        </w:rPr>
        <w:t>业务说明</w:t>
      </w:r>
    </w:p>
    <w:p>
      <w:pPr>
        <w:spacing w:line="360" w:lineRule="auto"/>
        <w:ind w:firstLine="420"/>
      </w:pPr>
      <w:r>
        <w:rPr>
          <w:rFonts w:ascii="宋体" w:hAnsi="宋体" w:cs="宋体" w:eastAsia="宋体" w:hint="eastAsia"/>
          <w:sz w:val="24"/>
        </w:rPr>
        <w:t>一份扫描件里常常装着多封回函，需要人工把文件切成几段、并把每段归到对应的函证上。</w:t>
      </w:r>
    </w:p>
    <w:p>
      <w:pPr>
        <w:spacing w:line="360" w:lineRule="auto"/>
        <w:ind w:firstLine="420"/>
      </w:pPr>
      <w:r>
        <w:rPr>
          <w:rFonts w:ascii="宋体" w:hAnsi="宋体" w:cs="宋体" w:eastAsia="宋体" w:hint="eastAsia"/>
          <w:sz w:val="24"/>
        </w:rPr>
        <w:t>银行函证还会出现「多封函证 + 一张面单」：面单页需要单独切成一段，由它管辖前面的几个函证段。</w:t>
      </w:r>
    </w:p>
    <w:p>
      <w:pPr>
        <w:pStyle w:val="5"/>
        <w:spacing w:line="360" w:lineRule="auto"/>
      </w:pPr>
      <w:r>
        <w:rPr>
          <w:rFonts w:hint="eastAsia"/>
        </w:rPr>
        <w:t>业务规则</w:t>
      </w:r>
    </w:p>
    <w:p>
      <w:pPr>
        <w:numPr>
          <w:ilvl w:val="0"/>
          <w:numId w:val="27"/>
        </w:numPr>
        <w:spacing w:line="360" w:lineRule="auto"/>
      </w:pPr>
      <w:r>
        <w:rPr>
          <w:rFonts w:ascii="宋体" w:hAnsi="宋体" w:cs="宋体" w:eastAsia="宋体" w:hint="eastAsia"/>
          <w:sz w:val="24"/>
        </w:rPr>
        <w:t>未点「确定」（未提交）时，本批一律不写入回函列表：识别照跑，但落库、启动阶段二、回填核验都不发生；提交后仍要等该段全部检测项尘埃落定才写库（失败也算落定）。</w:t>
      </w:r>
    </w:p>
    <w:p>
      <w:pPr>
        <w:numPr>
          <w:ilvl w:val="0"/>
          <w:numId w:val="27"/>
        </w:numPr>
        <w:spacing w:line="360" w:lineRule="auto"/>
      </w:pPr>
      <w:r>
        <w:rPr>
          <w:rFonts w:ascii="宋体" w:hAnsi="宋体" w:cs="宋体" w:eastAsia="宋体" w:hint="eastAsia"/>
          <w:sz w:val="24"/>
        </w:rPr>
        <w:t>初稿按类型分：往来 = 二维码已切好的分段（可微调）；银行 = 整份一段、由用户自己切。每段一个归属下拉。</w:t>
      </w:r>
    </w:p>
    <w:p>
      <w:pPr>
        <w:numPr>
          <w:ilvl w:val="0"/>
          <w:numId w:val="27"/>
        </w:numPr>
        <w:spacing w:line="360" w:lineRule="auto"/>
      </w:pPr>
      <w:r>
        <w:rPr>
          <w:rFonts w:ascii="宋体" w:hAnsi="宋体" w:cs="宋体" w:eastAsia="宋体" w:hint="eastAsia"/>
          <w:sz w:val="24"/>
        </w:rPr>
        <w:t>同包裹的段用包裹标签区分（8 档固定色板循环），包裹号才是主标识，不在段与段之间画竖线。</w:t>
      </w:r>
    </w:p>
    <w:p>
      <w:pPr>
        <w:numPr>
          <w:ilvl w:val="0"/>
          <w:numId w:val="27"/>
        </w:numPr>
        <w:spacing w:line="360" w:lineRule="auto"/>
      </w:pPr>
      <w:r>
        <w:rPr>
          <w:rFonts w:ascii="宋体" w:hAnsi="宋体" w:cs="宋体" w:eastAsia="宋体" w:hint="eastAsia"/>
          <w:sz w:val="24"/>
        </w:rPr>
        <w:t>银行侧「快递面单识别」与切分并行：面单页是识别结果，到达后系统才把它预切成独立段；用户已切分处理过的不再另切，一律以人工切分为准（界面不提供任何“系统改切分”的入口）。</w:t>
      </w:r>
    </w:p>
    <w:p>
      <w:pPr>
        <w:numPr>
          <w:ilvl w:val="0"/>
          <w:numId w:val="27"/>
        </w:numPr>
        <w:spacing w:line="360" w:lineRule="auto"/>
      </w:pPr>
      <w:r>
        <w:rPr>
          <w:rFonts w:ascii="宋体" w:hAnsi="宋体" w:cs="宋体" w:eastAsia="宋体" w:hint="eastAsia"/>
          <w:sz w:val="24"/>
        </w:rPr>
        <w:t>快递单号只在面单段校验一次（银行侧不校验重复 —— 多段共用同一单号是正常形态）；人工填写的单号按“页”记录，用户改切分后值仍留在含该页的那一段上。</w:t>
      </w:r>
    </w:p>
    <w:p>
      <w:pPr>
        <w:numPr>
          <w:ilvl w:val="0"/>
          <w:numId w:val="27"/>
        </w:numPr>
        <w:spacing w:line="360" w:lineRule="auto"/>
      </w:pPr>
      <w:r>
        <w:rPr>
          <w:rFonts w:ascii="宋体" w:hAnsi="宋体" w:cs="宋体" w:eastAsia="宋体" w:hint="eastAsia"/>
          <w:sz w:val="24"/>
        </w:rPr>
        <w:t>人工单号与系统识别不一致时，在该行人工值后挂一枚「系统识别 …」标签作提醒：不改人工值，也不提供“采用识别值”的动作。</w:t>
      </w:r>
    </w:p>
    <w:p>
      <w:pPr>
        <w:numPr>
          <w:ilvl w:val="0"/>
          <w:numId w:val="27"/>
        </w:numPr>
        <w:spacing w:line="360" w:lineRule="auto"/>
      </w:pPr>
      <w:r>
        <w:rPr>
          <w:rFonts w:ascii="宋体" w:hAnsi="宋体" w:cs="宋体" w:eastAsia="宋体" w:hint="eastAsia"/>
          <w:sz w:val="24"/>
        </w:rPr>
        <w:t>银行侧切分有「手动 / 智能」两条路，默认手动；智能为可选增强（点一次把切分 / 归属 / 单号认好）。已动过切分时必须先确认「将用识别结果替换你当前的切分」。</w:t>
      </w:r>
    </w:p>
    <w:p>
      <w:pPr>
        <w:numPr>
          <w:ilvl w:val="0"/>
          <w:numId w:val="27"/>
        </w:numPr>
        <w:spacing w:line="360" w:lineRule="auto"/>
      </w:pPr>
      <w:r>
        <w:rPr>
          <w:rFonts w:ascii="宋体" w:hAnsi="宋体" w:cs="宋体" w:eastAsia="宋体" w:hint="eastAsia"/>
          <w:sz w:val="24"/>
        </w:rPr>
        <w:t>识别切分是异步能力，效率须在实施前实测；本界面不得把切分绑死在识别结果上 —— 没有识别结果时，切分、归属、单号录入三件事照常可做。</w:t>
      </w:r>
    </w:p>
    <w:p>
      <w:pPr>
        <w:pStyle w:val="5"/>
        <w:spacing w:line="360" w:lineRule="auto"/>
      </w:pPr>
      <w:r>
        <w:rPr>
          <w:rFonts w:hint="eastAsia"/>
        </w:rPr>
        <w:t>使用角色</w:t>
      </w:r>
    </w:p>
    <w:p>
      <w:pPr>
        <w:spacing w:line="360" w:lineRule="auto"/>
      </w:pPr>
      <w:r>
        <w:rPr>
          <w:rFonts w:ascii="宋体" w:hAnsi="宋体" w:cs="宋体" w:eastAsia="宋体" w:hint="eastAsia"/>
          <w:sz w:val="24"/>
        </w:rPr>
        <w:t>业务人员。</w:t>
      </w:r>
    </w:p>
    <w:p>
      <w:pPr>
        <w:pStyle w:val="5"/>
        <w:spacing w:line="360" w:lineRule="auto"/>
      </w:pPr>
      <w:r>
        <w:rPr>
          <w:rFonts w:hint="eastAsia"/>
        </w:rPr>
        <w:t>权限说明</w:t>
      </w:r>
    </w:p>
    <w:p>
      <w:pPr>
        <w:numPr>
          <w:ilvl w:val="0"/>
          <w:numId w:val="27"/>
        </w:numPr>
        <w:spacing w:line="360" w:lineRule="auto"/>
      </w:pPr>
      <w:r>
        <w:rPr>
          <w:rFonts w:ascii="宋体" w:hAnsi="宋体" w:cs="宋体" w:eastAsia="宋体" w:hint="eastAsia"/>
          <w:sz w:val="24"/>
        </w:rPr>
        <w:t>菜单权限：业务人员拥有回函管理菜单权限。</w:t>
      </w:r>
    </w:p>
    <w:p>
      <w:pPr>
        <w:numPr>
          <w:ilvl w:val="0"/>
          <w:numId w:val="27"/>
        </w:numPr>
        <w:spacing w:line="360" w:lineRule="auto"/>
      </w:pPr>
      <w:r>
        <w:rPr>
          <w:rFonts w:ascii="宋体" w:hAnsi="宋体" w:cs="宋体" w:eastAsia="宋体" w:hint="eastAsia"/>
          <w:sz w:val="24"/>
        </w:rPr>
        <w:t>功能权限：维护－包括按固定页数拆分、按自定义页范围拆分、按份数拆分、设置切点、指定归属、修改快递单号。</w:t>
      </w:r>
    </w:p>
    <w:p>
      <w:pPr>
        <w:numPr>
          <w:ilvl w:val="0"/>
          <w:numId w:val="27"/>
        </w:numPr>
        <w:spacing w:line="360" w:lineRule="auto"/>
      </w:pPr>
      <w:r>
        <w:rPr>
          <w:rFonts w:ascii="宋体" w:hAnsi="宋体" w:cs="宋体" w:eastAsia="宋体" w:hint="eastAsia"/>
          <w:sz w:val="24"/>
        </w:rPr>
        <w:t>列表数据权限：不涉及。</w:t>
      </w:r>
    </w:p>
    <w:p>
      <w:pPr>
        <w:pStyle w:val="5"/>
        <w:spacing w:line="360" w:lineRule="auto"/>
      </w:pPr>
      <w:r>
        <w:rPr>
          <w:rFonts w:hint="eastAsia"/>
        </w:rPr>
        <w:t>功能说明</w:t>
      </w:r>
    </w:p>
    <w:p>
      <w:pPr>
        <w:spacing w:line="360" w:lineRule="auto"/>
        <w:ind w:firstLine="420"/>
      </w:pPr>
      <w:r>
        <w:rPr>
          <w:rFonts w:ascii="宋体" w:hAnsi="宋体" w:cs="宋体" w:eastAsia="宋体" w:hint="eastAsia"/>
          <w:sz w:val="24"/>
        </w:rPr>
        <w:t>本界面把一份回函文件切成若干段并逐段指定归属：段是「一件可辨认的东西」——一封函证或一张快递面单；归属确定后，系统才把该回函写入回函列表。</w:t>
      </w:r>
    </w:p>
    <w:p>
      <w:pPr>
        <w:spacing w:line="360" w:lineRule="auto"/>
      </w:pPr>
      <w:r>
        <w:rPr>
          <w:rFonts w:ascii="宋体" w:hAnsi="宋体" w:cs="宋体" w:eastAsia="宋体" w:hint="eastAsia"/>
          <w:sz w:val="24"/>
        </w:rPr>
        <w:t>操作说明：</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984"/>
        <w:gridCol w:w="1417"/>
        <w:gridCol w:w="5103"/>
      </w:tblGrid>
      <w:tr>
        <w:tc>
          <w:tcPr>
            <w:tcW w:type="dxa" w:w="2769"/>
          </w:tcPr>
          <w:p>
            <w:pPr>
              <w:spacing w:line="360" w:lineRule="auto" w:before="0" w:after="0"/>
            </w:pPr>
            <w:r>
              <w:rPr>
                <w:rFonts w:ascii="宋体" w:hAnsi="宋体" w:cs="宋体" w:eastAsia="宋体" w:hint="eastAsia"/>
                <w:b w:val="0"/>
                <w:sz w:val="24"/>
              </w:rPr>
              <w:t>名称</w:t>
            </w:r>
          </w:p>
        </w:tc>
        <w:tc>
          <w:tcPr>
            <w:tcW w:type="dxa" w:w="2769"/>
          </w:tcPr>
          <w:p>
            <w:pPr>
              <w:spacing w:line="360" w:lineRule="auto" w:before="0" w:after="0"/>
            </w:pPr>
            <w:r>
              <w:rPr>
                <w:rFonts w:ascii="宋体" w:hAnsi="宋体" w:cs="宋体" w:eastAsia="宋体" w:hint="eastAsia"/>
                <w:b w:val="0"/>
                <w:sz w:val="24"/>
              </w:rPr>
              <w:t>类型</w:t>
            </w:r>
          </w:p>
        </w:tc>
        <w:tc>
          <w:tcPr>
            <w:tcW w:type="dxa" w:w="2769"/>
          </w:tcPr>
          <w:p>
            <w:pPr>
              <w:spacing w:line="360" w:lineRule="auto" w:before="0" w:after="0"/>
            </w:pPr>
            <w:r>
              <w:rPr>
                <w:rFonts w:ascii="宋体" w:hAnsi="宋体" w:cs="宋体" w:eastAsia="宋体" w:hint="eastAsia"/>
                <w:b w:val="0"/>
                <w:sz w:val="24"/>
              </w:rPr>
              <w:t>规则/说明</w:t>
            </w:r>
          </w:p>
        </w:tc>
      </w:tr>
      <w:tr>
        <w:tc>
          <w:tcPr>
            <w:tcW w:type="dxa" w:w="2769"/>
          </w:tcPr>
          <w:p>
            <w:pPr>
              <w:spacing w:line="360" w:lineRule="auto" w:before="0" w:after="0"/>
            </w:pPr>
            <w:r>
              <w:rPr>
                <w:rFonts w:ascii="宋体" w:hAnsi="宋体" w:cs="宋体" w:eastAsia="宋体" w:hint="eastAsia"/>
                <w:b w:val="0"/>
                <w:sz w:val="24"/>
              </w:rPr>
              <w:t>按固定页数拆分</w:t>
            </w:r>
          </w:p>
        </w:tc>
        <w:tc>
          <w:tcPr>
            <w:tcW w:type="dxa" w:w="2769"/>
          </w:tcPr>
          <w:p>
            <w:pPr>
              <w:spacing w:line="360" w:lineRule="auto" w:before="0" w:after="0"/>
            </w:pPr>
            <w:r>
              <w:rPr>
                <w:rFonts w:ascii="宋体" w:hAnsi="宋体" w:cs="宋体" w:eastAsia="宋体" w:hint="eastAsia"/>
                <w:b w:val="0"/>
                <w:sz w:val="24"/>
              </w:rPr>
              <w:t>单选</w:t>
            </w:r>
          </w:p>
        </w:tc>
        <w:tc>
          <w:tcPr>
            <w:tcW w:type="dxa" w:w="2769"/>
          </w:tcPr>
          <w:p>
            <w:pPr>
              <w:spacing w:line="360" w:lineRule="auto" w:before="0" w:after="0"/>
            </w:pPr>
            <w:r>
              <w:rPr>
                <w:rFonts w:ascii="宋体" w:hAnsi="宋体" w:cs="宋体" w:eastAsia="宋体" w:hint="eastAsia"/>
                <w:b w:val="0"/>
                <w:sz w:val="24"/>
              </w:rPr>
              <w:t>输入每封页数后点击应用，按固定页数自动切分</w:t>
            </w:r>
          </w:p>
        </w:tc>
      </w:tr>
      <w:tr>
        <w:tc>
          <w:tcPr>
            <w:tcW w:type="dxa" w:w="2769"/>
          </w:tcPr>
          <w:p>
            <w:pPr>
              <w:spacing w:line="360" w:lineRule="auto" w:before="0" w:after="0"/>
            </w:pPr>
            <w:r>
              <w:rPr>
                <w:rFonts w:ascii="宋体" w:hAnsi="宋体" w:cs="宋体" w:eastAsia="宋体" w:hint="eastAsia"/>
                <w:b w:val="0"/>
                <w:sz w:val="24"/>
              </w:rPr>
              <w:t>每封页数</w:t>
            </w:r>
          </w:p>
        </w:tc>
        <w:tc>
          <w:tcPr>
            <w:tcW w:type="dxa" w:w="2769"/>
          </w:tcPr>
          <w:p>
            <w:pPr>
              <w:spacing w:line="360" w:lineRule="auto" w:before="0" w:after="0"/>
            </w:pPr>
            <w:r>
              <w:rPr>
                <w:rFonts w:ascii="宋体" w:hAnsi="宋体" w:cs="宋体" w:eastAsia="宋体" w:hint="eastAsia"/>
                <w:b w:val="0"/>
                <w:sz w:val="24"/>
              </w:rPr>
              <w:t>输入框</w:t>
            </w:r>
          </w:p>
        </w:tc>
        <w:tc>
          <w:tcPr>
            <w:tcW w:type="dxa" w:w="2769"/>
          </w:tcPr>
          <w:p>
            <w:pPr>
              <w:spacing w:line="360" w:lineRule="auto" w:before="0" w:after="0"/>
            </w:pPr>
            <w:r>
              <w:rPr>
                <w:rFonts w:ascii="宋体" w:hAnsi="宋体" w:cs="宋体" w:eastAsia="宋体" w:hint="eastAsia"/>
                <w:b w:val="0"/>
                <w:sz w:val="24"/>
              </w:rPr>
              <w:t>正整数，选择「按固定页数拆分」时可填</w:t>
            </w:r>
          </w:p>
        </w:tc>
      </w:tr>
      <w:tr>
        <w:tc>
          <w:tcPr>
            <w:tcW w:type="dxa" w:w="2769"/>
          </w:tcPr>
          <w:p>
            <w:pPr>
              <w:spacing w:line="360" w:lineRule="auto" w:before="0" w:after="0"/>
            </w:pPr>
            <w:r>
              <w:rPr>
                <w:rFonts w:ascii="宋体" w:hAnsi="宋体" w:cs="宋体" w:eastAsia="宋体" w:hint="eastAsia"/>
                <w:b w:val="0"/>
                <w:sz w:val="24"/>
              </w:rPr>
              <w:t>按自定义页范围拆分</w:t>
            </w:r>
          </w:p>
        </w:tc>
        <w:tc>
          <w:tcPr>
            <w:tcW w:type="dxa" w:w="2769"/>
          </w:tcPr>
          <w:p>
            <w:pPr>
              <w:spacing w:line="360" w:lineRule="auto" w:before="0" w:after="0"/>
            </w:pPr>
            <w:r>
              <w:rPr>
                <w:rFonts w:ascii="宋体" w:hAnsi="宋体" w:cs="宋体" w:eastAsia="宋体" w:hint="eastAsia"/>
                <w:b w:val="0"/>
                <w:sz w:val="24"/>
              </w:rPr>
              <w:t>单选</w:t>
            </w:r>
          </w:p>
        </w:tc>
        <w:tc>
          <w:tcPr>
            <w:tcW w:type="dxa" w:w="2769"/>
          </w:tcPr>
          <w:p>
            <w:pPr>
              <w:spacing w:line="360" w:lineRule="auto" w:before="0" w:after="0"/>
            </w:pPr>
            <w:r>
              <w:rPr>
                <w:rFonts w:ascii="宋体" w:hAnsi="宋体" w:cs="宋体" w:eastAsia="宋体" w:hint="eastAsia"/>
                <w:b w:val="0"/>
                <w:sz w:val="24"/>
              </w:rPr>
              <w:t>手工填写页区间进行切分</w:t>
            </w:r>
          </w:p>
        </w:tc>
      </w:tr>
      <w:tr>
        <w:tc>
          <w:tcPr>
            <w:tcW w:type="dxa" w:w="2769"/>
          </w:tcPr>
          <w:p>
            <w:pPr>
              <w:spacing w:line="360" w:lineRule="auto" w:before="0" w:after="0"/>
            </w:pPr>
            <w:r>
              <w:rPr>
                <w:rFonts w:ascii="宋体" w:hAnsi="宋体" w:cs="宋体" w:eastAsia="宋体" w:hint="eastAsia"/>
                <w:b w:val="0"/>
                <w:sz w:val="24"/>
              </w:rPr>
              <w:t>按份数拆分</w:t>
            </w:r>
          </w:p>
        </w:tc>
        <w:tc>
          <w:tcPr>
            <w:tcW w:type="dxa" w:w="2769"/>
          </w:tcPr>
          <w:p>
            <w:pPr>
              <w:spacing w:line="360" w:lineRule="auto" w:before="0" w:after="0"/>
            </w:pPr>
            <w:r>
              <w:rPr>
                <w:rFonts w:ascii="宋体" w:hAnsi="宋体" w:cs="宋体" w:eastAsia="宋体" w:hint="eastAsia"/>
                <w:b w:val="0"/>
                <w:sz w:val="24"/>
              </w:rPr>
              <w:t>单选</w:t>
            </w:r>
          </w:p>
        </w:tc>
        <w:tc>
          <w:tcPr>
            <w:tcW w:type="dxa" w:w="2769"/>
          </w:tcPr>
          <w:p>
            <w:pPr>
              <w:spacing w:line="360" w:lineRule="auto" w:before="0" w:after="0"/>
            </w:pPr>
            <w:r>
              <w:rPr>
                <w:rFonts w:ascii="宋体" w:hAnsi="宋体" w:cs="宋体" w:eastAsia="宋体" w:hint="eastAsia"/>
                <w:b w:val="0"/>
                <w:sz w:val="24"/>
              </w:rPr>
              <w:t>按份数均分文件页数</w:t>
            </w:r>
          </w:p>
        </w:tc>
      </w:tr>
      <w:tr>
        <w:tc>
          <w:tcPr>
            <w:tcW w:type="dxa" w:w="2769"/>
          </w:tcPr>
          <w:p>
            <w:pPr>
              <w:spacing w:line="360" w:lineRule="auto" w:before="0" w:after="0"/>
            </w:pPr>
            <w:r>
              <w:rPr>
                <w:rFonts w:ascii="宋体" w:hAnsi="宋体" w:cs="宋体" w:eastAsia="宋体" w:hint="eastAsia"/>
                <w:b w:val="0"/>
                <w:sz w:val="24"/>
              </w:rPr>
              <w:t>应用</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按当前拆分方式生成切分结果</w:t>
            </w:r>
          </w:p>
        </w:tc>
      </w:tr>
      <w:tr>
        <w:tc>
          <w:tcPr>
            <w:tcW w:type="dxa" w:w="2769"/>
          </w:tcPr>
          <w:p>
            <w:pPr>
              <w:spacing w:line="360" w:lineRule="auto" w:before="0" w:after="0"/>
            </w:pPr>
            <w:r>
              <w:rPr>
                <w:rFonts w:ascii="宋体" w:hAnsi="宋体" w:cs="宋体" w:eastAsia="宋体" w:hint="eastAsia"/>
                <w:b w:val="0"/>
                <w:sz w:val="24"/>
              </w:rPr>
              <w:t>页间剪刀</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点击在指定页之间设置／取消切点，切点用虚线标出</w:t>
            </w:r>
          </w:p>
        </w:tc>
      </w:tr>
      <w:tr>
        <w:tc>
          <w:tcPr>
            <w:tcW w:type="dxa" w:w="2769"/>
          </w:tcPr>
          <w:p>
            <w:pPr>
              <w:spacing w:line="360" w:lineRule="auto" w:before="0" w:after="0"/>
            </w:pPr>
            <w:r>
              <w:rPr>
                <w:rFonts w:ascii="宋体" w:hAnsi="宋体" w:cs="宋体" w:eastAsia="宋体" w:hint="eastAsia"/>
                <w:b w:val="0"/>
                <w:sz w:val="24"/>
              </w:rPr>
              <w:t>段缩略图</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点击某页选中其所属的段</w:t>
            </w:r>
          </w:p>
        </w:tc>
      </w:tr>
      <w:tr>
        <w:tc>
          <w:tcPr>
            <w:tcW w:type="dxa" w:w="2769"/>
          </w:tcPr>
          <w:p>
            <w:pPr>
              <w:spacing w:line="360" w:lineRule="auto" w:before="0" w:after="0"/>
            </w:pPr>
            <w:r>
              <w:rPr>
                <w:rFonts w:ascii="宋体" w:hAnsi="宋体" w:cs="宋体" w:eastAsia="宋体" w:hint="eastAsia"/>
                <w:b w:val="0"/>
                <w:sz w:val="24"/>
              </w:rPr>
              <w:t>查看原件</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用浏览器直接打开该页原件</w:t>
            </w:r>
          </w:p>
        </w:tc>
      </w:tr>
      <w:tr>
        <w:tc>
          <w:tcPr>
            <w:tcW w:type="dxa" w:w="2769"/>
          </w:tcPr>
          <w:p>
            <w:pPr>
              <w:spacing w:line="360" w:lineRule="auto" w:before="0" w:after="0"/>
            </w:pPr>
            <w:r>
              <w:rPr>
                <w:rFonts w:ascii="宋体" w:hAnsi="宋体" w:cs="宋体" w:eastAsia="宋体" w:hint="eastAsia"/>
                <w:b w:val="0"/>
                <w:sz w:val="24"/>
              </w:rPr>
              <w:t>放大预览</w:t>
            </w:r>
          </w:p>
        </w:tc>
        <w:tc>
          <w:tcPr>
            <w:tcW w:type="dxa" w:w="2769"/>
          </w:tcPr>
          <w:p>
            <w:pPr>
              <w:spacing w:line="360" w:lineRule="auto" w:before="0" w:after="0"/>
            </w:pPr>
            <w:r>
              <w:rPr>
                <w:rFonts w:ascii="宋体" w:hAnsi="宋体" w:cs="宋体" w:eastAsia="宋体" w:hint="eastAsia"/>
                <w:b w:val="0"/>
                <w:sz w:val="24"/>
              </w:rPr>
              <w:t>弹窗</w:t>
            </w:r>
          </w:p>
        </w:tc>
        <w:tc>
          <w:tcPr>
            <w:tcW w:type="dxa" w:w="2769"/>
          </w:tcPr>
          <w:p>
            <w:pPr>
              <w:spacing w:line="360" w:lineRule="auto" w:before="0" w:after="0"/>
            </w:pPr>
            <w:r>
              <w:rPr>
                <w:rFonts w:ascii="宋体" w:hAnsi="宋体" w:cs="宋体" w:eastAsia="宋体" w:hint="eastAsia"/>
                <w:b w:val="0"/>
                <w:sz w:val="24"/>
              </w:rPr>
              <w:t>悬停缩略图弹出局部放大预览；点缩略图可固定预览，固定后按住拖动查看其它位置、可顺时针旋转 90°（仅预览，不改原文件）</w:t>
            </w:r>
          </w:p>
        </w:tc>
      </w:tr>
      <w:tr>
        <w:tc>
          <w:tcPr>
            <w:tcW w:type="dxa" w:w="2769"/>
          </w:tcPr>
          <w:p>
            <w:pPr>
              <w:spacing w:line="360" w:lineRule="auto" w:before="0" w:after="0"/>
            </w:pPr>
            <w:r>
              <w:rPr>
                <w:rFonts w:ascii="宋体" w:hAnsi="宋体" w:cs="宋体" w:eastAsia="宋体" w:hint="eastAsia"/>
                <w:b w:val="0"/>
                <w:sz w:val="24"/>
              </w:rPr>
              <w:t>归属</w:t>
            </w:r>
          </w:p>
        </w:tc>
        <w:tc>
          <w:tcPr>
            <w:tcW w:type="dxa" w:w="2769"/>
          </w:tcPr>
          <w:p>
            <w:pPr>
              <w:spacing w:line="360" w:lineRule="auto" w:before="0" w:after="0"/>
            </w:pPr>
            <w:r>
              <w:rPr>
                <w:rFonts w:ascii="宋体" w:hAnsi="宋体" w:cs="宋体" w:eastAsia="宋体" w:hint="eastAsia"/>
                <w:b w:val="0"/>
                <w:sz w:val="24"/>
              </w:rPr>
              <w:t>下拉选择</w:t>
            </w:r>
          </w:p>
        </w:tc>
        <w:tc>
          <w:tcPr>
            <w:tcW w:type="dxa" w:w="2769"/>
          </w:tcPr>
          <w:p>
            <w:pPr>
              <w:spacing w:line="360" w:lineRule="auto" w:before="0" w:after="0"/>
            </w:pPr>
            <w:r>
              <w:rPr>
                <w:rFonts w:ascii="宋体" w:hAnsi="宋体" w:cs="宋体" w:eastAsia="宋体" w:hint="eastAsia"/>
                <w:b w:val="0"/>
                <w:sz w:val="24"/>
              </w:rPr>
              <w:t>为每一段指定归属的函证（展示被询证单位·函证编号），或指定为「快递面单（本文件共用）」</w:t>
            </w:r>
          </w:p>
        </w:tc>
      </w:tr>
      <w:tr>
        <w:tc>
          <w:tcPr>
            <w:tcW w:type="dxa" w:w="2769"/>
          </w:tcPr>
          <w:p>
            <w:pPr>
              <w:spacing w:line="360" w:lineRule="auto" w:before="0" w:after="0"/>
            </w:pPr>
            <w:r>
              <w:rPr>
                <w:rFonts w:ascii="宋体" w:hAnsi="宋体" w:cs="宋体" w:eastAsia="宋体" w:hint="eastAsia"/>
                <w:b w:val="0"/>
                <w:sz w:val="24"/>
              </w:rPr>
              <w:t>快递单号－改</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当该段快递单号为「未识别到 / 异常」时可就地修改；人工填写过的单号始终保留「改」入口，并标注「人工填写」</w:t>
            </w:r>
          </w:p>
        </w:tc>
      </w:tr>
      <w:tr>
        <w:tc>
          <w:tcPr>
            <w:tcW w:type="dxa" w:w="2769"/>
          </w:tcPr>
          <w:p>
            <w:pPr>
              <w:spacing w:line="360" w:lineRule="auto" w:before="0" w:after="0"/>
            </w:pPr>
            <w:r>
              <w:rPr>
                <w:rFonts w:ascii="宋体" w:hAnsi="宋体" w:cs="宋体" w:eastAsia="宋体" w:hint="eastAsia"/>
                <w:b w:val="0"/>
                <w:sz w:val="24"/>
              </w:rPr>
              <w:t>包裹标签</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同一包裹的每一段都展示「包裹 N」标签，同一包裹同色，用于识别哪些段是同一个快递件</w:t>
            </w:r>
          </w:p>
        </w:tc>
      </w:tr>
      <w:tr>
        <w:tc>
          <w:tcPr>
            <w:tcW w:type="dxa" w:w="2769"/>
          </w:tcPr>
          <w:p>
            <w:pPr>
              <w:spacing w:line="360" w:lineRule="auto" w:before="0" w:after="0"/>
            </w:pPr>
            <w:r>
              <w:rPr>
                <w:rFonts w:ascii="宋体" w:hAnsi="宋体" w:cs="宋体" w:eastAsia="宋体" w:hint="eastAsia"/>
                <w:b w:val="0"/>
                <w:sz w:val="24"/>
              </w:rPr>
              <w:t>初稿来源一行</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仅银行侧显示，常驻界面顶部：手动态写「当前为手动切分（初稿：整份一段）—— 也可由系统先认一遍」，智能态写「智能识别已应用 —— 已切好 N 封函证 + P 段快递面单，归属与快递单号已带入」</w:t>
            </w:r>
          </w:p>
        </w:tc>
      </w:tr>
      <w:tr>
        <w:tc>
          <w:tcPr>
            <w:tcW w:type="dxa" w:w="2769"/>
          </w:tcPr>
          <w:p>
            <w:pPr>
              <w:spacing w:line="360" w:lineRule="auto" w:before="0" w:after="0"/>
            </w:pPr>
            <w:r>
              <w:rPr>
                <w:rFonts w:ascii="宋体" w:hAnsi="宋体" w:cs="宋体" w:eastAsia="宋体" w:hint="eastAsia"/>
                <w:b w:val="0"/>
                <w:sz w:val="24"/>
              </w:rPr>
              <w:t>智能识别 / 重新智能识别</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跑一段识别过程（原型约 5 秒，一行进度文字），跑完把初稿换成识别结果（切分 / 归属 / 快递单号一次到位）；已动过切分时先确认「将用识别结果替换你当前的切分」</w:t>
            </w:r>
          </w:p>
        </w:tc>
      </w:tr>
      <w:tr>
        <w:tc>
          <w:tcPr>
            <w:tcW w:type="dxa" w:w="2769"/>
          </w:tcPr>
          <w:p>
            <w:pPr>
              <w:spacing w:line="360" w:lineRule="auto" w:before="0" w:after="0"/>
            </w:pPr>
            <w:r>
              <w:rPr>
                <w:rFonts w:ascii="宋体" w:hAnsi="宋体" w:cs="宋体" w:eastAsia="宋体" w:hint="eastAsia"/>
                <w:b w:val="0"/>
                <w:sz w:val="24"/>
              </w:rPr>
              <w:t>快递面单识别状态行</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仅银行侧显示，常驻界面顶部（智能模式下不显示，见业务规则第 11 条）：识别中／已识别 N 张（已切成独立段 · 归入 P 个包裹）／未识别到／失败（可手工标为面单）</w:t>
            </w:r>
          </w:p>
        </w:tc>
      </w:tr>
      <w:tr>
        <w:tc>
          <w:tcPr>
            <w:tcW w:type="dxa" w:w="2769"/>
          </w:tcPr>
          <w:p>
            <w:pPr>
              <w:spacing w:line="360" w:lineRule="auto" w:before="0" w:after="0"/>
            </w:pPr>
            <w:r>
              <w:rPr>
                <w:rFonts w:ascii="宋体" w:hAnsi="宋体" w:cs="宋体" w:eastAsia="宋体" w:hint="eastAsia"/>
                <w:b w:val="0"/>
                <w:sz w:val="24"/>
              </w:rPr>
              <w:t>面单页角标</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缩略图中被识别为快递面单的页，左下角带「面单」小标（识别结果到达时出现）</w:t>
            </w:r>
          </w:p>
        </w:tc>
      </w:tr>
      <w:tr>
        <w:tc>
          <w:tcPr>
            <w:tcW w:type="dxa" w:w="2769"/>
          </w:tcPr>
          <w:p>
            <w:pPr>
              <w:spacing w:line="360" w:lineRule="auto" w:before="0" w:after="0"/>
            </w:pPr>
            <w:r>
              <w:rPr>
                <w:rFonts w:ascii="宋体" w:hAnsi="宋体" w:cs="宋体" w:eastAsia="宋体" w:hint="eastAsia"/>
                <w:b w:val="0"/>
                <w:sz w:val="24"/>
              </w:rPr>
              <w:t>确定</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提交切分与归属结果，生成／重建该文件的识别任务并关闭界面</w:t>
            </w:r>
          </w:p>
        </w:tc>
      </w:tr>
    </w:tbl>
    <w:p>
      <w:pPr>
        <w:pStyle w:val="25"/>
        <w:spacing w:line="360" w:lineRule="auto"/>
      </w:pPr>
      <w:r>
        <w:rPr>
          <w:rFonts w:ascii="宋体" w:hAnsi="宋体" w:cs="宋体" w:eastAsia="宋体" w:hint="eastAsia"/>
          <w:sz w:val="24"/>
        </w:rPr>
        <w:t>回函切分与归属 · 往来侧初稿：按二维码切分成段 → 逐段核对归属（确认后才进入识别）：</w:t>
      </w:r>
    </w:p>
    <w:p>
      <w:pPr>
        <w:spacing w:line="360" w:lineRule="auto"/>
        <w:jc w:val="center"/>
      </w:pPr>
      <w:r>
        <w:drawing>
          <wp:inline xmlns:a="http://schemas.openxmlformats.org/drawingml/2006/main" xmlns:pic="http://schemas.openxmlformats.org/drawingml/2006/picture">
            <wp:extent cx="5400000" cy="3193199"/>
            <wp:docPr id="124" name="Picture 124"/>
            <wp:cNvGraphicFramePr>
              <a:graphicFrameLocks noChangeAspect="1"/>
            </wp:cNvGraphicFramePr>
            <a:graphic>
              <a:graphicData uri="http://schemas.openxmlformats.org/drawingml/2006/picture">
                <pic:pic>
                  <pic:nvPicPr>
                    <pic:cNvPr id="0" name="ui_assign.png"/>
                    <pic:cNvPicPr/>
                  </pic:nvPicPr>
                  <pic:blipFill>
                    <a:blip r:embed="rId21"/>
                    <a:stretch>
                      <a:fillRect/>
                    </a:stretch>
                  </pic:blipFill>
                  <pic:spPr>
                    <a:xfrm>
                      <a:off x="0" y="0"/>
                      <a:ext cx="5400000" cy="3193199"/>
                    </a:xfrm>
                    <a:prstGeom prst="rect"/>
                  </pic:spPr>
                </pic:pic>
              </a:graphicData>
            </a:graphic>
          </wp:inline>
        </w:drawing>
      </w:r>
    </w:p>
    <w:p>
      <w:pPr>
        <w:pStyle w:val="25"/>
        <w:spacing w:line="360" w:lineRule="auto"/>
      </w:pPr>
      <w:r>
        <w:rPr>
          <w:rFonts w:ascii="宋体" w:hAnsi="宋体" w:cs="宋体" w:eastAsia="宋体" w:hint="eastAsia"/>
          <w:sz w:val="24"/>
        </w:rPr>
        <w:t>回函切分与归属 · 银行侧初稿：识别出的面单页已预切成独立面单段（一份文件可含多个包裹），函证段仍由用户自己切：</w:t>
      </w:r>
    </w:p>
    <w:p>
      <w:pPr>
        <w:spacing w:line="360" w:lineRule="auto"/>
        <w:jc w:val="center"/>
      </w:pPr>
      <w:r>
        <w:drawing>
          <wp:inline xmlns:a="http://schemas.openxmlformats.org/drawingml/2006/main" xmlns:pic="http://schemas.openxmlformats.org/drawingml/2006/picture">
            <wp:extent cx="5400000" cy="3193199"/>
            <wp:docPr id="125" name="Picture 125"/>
            <wp:cNvGraphicFramePr>
              <a:graphicFrameLocks noChangeAspect="1"/>
            </wp:cNvGraphicFramePr>
            <a:graphic>
              <a:graphicData uri="http://schemas.openxmlformats.org/drawingml/2006/picture">
                <pic:pic>
                  <pic:nvPicPr>
                    <pic:cNvPr id="0" name="ui_assign_bank.png"/>
                    <pic:cNvPicPr/>
                  </pic:nvPicPr>
                  <pic:blipFill>
                    <a:blip r:embed="rId22"/>
                    <a:stretch>
                      <a:fillRect/>
                    </a:stretch>
                  </pic:blipFill>
                  <pic:spPr>
                    <a:xfrm>
                      <a:off x="0" y="0"/>
                      <a:ext cx="5400000" cy="3193199"/>
                    </a:xfrm>
                    <a:prstGeom prst="rect"/>
                  </pic:spPr>
                </pic:pic>
              </a:graphicData>
            </a:graphic>
          </wp:inline>
        </w:drawing>
      </w:r>
    </w:p>
    <w:p>
      <w:pPr>
        <w:pStyle w:val="25"/>
        <w:spacing w:line="360" w:lineRule="auto"/>
      </w:pPr>
      <w:r>
        <w:rPr>
          <w:rFonts w:ascii="宋体" w:hAnsi="宋体" w:cs="宋体" w:eastAsia="宋体" w:hint="eastAsia"/>
          <w:sz w:val="24"/>
        </w:rPr>
        <w:t>回函切分与归属 · 银行侧「智能识别」初稿态：初稿即识别结果（已切好 20 段 = 16 封函证 + 4 张面单 / 4 个包裹，归属与快递单号已带入）：</w:t>
      </w:r>
    </w:p>
    <w:p>
      <w:pPr>
        <w:spacing w:line="360" w:lineRule="auto"/>
        <w:jc w:val="center"/>
      </w:pPr>
      <w:r>
        <w:drawing>
          <wp:inline xmlns:a="http://schemas.openxmlformats.org/drawingml/2006/main" xmlns:pic="http://schemas.openxmlformats.org/drawingml/2006/picture">
            <wp:extent cx="5400000" cy="3193199"/>
            <wp:docPr id="126" name="Picture 126"/>
            <wp:cNvGraphicFramePr>
              <a:graphicFrameLocks noChangeAspect="1"/>
            </wp:cNvGraphicFramePr>
            <a:graphic>
              <a:graphicData uri="http://schemas.openxmlformats.org/drawingml/2006/picture">
                <pic:pic>
                  <pic:nvPicPr>
                    <pic:cNvPr id="0" name="ui_assign_bank_smart.png"/>
                    <pic:cNvPicPr/>
                  </pic:nvPicPr>
                  <pic:blipFill>
                    <a:blip r:embed="rId23"/>
                    <a:stretch>
                      <a:fillRect/>
                    </a:stretch>
                  </pic:blipFill>
                  <pic:spPr>
                    <a:xfrm>
                      <a:off x="0" y="0"/>
                      <a:ext cx="5400000" cy="3193199"/>
                    </a:xfrm>
                    <a:prstGeom prst="rect"/>
                  </pic:spPr>
                </pic:pic>
              </a:graphicData>
            </a:graphic>
          </wp:inline>
        </w:drawing>
      </w:r>
    </w:p>
    <w:p>
      <w:pPr>
        <w:pStyle w:val="5"/>
        <w:spacing w:line="360" w:lineRule="auto"/>
      </w:pPr>
      <w:r>
        <w:rPr>
          <w:rFonts w:hint="eastAsia"/>
        </w:rPr>
        <w:t>页面字段说明</w:t>
      </w:r>
    </w:p>
    <w:p>
      <w:pPr>
        <w:numPr>
          <w:ilvl w:val="0"/>
          <w:numId w:val="27"/>
        </w:numPr>
        <w:spacing w:line="360" w:lineRule="auto"/>
      </w:pPr>
      <w:r>
        <w:rPr>
          <w:rFonts w:ascii="宋体" w:hAnsi="宋体" w:cs="宋体" w:eastAsia="宋体" w:hint="eastAsia"/>
          <w:sz w:val="24"/>
        </w:rPr>
        <w:t>段：由切点划分的连续页区间；一个段就是一件可辨认的东西 —— 一封函证或一张快递面单。</w:t>
      </w:r>
    </w:p>
    <w:p>
      <w:pPr>
        <w:numPr>
          <w:ilvl w:val="0"/>
          <w:numId w:val="27"/>
        </w:numPr>
        <w:spacing w:line="360" w:lineRule="auto"/>
      </w:pPr>
      <w:r>
        <w:rPr>
          <w:rFonts w:ascii="宋体" w:hAnsi="宋体" w:cs="宋体" w:eastAsia="宋体" w:hint="eastAsia"/>
          <w:sz w:val="24"/>
        </w:rPr>
        <w:t>快递面单段：全部页都是面单页的段；它只给前面的函证段提供快递单号，归属恒为「待指定」，因此不写入回函列表。</w:t>
      </w:r>
    </w:p>
    <w:p>
      <w:pPr>
        <w:numPr>
          <w:ilvl w:val="0"/>
          <w:numId w:val="27"/>
        </w:numPr>
        <w:spacing w:line="360" w:lineRule="auto"/>
      </w:pPr>
      <w:r>
        <w:rPr>
          <w:rFonts w:ascii="宋体" w:hAnsi="宋体" w:cs="宋体" w:eastAsia="宋体" w:hint="eastAsia"/>
          <w:sz w:val="24"/>
        </w:rPr>
        <w:t>管辖规则：面单段管辖它前面的段，直到上一个面单段为止（一次扫描多个包裹同样成立）。</w:t>
      </w:r>
    </w:p>
    <w:p>
      <w:pPr>
        <w:numPr>
          <w:ilvl w:val="0"/>
          <w:numId w:val="27"/>
        </w:numPr>
        <w:spacing w:line="360" w:lineRule="auto"/>
      </w:pPr>
      <w:r>
        <w:rPr>
          <w:rFonts w:ascii="宋体" w:hAnsi="宋体" w:cs="宋体" w:eastAsia="宋体" w:hint="eastAsia"/>
          <w:sz w:val="24"/>
        </w:rPr>
        <w:t>快递单号取值：被面单段管辖的函证段继承该面单段的单号，改一处全改。</w:t>
      </w:r>
    </w:p>
    <w:p>
      <w:pPr>
        <w:pStyle w:val="5"/>
        <w:spacing w:line="360" w:lineRule="auto"/>
      </w:pPr>
      <w:r>
        <w:rPr>
          <w:rFonts w:hint="eastAsia"/>
        </w:rPr>
        <w:t>输入、输出</w:t>
      </w:r>
    </w:p>
    <w:p>
      <w:pPr>
        <w:spacing w:line="360" w:lineRule="auto"/>
      </w:pPr>
      <w:r>
        <w:rPr>
          <w:rFonts w:ascii="宋体" w:hAnsi="宋体" w:cs="宋体" w:eastAsia="宋体" w:hint="eastAsia"/>
          <w:sz w:val="24"/>
        </w:rPr>
        <w:t>输入：</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来源</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回函文件各页</w:t>
            </w:r>
          </w:p>
        </w:tc>
        <w:tc>
          <w:tcPr>
            <w:tcW w:type="dxa" w:w="2769"/>
          </w:tcPr>
          <w:p>
            <w:pPr>
              <w:spacing w:line="360" w:lineRule="auto" w:before="0" w:after="0"/>
            </w:pPr>
            <w:r>
              <w:rPr>
                <w:rFonts w:ascii="宋体" w:hAnsi="宋体" w:cs="宋体" w:eastAsia="宋体" w:hint="eastAsia"/>
                <w:b w:val="0"/>
                <w:sz w:val="24"/>
              </w:rPr>
              <w:t>系统内生成</w:t>
            </w:r>
          </w:p>
        </w:tc>
        <w:tc>
          <w:tcPr>
            <w:tcW w:type="dxa" w:w="2769"/>
          </w:tcPr>
          <w:p>
            <w:pPr>
              <w:spacing w:line="360" w:lineRule="auto" w:before="0" w:after="0"/>
            </w:pPr>
            <w:r>
              <w:rPr>
                <w:rFonts w:ascii="宋体" w:hAnsi="宋体" w:cs="宋体" w:eastAsia="宋体" w:hint="eastAsia"/>
                <w:b w:val="0"/>
                <w:sz w:val="24"/>
              </w:rPr>
              <w:t>按原件逐页渲染为页缩略图墙</w:t>
            </w:r>
          </w:p>
        </w:tc>
      </w:tr>
      <w:tr>
        <w:tc>
          <w:tcPr>
            <w:tcW w:type="dxa" w:w="2769"/>
          </w:tcPr>
          <w:p>
            <w:pPr>
              <w:spacing w:line="360" w:lineRule="auto" w:before="0" w:after="0"/>
            </w:pPr>
            <w:r>
              <w:rPr>
                <w:rFonts w:ascii="宋体" w:hAnsi="宋体" w:cs="宋体" w:eastAsia="宋体" w:hint="eastAsia"/>
                <w:b w:val="0"/>
                <w:sz w:val="24"/>
              </w:rPr>
              <w:t>切点与拆分方式</w:t>
            </w:r>
          </w:p>
        </w:tc>
        <w:tc>
          <w:tcPr>
            <w:tcW w:type="dxa" w:w="2769"/>
          </w:tcPr>
          <w:p>
            <w:pPr>
              <w:spacing w:line="360" w:lineRule="auto" w:before="0" w:after="0"/>
            </w:pPr>
            <w:r>
              <w:rPr>
                <w:rFonts w:ascii="宋体" w:hAnsi="宋体" w:cs="宋体" w:eastAsia="宋体" w:hint="eastAsia"/>
                <w:b w:val="0"/>
                <w:sz w:val="24"/>
              </w:rPr>
              <w:t>人工录入</w:t>
            </w:r>
          </w:p>
        </w:tc>
        <w:tc>
          <w:tcPr>
            <w:tcW w:type="dxa" w:w="2769"/>
          </w:tcPr>
          <w:p>
            <w:pPr>
              <w:spacing w:line="360" w:lineRule="auto" w:before="0" w:after="0"/>
            </w:pPr>
            <w:r>
              <w:rPr>
                <w:rFonts w:ascii="宋体" w:hAnsi="宋体" w:cs="宋体" w:eastAsia="宋体" w:hint="eastAsia"/>
                <w:b w:val="0"/>
                <w:sz w:val="24"/>
              </w:rPr>
              <w:t>页间剪刀 / 按固定页数 / 按自定义页范围 / 按份数拆分</w:t>
            </w:r>
          </w:p>
        </w:tc>
      </w:tr>
      <w:tr>
        <w:tc>
          <w:tcPr>
            <w:tcW w:type="dxa" w:w="2769"/>
          </w:tcPr>
          <w:p>
            <w:pPr>
              <w:spacing w:line="360" w:lineRule="auto" w:before="0" w:after="0"/>
            </w:pPr>
            <w:r>
              <w:rPr>
                <w:rFonts w:ascii="宋体" w:hAnsi="宋体" w:cs="宋体" w:eastAsia="宋体" w:hint="eastAsia"/>
                <w:b w:val="0"/>
                <w:sz w:val="24"/>
              </w:rPr>
              <w:t>归属选择</w:t>
            </w:r>
          </w:p>
        </w:tc>
        <w:tc>
          <w:tcPr>
            <w:tcW w:type="dxa" w:w="2769"/>
          </w:tcPr>
          <w:p>
            <w:pPr>
              <w:spacing w:line="360" w:lineRule="auto" w:before="0" w:after="0"/>
            </w:pPr>
            <w:r>
              <w:rPr>
                <w:rFonts w:ascii="宋体" w:hAnsi="宋体" w:cs="宋体" w:eastAsia="宋体" w:hint="eastAsia"/>
                <w:b w:val="0"/>
                <w:sz w:val="24"/>
              </w:rPr>
              <w:t>人工录入</w:t>
            </w:r>
          </w:p>
        </w:tc>
        <w:tc>
          <w:tcPr>
            <w:tcW w:type="dxa" w:w="2769"/>
          </w:tcPr>
          <w:p>
            <w:pPr>
              <w:spacing w:line="360" w:lineRule="auto" w:before="0" w:after="0"/>
            </w:pPr>
            <w:r>
              <w:rPr>
                <w:rFonts w:ascii="宋体" w:hAnsi="宋体" w:cs="宋体" w:eastAsia="宋体" w:hint="eastAsia"/>
                <w:b w:val="0"/>
                <w:sz w:val="24"/>
              </w:rPr>
              <w:t>每段指定函证，或指定为「快递面单（本文件共用）」</w:t>
            </w:r>
          </w:p>
        </w:tc>
      </w:tr>
      <w:tr>
        <w:tc>
          <w:tcPr>
            <w:tcW w:type="dxa" w:w="2769"/>
          </w:tcPr>
          <w:p>
            <w:pPr>
              <w:spacing w:line="360" w:lineRule="auto" w:before="0" w:after="0"/>
            </w:pPr>
            <w:r>
              <w:rPr>
                <w:rFonts w:ascii="宋体" w:hAnsi="宋体" w:cs="宋体" w:eastAsia="宋体" w:hint="eastAsia"/>
                <w:b w:val="0"/>
                <w:sz w:val="24"/>
              </w:rPr>
              <w:t>快递单号</w:t>
            </w:r>
          </w:p>
        </w:tc>
        <w:tc>
          <w:tcPr>
            <w:tcW w:type="dxa" w:w="2769"/>
          </w:tcPr>
          <w:p>
            <w:pPr>
              <w:spacing w:line="360" w:lineRule="auto" w:before="0" w:after="0"/>
            </w:pPr>
            <w:r>
              <w:rPr>
                <w:rFonts w:ascii="宋体" w:hAnsi="宋体" w:cs="宋体" w:eastAsia="宋体" w:hint="eastAsia"/>
                <w:b w:val="0"/>
                <w:sz w:val="24"/>
              </w:rPr>
              <w:t>人工录入</w:t>
            </w:r>
          </w:p>
        </w:tc>
        <w:tc>
          <w:tcPr>
            <w:tcW w:type="dxa" w:w="2769"/>
          </w:tcPr>
          <w:p>
            <w:pPr>
              <w:spacing w:line="360" w:lineRule="auto" w:before="0" w:after="0"/>
            </w:pPr>
            <w:r>
              <w:rPr>
                <w:rFonts w:ascii="宋体" w:hAnsi="宋体" w:cs="宋体" w:eastAsia="宋体" w:hint="eastAsia"/>
                <w:b w:val="0"/>
                <w:sz w:val="24"/>
              </w:rPr>
              <w:t>面单段识别不到可就地修改；人工填写后保留「改」入口</w:t>
            </w:r>
          </w:p>
        </w:tc>
      </w:tr>
    </w:tbl>
    <w:p>
      <w:pPr>
        <w:spacing w:line="360" w:lineRule="auto"/>
      </w:pPr>
      <w:r>
        <w:rPr>
          <w:rFonts w:ascii="宋体" w:hAnsi="宋体" w:cs="宋体" w:eastAsia="宋体" w:hint="eastAsia"/>
          <w:sz w:val="24"/>
        </w:rPr>
        <w:t>输出：</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去向</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切分与归属结果</w:t>
            </w:r>
          </w:p>
        </w:tc>
        <w:tc>
          <w:tcPr>
            <w:tcW w:type="dxa" w:w="2769"/>
          </w:tcPr>
          <w:p>
            <w:pPr>
              <w:spacing w:line="360" w:lineRule="auto" w:before="0" w:after="0"/>
            </w:pPr>
            <w:r>
              <w:rPr>
                <w:rFonts w:ascii="宋体" w:hAnsi="宋体" w:cs="宋体" w:eastAsia="宋体" w:hint="eastAsia"/>
                <w:b w:val="0"/>
                <w:sz w:val="24"/>
              </w:rPr>
              <w:t>回函列表</w:t>
            </w:r>
          </w:p>
        </w:tc>
        <w:tc>
          <w:tcPr>
            <w:tcW w:type="dxa" w:w="2769"/>
          </w:tcPr>
          <w:p>
            <w:pPr>
              <w:spacing w:line="360" w:lineRule="auto" w:before="0" w:after="0"/>
            </w:pPr>
            <w:r>
              <w:rPr>
                <w:rFonts w:ascii="宋体" w:hAnsi="宋体" w:cs="宋体" w:eastAsia="宋体" w:hint="eastAsia"/>
                <w:b w:val="0"/>
                <w:sz w:val="24"/>
              </w:rPr>
              <w:t>生成 / 重建识别任务；归属确定后写入列表</w:t>
            </w:r>
          </w:p>
        </w:tc>
      </w:tr>
      <w:tr>
        <w:tc>
          <w:tcPr>
            <w:tcW w:type="dxa" w:w="2769"/>
          </w:tcPr>
          <w:p>
            <w:pPr>
              <w:spacing w:line="360" w:lineRule="auto" w:before="0" w:after="0"/>
            </w:pPr>
            <w:r>
              <w:rPr>
                <w:rFonts w:ascii="宋体" w:hAnsi="宋体" w:cs="宋体" w:eastAsia="宋体" w:hint="eastAsia"/>
                <w:b w:val="0"/>
                <w:sz w:val="24"/>
              </w:rPr>
              <w:t>快递单号</w:t>
            </w:r>
          </w:p>
        </w:tc>
        <w:tc>
          <w:tcPr>
            <w:tcW w:type="dxa" w:w="2769"/>
          </w:tcPr>
          <w:p>
            <w:pPr>
              <w:spacing w:line="360" w:lineRule="auto" w:before="0" w:after="0"/>
            </w:pPr>
            <w:r>
              <w:rPr>
                <w:rFonts w:ascii="宋体" w:hAnsi="宋体" w:cs="宋体" w:eastAsia="宋体" w:hint="eastAsia"/>
                <w:b w:val="0"/>
                <w:sz w:val="24"/>
              </w:rPr>
              <w:t>回函快递信息</w:t>
            </w:r>
          </w:p>
        </w:tc>
        <w:tc>
          <w:tcPr>
            <w:tcW w:type="dxa" w:w="2769"/>
          </w:tcPr>
          <w:p>
            <w:pPr>
              <w:spacing w:line="360" w:lineRule="auto" w:before="0" w:after="0"/>
            </w:pPr>
            <w:r>
              <w:rPr>
                <w:rFonts w:ascii="宋体" w:hAnsi="宋体" w:cs="宋体" w:eastAsia="宋体" w:hint="eastAsia"/>
                <w:b w:val="0"/>
                <w:sz w:val="24"/>
              </w:rPr>
              <w:t>被面单段管辖的函证段继承该单号</w:t>
            </w:r>
          </w:p>
        </w:tc>
      </w:tr>
      <w:tr>
        <w:tc>
          <w:tcPr>
            <w:tcW w:type="dxa" w:w="2769"/>
          </w:tcPr>
          <w:p>
            <w:pPr>
              <w:spacing w:line="360" w:lineRule="auto" w:before="0" w:after="0"/>
            </w:pPr>
            <w:r>
              <w:rPr>
                <w:rFonts w:ascii="宋体" w:hAnsi="宋体" w:cs="宋体" w:eastAsia="宋体" w:hint="eastAsia"/>
                <w:b w:val="0"/>
                <w:sz w:val="24"/>
              </w:rPr>
              <w:t>面单段管辖关系</w:t>
            </w:r>
          </w:p>
        </w:tc>
        <w:tc>
          <w:tcPr>
            <w:tcW w:type="dxa" w:w="2769"/>
          </w:tcPr>
          <w:p>
            <w:pPr>
              <w:spacing w:line="360" w:lineRule="auto" w:before="0" w:after="0"/>
            </w:pPr>
            <w:r>
              <w:rPr>
                <w:rFonts w:ascii="宋体" w:hAnsi="宋体" w:cs="宋体" w:eastAsia="宋体" w:hint="eastAsia"/>
                <w:b w:val="0"/>
                <w:sz w:val="24"/>
              </w:rPr>
              <w:t>系统内保存</w:t>
            </w:r>
          </w:p>
        </w:tc>
        <w:tc>
          <w:tcPr>
            <w:tcW w:type="dxa" w:w="2769"/>
          </w:tcPr>
          <w:p>
            <w:pPr>
              <w:spacing w:line="360" w:lineRule="auto" w:before="0" w:after="0"/>
            </w:pPr>
            <w:r>
              <w:rPr>
                <w:rFonts w:ascii="宋体" w:hAnsi="宋体" w:cs="宋体" w:eastAsia="宋体" w:hint="eastAsia"/>
                <w:b w:val="0"/>
                <w:sz w:val="24"/>
              </w:rPr>
              <w:t>决定同一包裹内哪些函证共用同一单号</w:t>
            </w:r>
          </w:p>
        </w:tc>
      </w:tr>
    </w:tbl>
    <w:p>
      <w:pPr>
        <w:pStyle w:val="5"/>
        <w:spacing w:line="360" w:lineRule="auto"/>
      </w:pPr>
      <w:r>
        <w:rPr>
          <w:rFonts w:hint="eastAsia"/>
        </w:rPr>
        <w:t>功能描述</w:t>
      </w:r>
    </w:p>
    <w:p>
      <w:pPr>
        <w:spacing w:line="360" w:lineRule="auto"/>
      </w:pPr>
      <w:r>
        <w:rPr>
          <w:rFonts w:ascii="宋体" w:hAnsi="宋体" w:cs="宋体" w:eastAsia="宋体" w:hint="eastAsia"/>
          <w:sz w:val="24"/>
        </w:rPr>
        <w:t>顶部：初稿来源一行</w:t>
      </w:r>
    </w:p>
    <w:p>
      <w:pPr>
        <w:numPr>
          <w:ilvl w:val="0"/>
          <w:numId w:val="27"/>
        </w:numPr>
        <w:spacing w:line="360" w:lineRule="auto"/>
      </w:pPr>
      <w:r>
        <w:rPr>
          <w:rFonts w:ascii="宋体" w:hAnsi="宋体" w:cs="宋体" w:eastAsia="宋体" w:hint="eastAsia"/>
          <w:sz w:val="24"/>
        </w:rPr>
        <w:t>银行侧切分有两条路，界面顶部常驻一行交代"当前这份切分是怎么来的"，右侧那个动作与上传弹窗里的入口共用同一个组件：</w:t>
      </w:r>
    </w:p>
    <w:p>
      <w:pPr>
        <w:numPr>
          <w:ilvl w:val="0"/>
          <w:numId w:val="27"/>
        </w:numPr>
        <w:spacing w:line="360" w:lineRule="auto"/>
      </w:pPr>
      <w:r>
        <w:rPr>
          <w:rFonts w:ascii="宋体" w:hAnsi="宋体" w:cs="宋体" w:eastAsia="宋体" w:hint="eastAsia"/>
          <w:sz w:val="24"/>
        </w:rPr>
        <w:t>手动模式（默认）：当前为手动切分（初稿：整份一段）—— 也可由系统先认一遍：切分 · 归属 · 快递单号 + 右侧「智能识别」按钮；</w:t>
      </w:r>
    </w:p>
    <w:p>
      <w:pPr>
        <w:numPr>
          <w:ilvl w:val="0"/>
          <w:numId w:val="27"/>
        </w:numPr>
        <w:spacing w:line="360" w:lineRule="auto"/>
      </w:pPr>
      <w:r>
        <w:rPr>
          <w:rFonts w:ascii="宋体" w:hAnsi="宋体" w:cs="宋体" w:eastAsia="宋体" w:hint="eastAsia"/>
          <w:sz w:val="24"/>
        </w:rPr>
        <w:t>智能模式：✦ 智能识别已应用 —— 已切好 N 封函证 + P 段快递面单（P 个包裹），归属与快递单号已带入，请逐段确认；识别结果同样可以改 + 右侧「重新智能识别」按钮；</w:t>
      </w:r>
    </w:p>
    <w:p>
      <w:pPr>
        <w:numPr>
          <w:ilvl w:val="0"/>
          <w:numId w:val="27"/>
        </w:numPr>
        <w:spacing w:line="360" w:lineRule="auto"/>
      </w:pPr>
      <w:r>
        <w:rPr>
          <w:rFonts w:ascii="宋体" w:hAnsi="宋体" w:cs="宋体" w:eastAsia="宋体" w:hint="eastAsia"/>
          <w:sz w:val="24"/>
        </w:rPr>
        <w:t>点「智能识别」→ 跑一段可感知的识别过程（原型固定约 5 秒，一行进度文字；归属界面里为紧凑态、不给进度条）→ 跑完把初稿换成识别结果（切分 / 归属 / 快递单号一次到位）。</w:t>
      </w:r>
    </w:p>
    <w:p>
      <w:pPr>
        <w:numPr>
          <w:ilvl w:val="0"/>
          <w:numId w:val="27"/>
        </w:numPr>
        <w:spacing w:line="360" w:lineRule="auto"/>
      </w:pPr>
      <w:r>
        <w:rPr>
          <w:rFonts w:ascii="宋体" w:hAnsi="宋体" w:cs="宋体" w:eastAsia="宋体" w:hint="eastAsia"/>
          <w:sz w:val="24"/>
        </w:rPr>
        <w:t>没动过切分 ⇒ 直接应用；已经动过 ⇒ 先问一句「将用识别结果替换你当前的切分」+确认替换 / 取消 —— 不静默冲掉用户成果。</w:t>
      </w:r>
    </w:p>
    <w:p>
      <w:pPr>
        <w:numPr>
          <w:ilvl w:val="0"/>
          <w:numId w:val="27"/>
        </w:numPr>
        <w:spacing w:line="360" w:lineRule="auto"/>
      </w:pPr>
      <w:r>
        <w:rPr>
          <w:rFonts w:ascii="宋体" w:hAnsi="宋体" w:cs="宋体" w:eastAsia="宋体" w:hint="eastAsia"/>
          <w:sz w:val="24"/>
        </w:rPr>
        <w:t>智能模式下不显示那行面单识别状态—— 那条路的初稿已经包含面单段与单号，再挂一行"正在识别快递面单…"与"已切好"自相矛盾；后台识别的真实进度仍可在右下角进度卡里看，信息不丢。</w:t>
      </w:r>
    </w:p>
    <w:p>
      <w:pPr>
        <w:numPr>
          <w:ilvl w:val="0"/>
          <w:numId w:val="27"/>
        </w:numPr>
        <w:spacing w:line="360" w:lineRule="auto"/>
      </w:pPr>
      <w:r>
        <w:rPr>
          <w:rFonts w:ascii="宋体" w:hAnsi="宋体" w:cs="宋体" w:eastAsia="宋体" w:hint="eastAsia"/>
          <w:sz w:val="24"/>
        </w:rPr>
        <w:t>降级口径：这条路的可用性取决于客户侧 AI 资源，未启用时去掉两处入口即可，手动路（整份一段 → 自己切 → 自己选 → 手动填单号）完全不受影响（见约束 C-14 与 N-10）。</w:t>
      </w:r>
    </w:p>
    <w:p>
      <w:pPr>
        <w:spacing w:line="360" w:lineRule="auto"/>
      </w:pPr>
      <w:r>
        <w:rPr>
          <w:rFonts w:ascii="宋体" w:hAnsi="宋体" w:cs="宋体" w:eastAsia="宋体" w:hint="eastAsia"/>
          <w:sz w:val="24"/>
        </w:rPr>
        <w:t>顶部：快递面单识别状态行</w:t>
      </w:r>
    </w:p>
    <w:p>
      <w:pPr>
        <w:numPr>
          <w:ilvl w:val="0"/>
          <w:numId w:val="27"/>
        </w:numPr>
        <w:spacing w:line="360" w:lineRule="auto"/>
      </w:pPr>
      <w:r>
        <w:rPr>
          <w:rFonts w:ascii="宋体" w:hAnsi="宋体" w:cs="宋体" w:eastAsia="宋体" w:hint="eastAsia"/>
          <w:sz w:val="24"/>
        </w:rPr>
        <w:t>银行批次在归属界面顶部常驻一行状态（圆形状态图标 + 文字），回答"系统还在不在认面单、认出了什么"：</w:t>
      </w:r>
    </w:p>
    <w:p>
      <w:pPr>
        <w:numPr>
          <w:ilvl w:val="0"/>
          <w:numId w:val="27"/>
        </w:numPr>
        <w:spacing w:line="360" w:lineRule="auto"/>
      </w:pPr>
      <w:r>
        <w:rPr>
          <w:rFonts w:ascii="宋体" w:hAnsi="宋体" w:cs="宋体" w:eastAsia="宋体" w:hint="eastAsia"/>
          <w:sz w:val="24"/>
        </w:rPr>
        <w:t>进行中：⟳「正在识别快递面单…（已识别 N 张）」 —— 面单识别与用户的切分并行，这一行是"它在后台干活"的唯一可见处；</w:t>
      </w:r>
    </w:p>
    <w:p>
      <w:pPr>
        <w:numPr>
          <w:ilvl w:val="0"/>
          <w:numId w:val="27"/>
        </w:numPr>
        <w:spacing w:line="360" w:lineRule="auto"/>
      </w:pPr>
      <w:r>
        <w:rPr>
          <w:rFonts w:ascii="宋体" w:hAnsi="宋体" w:cs="宋体" w:eastAsia="宋体" w:hint="eastAsia"/>
          <w:sz w:val="24"/>
        </w:rPr>
        <w:t>完成：✓「已识别 N 张快递面单，已切成独立段 · 归入 P 个包裹」；</w:t>
      </w:r>
    </w:p>
    <w:p>
      <w:pPr>
        <w:numPr>
          <w:ilvl w:val="0"/>
          <w:numId w:val="27"/>
        </w:numPr>
        <w:spacing w:line="360" w:lineRule="auto"/>
      </w:pPr>
      <w:r>
        <w:rPr>
          <w:rFonts w:ascii="宋体" w:hAnsi="宋体" w:cs="宋体" w:eastAsia="宋体" w:hint="eastAsia"/>
          <w:sz w:val="24"/>
        </w:rPr>
        <w:t>认完但一张都没认出：✓「未识别到快递面单」；</w:t>
      </w:r>
    </w:p>
    <w:p>
      <w:pPr>
        <w:numPr>
          <w:ilvl w:val="0"/>
          <w:numId w:val="27"/>
        </w:numPr>
        <w:spacing w:line="360" w:lineRule="auto"/>
      </w:pPr>
      <w:r>
        <w:rPr>
          <w:rFonts w:ascii="宋体" w:hAnsi="宋体" w:cs="宋体" w:eastAsia="宋体" w:hint="eastAsia"/>
          <w:sz w:val="24"/>
        </w:rPr>
        <w:t>失败：✕「快递面单识别失败 —— 可在某段的归属下拉里手工标为「快递面单（本文件共用）」」。</w:t>
      </w:r>
    </w:p>
    <w:p>
      <w:pPr>
        <w:numPr>
          <w:ilvl w:val="0"/>
          <w:numId w:val="27"/>
        </w:numPr>
        <w:spacing w:line="360" w:lineRule="auto"/>
      </w:pPr>
      <w:r>
        <w:rPr>
          <w:rFonts w:ascii="宋体" w:hAnsi="宋体" w:cs="宋体" w:eastAsia="宋体" w:hint="eastAsia"/>
          <w:sz w:val="24"/>
        </w:rPr>
        <w:t>用户已动过切分、识别结果里有某张面单没有独立成段时，完成态改写为「已识别 N 张快递面单 —— 其中 M 张未切成独立段，按你的切分为准」，与下面那条只读提示衔接。</w:t>
      </w:r>
    </w:p>
    <w:p>
      <w:pPr>
        <w:numPr>
          <w:ilvl w:val="0"/>
          <w:numId w:val="27"/>
        </w:numPr>
        <w:spacing w:line="360" w:lineRule="auto"/>
      </w:pPr>
      <w:r>
        <w:rPr>
          <w:rFonts w:ascii="宋体" w:hAnsi="宋体" w:cs="宋体" w:eastAsia="宋体" w:hint="eastAsia"/>
          <w:sz w:val="24"/>
        </w:rPr>
        <w:t>图标走识别界面同一套圆形状态图标（待检测 / 检测中 / 已完成 / 失败），用户不必学第二套语言。不用弹窗、不用 toast —— 正在切分的人不该被打断，一行状态足够。</w:t>
      </w:r>
    </w:p>
    <w:p>
      <w:pPr>
        <w:numPr>
          <w:ilvl w:val="0"/>
          <w:numId w:val="27"/>
        </w:numPr>
        <w:spacing w:line="360" w:lineRule="auto"/>
      </w:pPr>
      <w:r>
        <w:rPr>
          <w:rFonts w:ascii="宋体" w:hAnsi="宋体" w:cs="宋体" w:eastAsia="宋体" w:hint="eastAsia"/>
          <w:sz w:val="24"/>
        </w:rPr>
        <w:t>缘起（用户）：「现在这个演示数据，并不能看到自动识别分包裹的过程」。</w:t>
      </w:r>
    </w:p>
    <w:p>
      <w:pPr>
        <w:spacing w:line="360" w:lineRule="auto"/>
      </w:pPr>
      <w:r>
        <w:rPr>
          <w:rFonts w:ascii="宋体" w:hAnsi="宋体" w:cs="宋体" w:eastAsia="宋体" w:hint="eastAsia"/>
          <w:sz w:val="24"/>
        </w:rPr>
        <w:t>界面构成：主区 + 右栏</w:t>
      </w:r>
    </w:p>
    <w:p>
      <w:pPr>
        <w:numPr>
          <w:ilvl w:val="0"/>
          <w:numId w:val="27"/>
        </w:numPr>
        <w:spacing w:line="360" w:lineRule="auto"/>
      </w:pPr>
      <w:r>
        <w:rPr>
          <w:rFonts w:ascii="宋体" w:hAnsi="宋体" w:cs="宋体" w:eastAsia="宋体" w:hint="eastAsia"/>
          <w:sz w:val="24"/>
        </w:rPr>
        <w:t>主区 = 页缩略图墙：整份回函一页一张小图铺开，页与页之间立着一把剪刀，点一下就在那里切一刀（再点取消）；已切下的位置显示为一条贯穿的虚线；段首带「段 N」角标，当前段整体描边。</w:t>
      </w:r>
    </w:p>
    <w:p>
      <w:pPr>
        <w:numPr>
          <w:ilvl w:val="0"/>
          <w:numId w:val="27"/>
        </w:numPr>
        <w:spacing w:line="360" w:lineRule="auto"/>
      </w:pPr>
      <w:r>
        <w:rPr>
          <w:rFonts w:ascii="宋体" w:hAnsi="宋体" w:cs="宋体" w:eastAsia="宋体" w:hint="eastAsia"/>
          <w:sz w:val="24"/>
        </w:rPr>
        <w:t>面单页角标 —— 被识别为快递面单的那几页，缩略图左下角带一枚「卡车图标 + 面单」的小标（主色浅底 + 主色文字；与「段 N」角标同语言但更轻 —— 段首是结构、面单页是属性，一张文件里可能出现好几张面单，全都做成实心块会把画面压花）。位置放左下：右上被「查看原件」占着、左上被「段 N」占着、下方是页号。</w:t>
      </w:r>
    </w:p>
    <w:p>
      <w:pPr>
        <w:numPr>
          <w:ilvl w:val="0"/>
          <w:numId w:val="27"/>
        </w:numPr>
        <w:spacing w:line="360" w:lineRule="auto"/>
      </w:pPr>
      <w:r>
        <w:rPr>
          <w:rFonts w:ascii="宋体" w:hAnsi="宋体" w:cs="宋体" w:eastAsia="宋体" w:hint="eastAsia"/>
          <w:sz w:val="24"/>
        </w:rPr>
        <w:t>缩略图墙只在「文件 / 页数 / 面单页清单」变化时重画 —— 识别期间 store 每 600ms 推进一次（TICK），界面会跟着重渲染，但重渲染 ≠ 要重画：绘制类 effect 的依赖若按"引用"比，就会每 600ms 把整面墙从头重画一遍（canvas.width = … 会先清空画布、再等 pdf.js 异步重绘），屏幕上就是缩略图持续闪烁。判据记入约定：绘制类 effect 的依赖一律按内容比（内容指纹），不按引用比 —— 上游换引用而内容没变，就不该重画。</w:t>
      </w:r>
    </w:p>
    <w:p>
      <w:pPr>
        <w:numPr>
          <w:ilvl w:val="0"/>
          <w:numId w:val="27"/>
        </w:numPr>
        <w:spacing w:line="360" w:lineRule="auto"/>
      </w:pPr>
      <w:r>
        <w:rPr>
          <w:rFonts w:ascii="宋体" w:hAnsi="宋体" w:cs="宋体" w:eastAsia="宋体" w:hint="eastAsia"/>
          <w:sz w:val="24"/>
        </w:rPr>
        <w:t>每张卡片右上角「查看原件」：悬停浮现的一条普通链接 —— 交给浏览器自带的 PDF 查看器打开，并用 #page=N 直达该页，不经过本站的 fetch / pdf.js。它同时是最可靠的一条兜底链路：本站取不到原件时，这条路通常仍然能用（两者不是同一条链路）。放右上角是因为左上角被「段 N」角标占着；链接必须放在按钮外面（&lt;a&gt; 嵌在 &lt;button&gt; 里是非法嵌套）。</w:t>
      </w:r>
    </w:p>
    <w:p>
      <w:pPr>
        <w:numPr>
          <w:ilvl w:val="0"/>
          <w:numId w:val="27"/>
        </w:numPr>
        <w:spacing w:line="360" w:lineRule="auto"/>
      </w:pPr>
      <w:r>
        <w:rPr>
          <w:rFonts w:ascii="宋体" w:hAnsi="宋体" w:cs="宋体" w:eastAsia="宋体" w:hint="eastAsia"/>
          <w:sz w:val="24"/>
        </w:rPr>
        <w:t>悬停弹出「局部放大」预览 —— 用户最终口径：「用户鼠标放在图片上，能看见 pdf 的文字内容，所以，能不能只能局部预览，然后放大一点」。</w:t>
      </w:r>
    </w:p>
    <w:p>
      <w:pPr>
        <w:spacing w:line="360" w:lineRule="auto"/>
      </w:pPr>
      <w:r>
        <w:rPr>
          <w:rFonts w:ascii="宋体" w:hAnsi="宋体" w:cs="宋体" w:eastAsia="宋体" w:hint="eastAsia"/>
          <w:sz w:val="24"/>
        </w:rPr>
        <w:t>实测口径：悬停约 1 秒即弹（PageSplitBoard 的 ZOOM_DELAY = 1000）。待确认：代码里那句注释写的是"用户指定 2 秒"，而常量给的是 1000ms —— 两者不一致，以哪个为准需产品定（本文按实现写）。</w:t>
      </w:r>
    </w:p>
    <w:p>
      <w:pPr>
        <w:numPr>
          <w:ilvl w:val="0"/>
          <w:numId w:val="27"/>
        </w:numPr>
        <w:spacing w:line="360" w:lineRule="auto"/>
      </w:pPr>
      <w:r>
        <w:rPr>
          <w:rFonts w:ascii="宋体" w:hAnsi="宋体" w:cs="宋体" w:eastAsia="宋体" w:hint="eastAsia"/>
          <w:sz w:val="24"/>
        </w:rPr>
        <w:t>为什么「把整页放大」这条路走不通：A4 页宽在 pdf.js 的 scale 1 下约 793px，函证正文约 8pt ⇒ 1:1 时只有 ~10.7px；而整页要塞进 1000px 高的视口，最多只能到 0.84 倍。在竖版页面上「整页可见」与「字能读」是互斥的，只能取其一 —— 用户要的是后者。</w:t>
      </w:r>
    </w:p>
    <w:p>
      <w:pPr>
        <w:numPr>
          <w:ilvl w:val="0"/>
          <w:numId w:val="27"/>
        </w:numPr>
        <w:spacing w:line="360" w:lineRule="auto"/>
      </w:pPr>
      <w:r>
        <w:rPr>
          <w:rFonts w:ascii="宋体" w:hAnsi="宋体" w:cs="宋体" w:eastAsia="宋体" w:hint="eastAsia"/>
          <w:sz w:val="24"/>
        </w:rPr>
        <w:t>现口径：窗口 720×500，倍率 ×2（8pt ⇒ 约 21px，能读），因此窗口只覆盖约 45% 页宽（这就是"局部"）；取景跟随光标（以光标为中心、再夹进页面边界），移动鼠标即可扫过整页 —— 比让用户拖滚动条直接。标题行注明提示。（用户要求"固定前和固定后用一个图标标识、不要文字说明"）：常驻文案只留「第 N 页 · 局部放大 ×2（· 已旋转 90°）」+ 图钉图标 + 两个按钮，操作说明走悬停 —— 预览"跟着鼠标动"本身即是自证的（一出现就跟着走），所以不必用常驻文字解释。</w:t>
      </w:r>
    </w:p>
    <w:p>
      <w:pPr>
        <w:numPr>
          <w:ilvl w:val="0"/>
          <w:numId w:val="27"/>
        </w:numPr>
        <w:spacing w:line="360" w:lineRule="auto"/>
      </w:pPr>
      <w:r>
        <w:rPr>
          <w:rFonts w:ascii="宋体" w:hAnsi="宋体" w:cs="宋体" w:eastAsia="宋体" w:hint="eastAsia"/>
          <w:sz w:val="24"/>
        </w:rPr>
        <w:t>实现两条硬要求：整页按 ×2 × 2(设备像素比) 渲染成离屏位图一次，光标移动时只做一次 drawImage 裁剪（重跑 pdf.js 一次要几十毫秒，根本跟不上光标）；光标位置先写 ref + rAF 节流后才同步进 state（否则这面墙每帧重渲染）。另两条沿用：纯展示、不接鼠标（pointerEvents: none，否则弹窗接住鼠标就永远收不回去）；portal 到 body（祖先有 transform 时 fixed 会退化成相对祖先定位，而全屏弹窗带 transform 动画）。</w:t>
      </w:r>
    </w:p>
    <w:p>
      <w:pPr>
        <w:numPr>
          <w:ilvl w:val="0"/>
          <w:numId w:val="27"/>
        </w:numPr>
        <w:spacing w:line="360" w:lineRule="auto"/>
      </w:pPr>
      <w:r>
        <w:rPr>
          <w:rFonts w:ascii="宋体" w:hAnsi="宋体" w:cs="宋体" w:eastAsia="宋体" w:hint="eastAsia"/>
          <w:sz w:val="24"/>
        </w:rPr>
        <w:t>摆位：优先卡片右侧（墙外的空白）→ 右侧不够翻左侧 → 两侧都不够才贴视口右缘。弹窗永不覆盖光标所在的那张卡片；覆盖到别的卡片是「720 宽的窗口 + 约 950 宽的墙」的必然代价（它不接鼠标，所以不影响操作）。</w:t>
      </w:r>
    </w:p>
    <w:p>
      <w:pPr>
        <w:numPr>
          <w:ilvl w:val="0"/>
          <w:numId w:val="27"/>
        </w:numPr>
        <w:spacing w:line="360" w:lineRule="auto"/>
      </w:pPr>
      <w:r>
        <w:rPr>
          <w:rFonts w:ascii="宋体" w:hAnsi="宋体" w:cs="宋体" w:eastAsia="宋体" w:hint="eastAsia"/>
          <w:sz w:val="24"/>
        </w:rPr>
        <w:t>预览可「固定」，钉住时避让右侧面板 —— 用户实景：「快递单号没识别出来，我要照着面单填，但鼠标一放到缩略图上，预览就压住右侧的输入框；鼠标去点输入框，预览又没了。」</w:t>
      </w:r>
    </w:p>
    <w:p>
      <w:pPr>
        <w:numPr>
          <w:ilvl w:val="0"/>
          <w:numId w:val="27"/>
        </w:numPr>
        <w:spacing w:line="360" w:lineRule="auto"/>
      </w:pPr>
      <w:r>
        <w:rPr>
          <w:rFonts w:ascii="宋体" w:hAnsi="宋体" w:cs="宋体" w:eastAsia="宋体" w:hint="eastAsia"/>
          <w:sz w:val="24"/>
        </w:rPr>
        <w:t>判据记入约定：凡是"由外部一次次触发"的动作（点按钮请求某件事），状态里要带一个自增序号 —— 只传目标值，会在"目标没变"时哑掉。</w:t>
      </w:r>
    </w:p>
    <w:p>
      <w:pPr>
        <w:numPr>
          <w:ilvl w:val="0"/>
          <w:numId w:val="27"/>
        </w:numPr>
        <w:spacing w:line="360" w:lineRule="auto"/>
      </w:pPr>
      <w:r>
        <w:rPr>
          <w:rFonts w:ascii="宋体" w:hAnsi="宋体" w:cs="宋体" w:eastAsia="宋体" w:hint="eastAsia"/>
          <w:sz w:val="24"/>
        </w:rPr>
        <w:t>解法是「钉住 + 位置避让」，而不是「移动窗口」：预览头部给 固定 / ✕；钉住后不再随鼠标移开而收回（Esc 或 ✕ 关闭），且摆到 面板左缘 − 间距 − 窗口宽 的位置 —— 即保证不压住右侧面板（悬停态仍按「卡片右侧 → 左侧 → 贴视口右缘」摆，因为悬停是"看一眼就走"）。</w:t>
      </w:r>
    </w:p>
    <w:p>
      <w:pPr>
        <w:numPr>
          <w:ilvl w:val="0"/>
          <w:numId w:val="27"/>
        </w:numPr>
        <w:spacing w:line="360" w:lineRule="auto"/>
      </w:pPr>
      <w:r>
        <w:rPr>
          <w:rFonts w:ascii="宋体" w:hAnsi="宋体" w:cs="宋体" w:eastAsia="宋体" w:hint="eastAsia"/>
          <w:sz w:val="24"/>
        </w:rPr>
        <w:t>交互形态：「缩略图上选位置 → 点一下缩略图固定 → 照着填；窗口内按住拖动即可挪」。这个平移手势改过三次，前两次都被用户否掉，最终回到最普通的按住拖动。教训见下方第 4 条：</w:t>
      </w:r>
    </w:p>
    <w:p>
      <w:pPr>
        <w:numPr>
          <w:ilvl w:val="0"/>
          <w:numId w:val="27"/>
        </w:numPr>
        <w:spacing w:line="360" w:lineRule="auto"/>
      </w:pPr>
      <w:r>
        <w:rPr>
          <w:rFonts w:ascii="宋体" w:hAnsi="宋体" w:cs="宋体" w:eastAsia="宋体" w:hint="eastAsia"/>
          <w:sz w:val="24"/>
        </w:rPr>
        <w:t>悬停缩略图：预览跟着光标走（选位置的阶段）。</w:t>
      </w:r>
    </w:p>
    <w:p>
      <w:pPr>
        <w:numPr>
          <w:ilvl w:val="0"/>
          <w:numId w:val="27"/>
        </w:numPr>
        <w:spacing w:line="360" w:lineRule="auto"/>
      </w:pPr>
      <w:r>
        <w:rPr>
          <w:rFonts w:ascii="宋体" w:hAnsi="宋体" w:cs="宋体" w:eastAsia="宋体" w:hint="eastAsia"/>
          <w:sz w:val="24"/>
        </w:rPr>
        <w:t>点一下缩略图 = 把当前这一格固定住，取景原样保留、画面不跳（同时仍选中该段）。只有"预览已弹出且正是本页"才固定 —— 否则普通的一次点击（还没等预览出来）就只是想选中这一段；两种意图靠"预览在不在"天然分开，不需要修饰键。</w:t>
      </w:r>
    </w:p>
    <w:p>
      <w:pPr>
        <w:numPr>
          <w:ilvl w:val="0"/>
          <w:numId w:val="27"/>
        </w:numPr>
        <w:spacing w:line="360" w:lineRule="auto"/>
      </w:pPr>
      <w:r>
        <w:rPr>
          <w:rFonts w:ascii="宋体" w:hAnsi="宋体" w:cs="宋体" w:eastAsia="宋体" w:hint="eastAsia"/>
          <w:sz w:val="24"/>
        </w:rPr>
        <w:t>固定态下，鼠标在窗口内部滑动 → 画面完全不动。这正是前两版反复栽的地方：用户在这个窗口里多数时间是在停下来核对一个字（面单上的单号），不是浏览。</w:t>
      </w:r>
    </w:p>
    <w:p>
      <w:pPr>
        <w:numPr>
          <w:ilvl w:val="0"/>
          <w:numId w:val="27"/>
        </w:numPr>
        <w:spacing w:line="360" w:lineRule="auto"/>
      </w:pPr>
      <w:r>
        <w:rPr>
          <w:rFonts w:ascii="宋体" w:hAnsi="宋体" w:cs="宋体" w:eastAsia="宋体" w:hint="eastAsia"/>
          <w:sz w:val="24"/>
        </w:rPr>
        <w:t>想挪位置：在窗口里按住拖动—— 按下去、拖着走、松手停住；方向按"抓住纸拖"的直觉（cursor: grab → 按下 grabbing，往右拖即取景左移）。</w:t>
      </w:r>
    </w:p>
    <w:p>
      <w:pPr>
        <w:spacing w:line="360" w:lineRule="auto"/>
      </w:pPr>
      <w:r>
        <w:rPr>
          <w:rFonts w:ascii="宋体" w:hAnsi="宋体" w:cs="宋体" w:eastAsia="宋体" w:hint="eastAsia"/>
          <w:sz w:val="24"/>
        </w:rPr>
        <w:t>为什么绕了两版才回到拖动：前两版（悬停跟随、点一下再滑动）都在想办法"让平移不必按住" —— 一个用悬停代按住、一个用一次点击代按住。但"绕开按住"本身才是难受的来源：悬停版读数时画面跟着手抖漂；点一下版多了一层看不见的模式。用户要的就是最普通的那种拖动。</w:t>
      </w:r>
    </w:p>
    <w:p>
      <w:pPr>
        <w:numPr>
          <w:ilvl w:val="0"/>
          <w:numId w:val="27"/>
        </w:numPr>
        <w:spacing w:line="360" w:lineRule="auto"/>
      </w:pPr>
      <w:r>
        <w:rPr>
          <w:rFonts w:ascii="宋体" w:hAnsi="宋体" w:cs="宋体" w:eastAsia="宋体" w:hint="eastAsia"/>
          <w:sz w:val="24"/>
        </w:rPr>
        <w:t>头部 ✕ 收起；Esc 不由预览接管 —— 它是 antd 全屏弹窗"退出归属界面"的语义，实测抢过来会把整屏一起关掉（同一个键不要有两个消失层级）。</w:t>
      </w:r>
    </w:p>
    <w:p>
      <w:pPr>
        <w:numPr>
          <w:ilvl w:val="0"/>
          <w:numId w:val="27"/>
        </w:numPr>
        <w:spacing w:line="360" w:lineRule="auto"/>
      </w:pPr>
      <w:r>
        <w:rPr>
          <w:rFonts w:ascii="宋体" w:hAnsi="宋体" w:cs="宋体" w:eastAsia="宋体" w:hint="eastAsia"/>
          <w:sz w:val="24"/>
        </w:rPr>
        <w:t>实现要点：canvas 的 onMouseDown 里必须 preventDefault —— 否则点一下就把输入框焦点抢走，而它是失焦即保存，编辑当场被提交（实测：加 preventDefault 后，点窗口 → 滑动全程 editing: true、输入框仍聚焦）。</w:t>
      </w:r>
    </w:p>
    <w:p>
      <w:pPr>
        <w:numPr>
          <w:ilvl w:val="0"/>
          <w:numId w:val="27"/>
        </w:numPr>
        <w:spacing w:line="360" w:lineRule="auto"/>
      </w:pPr>
      <w:r>
        <w:rPr>
          <w:rFonts w:ascii="宋体" w:hAnsi="宋体" w:cs="宋体" w:eastAsia="宋体" w:hint="eastAsia"/>
          <w:sz w:val="24"/>
        </w:rPr>
        <w:t>可临时旋转 90° —— 预览头部加「顺时针旋转」按钮，只转这块预览画布：不改原文件、不动缩略图墙、不写回任务（用户原话是"临时旋转不修改原始 PDF"）。</w:t>
      </w:r>
    </w:p>
    <w:p>
      <w:pPr>
        <w:numPr>
          <w:ilvl w:val="0"/>
          <w:numId w:val="27"/>
        </w:numPr>
        <w:spacing w:line="360" w:lineRule="auto"/>
      </w:pPr>
      <w:r>
        <w:rPr>
          <w:rFonts w:ascii="宋体" w:hAnsi="宋体" w:cs="宋体" w:eastAsia="宋体" w:hint="eastAsia"/>
          <w:sz w:val="24"/>
        </w:rPr>
        <w:t>旋转发生在"画离屏位图"这一步：p.getViewport({ rotation: p.rotate + rotate })。位图转好之后，后面那套"按归一化坐标裁剪 + 按住拖动"的取景逻辑一行都不用改；若改用 CSS transform: rotate，裁剪坐标与拖动方向映射全得跟着改。</w:t>
      </w:r>
    </w:p>
    <w:p>
      <w:pPr>
        <w:numPr>
          <w:ilvl w:val="0"/>
          <w:numId w:val="27"/>
        </w:numPr>
        <w:spacing w:line="360" w:lineRule="auto"/>
      </w:pPr>
      <w:r>
        <w:rPr>
          <w:rFonts w:ascii="宋体" w:hAnsi="宋体" w:cs="宋体" w:eastAsia="宋体" w:hint="eastAsia"/>
          <w:sz w:val="24"/>
        </w:rPr>
        <w:t>rotation 是绝对角，必须写成 p.rotate + rotate —— pdf.js 这个参数会取代page.rotate，只写 rotate 会把扫描件文件自带的 90/270 旋转撤销掉（"本来就竖着的"反而被转横）。</w:t>
      </w:r>
    </w:p>
    <w:p>
      <w:pPr>
        <w:numPr>
          <w:ilvl w:val="0"/>
          <w:numId w:val="27"/>
        </w:numPr>
        <w:spacing w:line="360" w:lineRule="auto"/>
      </w:pPr>
      <w:r>
        <w:rPr>
          <w:rFonts w:ascii="宋体" w:hAnsi="宋体" w:cs="宋体" w:eastAsia="宋体" w:hint="eastAsia"/>
          <w:sz w:val="24"/>
        </w:rPr>
        <w:t>角度按页各记一份（zoomRotations: Record&lt;page, 0|90|180|270&gt;）：同一份文件常"这几页横、那几页竖"，共用一个角度会互相打架；关掉预览再打开同一页仍是转好的角度（要连着核对好几个面单）。</w:t>
      </w:r>
    </w:p>
    <w:p>
      <w:pPr>
        <w:numPr>
          <w:ilvl w:val="0"/>
          <w:numId w:val="27"/>
        </w:numPr>
        <w:spacing w:line="360" w:lineRule="auto"/>
      </w:pPr>
      <w:r>
        <w:rPr>
          <w:rFonts w:ascii="宋体" w:hAnsi="宋体" w:cs="宋体" w:eastAsia="宋体" w:hint="eastAsia"/>
          <w:sz w:val="24"/>
        </w:rPr>
        <w:t>转完接着看同一处纸面：绕中心顺时针 90°，原在 (fx, fy) 的点会落到 (1 - fy, fx)，取景同步挪过去 —— 否则用户刚对准的单号"转没了"、还得重拖一遍（转四次正好回到原处，可逆）。</w:t>
      </w:r>
    </w:p>
    <w:p>
      <w:pPr>
        <w:numPr>
          <w:ilvl w:val="0"/>
          <w:numId w:val="27"/>
        </w:numPr>
        <w:spacing w:line="360" w:lineRule="auto"/>
      </w:pPr>
      <w:r>
        <w:rPr>
          <w:rFonts w:ascii="宋体" w:hAnsi="宋体" w:cs="宋体" w:eastAsia="宋体" w:hint="eastAsia"/>
          <w:sz w:val="24"/>
        </w:rPr>
        <w:t>按钮的 onMouseDown 必须 preventDefault —— 否则点它会抢走输入框焦点，而输入框是失焦即保存，用户"点改 → 发现是横的 → 点旋转"这条最自然的路径会在按钮上把还没敲的编辑当场提交掉。</w:t>
      </w:r>
    </w:p>
    <w:p>
      <w:pPr>
        <w:numPr>
          <w:ilvl w:val="0"/>
          <w:numId w:val="27"/>
        </w:numPr>
        <w:spacing w:line="360" w:lineRule="auto"/>
      </w:pPr>
      <w:r>
        <w:rPr>
          <w:rFonts w:ascii="宋体" w:hAnsi="宋体" w:cs="宋体" w:eastAsia="宋体" w:hint="eastAsia"/>
          <w:sz w:val="24"/>
        </w:rPr>
        <w:t>窗口可拖动 + 固定状态用图标：</w:t>
      </w:r>
    </w:p>
    <w:p>
      <w:pPr>
        <w:numPr>
          <w:ilvl w:val="0"/>
          <w:numId w:val="27"/>
        </w:numPr>
        <w:spacing w:line="360" w:lineRule="auto"/>
      </w:pPr>
      <w:r>
        <w:rPr>
          <w:rFonts w:ascii="宋体" w:hAnsi="宋体" w:cs="宋体" w:eastAsia="宋体" w:hint="eastAsia"/>
          <w:sz w:val="24"/>
        </w:rPr>
        <w:t>拖头部 = 移动窗口（像拖标题栏），拖画布 = 平移取景—— 一个手势不干两件事，必须分区；分给头部是桌面端通用约定，不用教第二遍。钉住态头部 cursor: move / 拖动中 grabbing，onMouseDown 同样 preventDefault（否则按下会抢走单号输入框的焦点）。</w:t>
      </w:r>
    </w:p>
    <w:p>
      <w:pPr>
        <w:numPr>
          <w:ilvl w:val="0"/>
          <w:numId w:val="27"/>
        </w:numPr>
        <w:spacing w:line="360" w:lineRule="auto"/>
      </w:pPr>
      <w:r>
        <w:rPr>
          <w:rFonts w:ascii="宋体" w:hAnsi="宋体" w:cs="宋体" w:eastAsia="宋体" w:hint="eastAsia"/>
          <w:sz w:val="24"/>
        </w:rPr>
        <w:t>用户拖过的位置要记住（zoomPos 存父组件）：否则下一次渲染又回自动位，"刚把窗口挪开"等于白做 —— 而他挪开往往正是因为自动位挡着他要看的东西。跨「关闭 → 重新钉出」保留，离开归属界面才重置。</w:t>
      </w:r>
    </w:p>
    <w:p>
      <w:pPr>
        <w:numPr>
          <w:ilvl w:val="0"/>
          <w:numId w:val="27"/>
        </w:numPr>
        <w:spacing w:line="360" w:lineRule="auto"/>
      </w:pPr>
      <w:r>
        <w:rPr>
          <w:rFonts w:ascii="宋体" w:hAnsi="宋体" w:cs="宋体" w:eastAsia="宋体" w:hint="eastAsia"/>
          <w:sz w:val="24"/>
        </w:rPr>
        <w:t>夹在视口内，但只保证"头部够得着"：左右各允许出屏（保留 160px 可见）、上边不允许出屏（头部就是拖拽把手）—— 否则窗口飞出屏幕只能刷新找回。</w:t>
      </w:r>
    </w:p>
    <w:p>
      <w:pPr>
        <w:numPr>
          <w:ilvl w:val="0"/>
          <w:numId w:val="27"/>
        </w:numPr>
        <w:spacing w:line="360" w:lineRule="auto"/>
      </w:pPr>
      <w:r>
        <w:rPr>
          <w:rFonts w:ascii="宋体" w:hAnsi="宋体" w:cs="宋体" w:eastAsia="宋体" w:hint="eastAsia"/>
          <w:sz w:val="24"/>
        </w:rPr>
        <w:t>固定状态用图钉图标，不写文字：空心 = 未固定、实心（主色）= 已固定，含义靠 title；悬停说明不算"文字说明"。常驻文案只留"这个窗口是什么"，操作提示与状态一律下沉到 tooltip。</w:t>
      </w:r>
    </w:p>
    <w:p>
      <w:pPr>
        <w:numPr>
          <w:ilvl w:val="0"/>
          <w:numId w:val="27"/>
        </w:numPr>
        <w:spacing w:line="360" w:lineRule="auto"/>
      </w:pPr>
      <w:r>
        <w:rPr>
          <w:rFonts w:ascii="宋体" w:hAnsi="宋体" w:cs="宋体" w:eastAsia="宋体" w:hint="eastAsia"/>
          <w:sz w:val="24"/>
        </w:rPr>
        <w:t>点「改」单号时自动钉住该段末页（该段 pageEnd = 面单页）并与那一行纵向对齐 —— 系统知道用户要核对的是"这一段最后一页"，不必自己去找。预览的收起：编辑提交后预览留着（用户常要核一眼"我敲对了吗"），Esc / ✕ 才关；同一个段再次点「改」时保留当前取景，不把用户刚挪到的位置重置掉。</w:t>
      </w:r>
    </w:p>
    <w:p>
      <w:pPr>
        <w:numPr>
          <w:ilvl w:val="0"/>
          <w:numId w:val="27"/>
        </w:numPr>
        <w:spacing w:line="360" w:lineRule="auto"/>
      </w:pPr>
      <w:r>
        <w:rPr>
          <w:rFonts w:ascii="宋体" w:hAnsi="宋体" w:cs="宋体" w:eastAsia="宋体" w:hint="eastAsia"/>
          <w:sz w:val="24"/>
        </w:rPr>
        <w:t>右栏 = 拆分方式 + 切分结果：</w:t>
      </w:r>
    </w:p>
    <w:p>
      <w:pPr>
        <w:numPr>
          <w:ilvl w:val="0"/>
          <w:numId w:val="27"/>
        </w:numPr>
        <w:spacing w:line="360" w:lineRule="auto"/>
      </w:pPr>
      <w:r>
        <w:rPr>
          <w:rFonts w:ascii="宋体" w:hAnsi="宋体" w:cs="宋体" w:eastAsia="宋体" w:hint="eastAsia"/>
          <w:sz w:val="24"/>
        </w:rPr>
        <w:t>上段 拆分方式：三种批量方式，选一种、填参数、点「按此方式切分」一次性重切（见下）；</w:t>
      </w:r>
    </w:p>
    <w:p>
      <w:pPr>
        <w:numPr>
          <w:ilvl w:val="0"/>
          <w:numId w:val="27"/>
        </w:numPr>
        <w:spacing w:line="360" w:lineRule="auto"/>
      </w:pPr>
      <w:r>
        <w:rPr>
          <w:rFonts w:ascii="宋体" w:hAnsi="宋体" w:cs="宋体" w:eastAsia="宋体" w:hint="eastAsia"/>
          <w:sz w:val="24"/>
        </w:rPr>
        <w:t>规则落在 TYPE_RULE.batchPanelOpenByDefault，组件里不写类型判断；折叠是正文不渲染（不是隐藏），整条标题行可点、含键盘 Enter/Space。</w:t>
      </w:r>
    </w:p>
    <w:p>
      <w:pPr>
        <w:numPr>
          <w:ilvl w:val="0"/>
          <w:numId w:val="27"/>
        </w:numPr>
        <w:spacing w:line="360" w:lineRule="auto"/>
      </w:pPr>
      <w:r>
        <w:rPr>
          <w:rFonts w:ascii="宋体" w:hAnsi="宋体" w:cs="宋体" w:eastAsia="宋体" w:hint="eastAsia"/>
          <w:sz w:val="24"/>
        </w:rPr>
        <w:t>下段 切分结果：每段一行，显示「段 N · 页码区间 · 页数」+ 一个归属下拉。</w:t>
      </w:r>
    </w:p>
    <w:p>
      <w:pPr>
        <w:numPr>
          <w:ilvl w:val="0"/>
          <w:numId w:val="27"/>
        </w:numPr>
        <w:spacing w:line="360" w:lineRule="auto"/>
      </w:pPr>
      <w:r>
        <w:rPr>
          <w:rFonts w:ascii="宋体" w:hAnsi="宋体" w:cs="宋体" w:eastAsia="宋体" w:hint="eastAsia"/>
          <w:sz w:val="24"/>
        </w:rPr>
        <w:t>每段带出「段尾面单 · 快递单号」 —— 当批次声明了「每段尾部是否还有一页快递面单 = 是」（往来「① 文件识别录入」里那一项，落成 UploadBatch.faceSheetLast）时，每段下方显示该段最后一页面单识别出的快递单号（用户要求：「对于往来函证，每次切分哪几页的最后一页，都是快递面单……我希望把快递面单的识别，放在切分的后面」）。单号是段级数据 —— 面单页就是本段最后一页，同一封函证多次回函就有多个单号，故存在 RecognitionTask.expressNo，而不是 ReplyRecord.expressNo 那个"最近一次回函"的值。银行批次也是同一个开关驱动—— 差别只在"面单段归属谁"：银行有多张面单时，各段归属固定为「快递面单（本文件共用）」。</w:t>
      </w:r>
    </w:p>
    <w:p>
      <w:pPr>
        <w:numPr>
          <w:ilvl w:val="0"/>
          <w:numId w:val="27"/>
        </w:numPr>
        <w:spacing w:line="360" w:lineRule="auto"/>
      </w:pPr>
      <w:r>
        <w:rPr>
          <w:rFonts w:ascii="宋体" w:hAnsi="宋体" w:cs="宋体" w:eastAsia="宋体" w:hint="eastAsia"/>
          <w:sz w:val="24"/>
        </w:rPr>
        <w:t>只有「未识别到 / 异常」的标出来并可就地改，正常的只读 —— 用户拍板：「对于异常的，或者没识别出来的，标记出来，可以改，别的就不管了」。</w:t>
      </w:r>
    </w:p>
    <w:p>
      <w:pPr>
        <w:numPr>
          <w:ilvl w:val="0"/>
          <w:numId w:val="27"/>
        </w:numPr>
        <w:spacing w:line="360" w:lineRule="auto"/>
      </w:pPr>
      <w:r>
        <w:rPr>
          <w:rFonts w:ascii="宋体" w:hAnsi="宋体" w:cs="宋体" w:eastAsia="宋体" w:hint="eastAsia"/>
          <w:sz w:val="24"/>
        </w:rPr>
        <w:t>人工填过的单号，填完仍保留「改」 —— 上面那条是给机器识别值定的（读出来的数不该要求用户逐段核对）。但人工填的是人的判断：填完只要格式合法就不再触发任何校验，等于错了没人兜底 —— 所以必须留一个能回头改的口子，并标一句「人工填写」与机器值区分（项目里 AI 产出与人工留痕一律要能分辨）。判定口径：draft.express[i] !== undefined（草稿表里存在人工值 ⟹ 是人填的；值可能是空串 —— 那是人主动清空的，同样要能改）。被管辖的段仍不给「改」：单号只有一处来源，改在面单段那一行。</w:t>
      </w:r>
    </w:p>
    <w:p>
      <w:pPr>
        <w:numPr>
          <w:ilvl w:val="0"/>
          <w:numId w:val="27"/>
        </w:numPr>
        <w:spacing w:line="360" w:lineRule="auto"/>
      </w:pPr>
      <w:r>
        <w:rPr>
          <w:rFonts w:ascii="宋体" w:hAnsi="宋体" w:cs="宋体" w:eastAsia="宋体" w:hint="eastAsia"/>
          <w:sz w:val="24"/>
        </w:rPr>
        <w:t>往来的「段尾面单 · 快递单号」保留（往来没有包裹标签可依赖）。</w:t>
      </w:r>
    </w:p>
    <w:p>
      <w:pPr>
        <w:numPr>
          <w:ilvl w:val="0"/>
          <w:numId w:val="27"/>
        </w:numPr>
        <w:spacing w:line="360" w:lineRule="auto"/>
      </w:pPr>
      <w:r>
        <w:rPr>
          <w:rFonts w:ascii="宋体" w:hAnsi="宋体" w:cs="宋体" w:eastAsia="宋体" w:hint="eastAsia"/>
          <w:sz w:val="24"/>
        </w:rPr>
        <w:t>银行侧：单号行只跟着面单走 —— 银行那句"本段末页是面单"的假定自 已不成立（面单页由识别给出，且一张面单可以管前面好几段），故：没有可继承的面单、自己又不是面单段的段，不显示单号行 —— 它压根不属于任何包裹，写一句「快递单号 · 未识别到」等于凭空要一个值；面单还没识别出来时整行都不显示，用户看到的是顶部那行「正在识别快递面单…」，而不是每段下面一串空字段。同时银行侧的标签不再写「段尾面单 · 快递单号」、只写「快递单号」（「段尾面单」这个前缀是往来口径 —— 往来没有包裹标签可依赖，这个前缀还得承担说明职责）。实测对照（改前）：银行刚进界面、面单还没认出来时，整份文件那一段下面就显示着「段尾面单 · 快递单号 · 未识别到 · 面单条码未读出，请手工填写」，与新模型自相矛盾。</w:t>
      </w:r>
    </w:p>
    <w:p>
      <w:pPr>
        <w:numPr>
          <w:ilvl w:val="0"/>
          <w:numId w:val="27"/>
        </w:numPr>
        <w:spacing w:line="360" w:lineRule="auto"/>
      </w:pPr>
      <w:r>
        <w:rPr>
          <w:rFonts w:ascii="宋体" w:hAnsi="宋体" w:cs="宋体" w:eastAsia="宋体" w:hint="eastAsia"/>
          <w:sz w:val="24"/>
        </w:rPr>
        <w:t>面单段照提交、但永不写进回函列表 —— faceSheetPage 这个标记是"哪几页是面单"的唯一出处，不提交就等于把识别结果扔掉（后果两处：① 列表的「智能核查进度」列的「快递面单识别」这一项拿不到结果；② 重开归属界面时 detectedFacePages 为空 → 面单状态行退化成"未识别到快递面单"、面单刀也预切不出来）。面单段的归属恒为「待指定」（不参与归属），落库只认有归属的段。</w:t>
      </w:r>
    </w:p>
    <w:p>
      <w:pPr>
        <w:numPr>
          <w:ilvl w:val="0"/>
          <w:numId w:val="27"/>
        </w:numPr>
        <w:spacing w:line="360" w:lineRule="auto"/>
      </w:pPr>
      <w:r>
        <w:rPr>
          <w:rFonts w:ascii="宋体" w:hAnsi="宋体" w:cs="宋体" w:eastAsia="宋体" w:hint="eastAsia"/>
          <w:sz w:val="24"/>
        </w:rPr>
        <w:t>人工切分为准 —— 用户已经切分处理过的段，识别结果到达后不另做切分；界面上不留任何"系统改切分"的入口（包括一键切出），手工路径写在提示文字里。</w:t>
      </w:r>
    </w:p>
    <w:p>
      <w:pPr>
        <w:numPr>
          <w:ilvl w:val="0"/>
          <w:numId w:val="27"/>
        </w:numPr>
        <w:spacing w:line="360" w:lineRule="auto"/>
      </w:pPr>
      <w:r>
        <w:rPr>
          <w:rFonts w:ascii="宋体" w:hAnsi="宋体" w:cs="宋体" w:eastAsia="宋体" w:hint="eastAsia"/>
          <w:sz w:val="24"/>
        </w:rPr>
        <w:t>人工填的单号 ≠ 系统识别的单号 → 挂标签提醒，不改人工值 —— 用户原话：「人工填写了快递单号与识别快递单号不同的，后面需要以标签的形式，给出系统识别内容，作为提醒。但是不更改人手填的快递单号」。落点：在人真的填过的那一行，人工值之后挂一枚 系统识别 SF5128690159893 的标签（全站统一件 StatusTag 的 ai 位 = 虚线 + 主色档，恰与紧邻的「人工填写」标记互为对照），悬停补一句「仅作提醒，不会改动你填写的单号」。没有"采用识别值"按钮（原话就是不改人工值）；被管辖的段不挂（它们是继承来的值，挂上去只会把同一件事重复 N 遍）。</w:t>
      </w:r>
    </w:p>
    <w:p>
      <w:pPr>
        <w:numPr>
          <w:ilvl w:val="0"/>
          <w:numId w:val="27"/>
        </w:numPr>
        <w:spacing w:line="360" w:lineRule="auto"/>
      </w:pPr>
      <w:r>
        <w:rPr>
          <w:rFonts w:ascii="宋体" w:hAnsi="宋体" w:cs="宋体" w:eastAsia="宋体" w:hint="eastAsia"/>
          <w:sz w:val="24"/>
        </w:rPr>
        <w:t>为什么这条提醒是必要的：AI 读到的是原件上的证据、人填的是自己的判断，两者不一致时必须让人知道机器说了什么（否则"以人工为准"就变成了"人工蒙在鼓里")；而反过来，机器也不得静默覆盖已有人工值 —— 改前实测：人工填的值会被后到的识别值直接顶掉，界面上连痕迹都没有。</w:t>
      </w:r>
    </w:p>
    <w:p>
      <w:pPr>
        <w:numPr>
          <w:ilvl w:val="0"/>
          <w:numId w:val="27"/>
        </w:numPr>
        <w:spacing w:line="360" w:lineRule="auto"/>
      </w:pPr>
      <w:r>
        <w:rPr>
          <w:rFonts w:ascii="宋体" w:hAnsi="宋体" w:cs="宋体" w:eastAsia="宋体" w:hint="eastAsia"/>
          <w:sz w:val="24"/>
        </w:rPr>
        <w:t>配套的一处必要修正：识别出的单号原先不受"面单识别是否跑完"约束（一进界面就有值、且只读），于是"用户在识别期间先把号填上"这条路径根本走不通 —— 而用户描述的冲突场景正是这个过程。现改为与「面单页」同一口径：检测项没跑完 = 值还没到，该行显示「未识别到」并给「改」入口；结果到达后人工值优先、旁边挂标签。</w:t>
      </w:r>
    </w:p>
    <w:p>
      <w:pPr>
        <w:numPr>
          <w:ilvl w:val="0"/>
          <w:numId w:val="27"/>
        </w:numPr>
        <w:spacing w:line="360" w:lineRule="auto"/>
      </w:pPr>
      <w:r>
        <w:rPr>
          <w:rFonts w:ascii="宋体" w:hAnsi="宋体" w:cs="宋体" w:eastAsia="宋体" w:hint="eastAsia"/>
          <w:sz w:val="24"/>
        </w:rPr>
        <w:t>人工值按"页"锚定，不按"段序" —— 单号物理上属于一页（往来的段尾面单页 / 银行的面单页），而段序会变：用户点一次剪刀、或用一次「按固定页数拆分」，段序整体移位，挂在段序上的值就跑到别的段上去了（改前实测：人工填了第 22 页那个号，随后在别处插一刀，号显示到了第 17 页那一段上 —— 这正是"识别完和我的不一样了"的另一半原因）。现与 faceSheetPages 同一套做法：草稿里按页号记，取用时看该段的末页。</w:t>
      </w:r>
    </w:p>
    <w:p>
      <w:pPr>
        <w:numPr>
          <w:ilvl w:val="0"/>
          <w:numId w:val="27"/>
        </w:numPr>
        <w:spacing w:line="360" w:lineRule="auto"/>
      </w:pPr>
      <w:r>
        <w:rPr>
          <w:rFonts w:ascii="宋体" w:hAnsi="宋体" w:cs="宋体" w:eastAsia="宋体" w:hint="eastAsia"/>
          <w:sz w:val="24"/>
        </w:rPr>
        <w:t>降级预案：手动切分与录入本身是完整可用的 —— 「识别切分」是异步能力，其效率（面单识别与切分结果的到达时延）必须在项目实施前实测（见附录 C 的 N-10）：若实测很低，可只保留手动切分录入（用户按页数/页范围拆分 + 逐段指定归属 + 填快递单号），去掉"识别给出的面单页与预切"这一层。因此本节的实现不得把功能绑死在识别结果上：没有识别结果时，切分、归属、单号录入三件事都照常可做。</w:t>
      </w:r>
    </w:p>
    <w:p>
      <w:pPr>
        <w:numPr>
          <w:ilvl w:val="0"/>
          <w:numId w:val="27"/>
        </w:numPr>
        <w:spacing w:line="360" w:lineRule="auto"/>
      </w:pPr>
      <w:r>
        <w:rPr>
          <w:rFonts w:ascii="宋体" w:hAnsi="宋体" w:cs="宋体" w:eastAsia="宋体" w:hint="eastAsia"/>
          <w:sz w:val="24"/>
        </w:rPr>
        <w:t>未提交（没点「确定」）时，本批一律不写列表 —— 「切分与归属决定的是什么时候写入回函管理列表」这句口径写在「回函切分与归属」界面的提示里（「识别是异步的……切分与归属决定的是『什么时候写入回函管理列表』，不是『识别什么时候开始』」），v2.5 也确立过「归属未确定前不写入回函列表」的写入时机约束 —— 但实现里缺一道闸：演示数据里任务建批次时就带着 assignSource（往来的二维码精确命中 / 银行四要素的 auto 档自动归属），于是后台 TICK 一跑就把它们写进了列表。表现：在归属界面什么都没做，列表里已冒出几行「识别中」；点 ✕ 退出（放弃本次上传）后依然留在列表里（DISCARD_BATCH 当时只丢批次、不动记录）。用户判定：「没有切分，哪里来的数据」。现新增批次级 committed 标记（只有「确定」才置真）：未提交的批次只在后台跑阶段一，识别照跑、进度照走，但落库 / 启动阶段二 / 回填核验三件事都不发生；提交后闸口打开，归属已确定的段照旧按要求写库（先「识别中」、阶段二跑完自动刷新）。放弃上传时另按 recordId 撤回本批已落的记录（兜底）。</w:t>
      </w:r>
    </w:p>
    <w:p>
      <w:pPr>
        <w:numPr>
          <w:ilvl w:val="0"/>
          <w:numId w:val="27"/>
        </w:numPr>
        <w:spacing w:line="360" w:lineRule="auto"/>
      </w:pPr>
      <w:r>
        <w:rPr>
          <w:rFonts w:ascii="宋体" w:hAnsi="宋体" w:cs="宋体" w:eastAsia="宋体" w:hint="eastAsia"/>
          <w:sz w:val="24"/>
        </w:rPr>
        <w:t>包裹标签配色由 4 档扩到 8 档 —— 4 档时"包裹 5"会撞回"包裹 1"的蓝，同一份件里两个包裹同色就失去了区分作用。色相按 230° / 25° / 190° / 262° / 335° / 135° / 300° / 75° 拉开，并保证"隔着 4 个的那一档不撞色"（1 与 5 = 蓝 / 玫红、2 与 6 = 橙 / 绿…）。超过 8 个循环复用 —— 可接受，因为标签上的数字才是主标识，颜色只是辅助；真要"永不重复"就得按色相角实时生成，反而会出现难以分辨的相变色。</w:t>
      </w:r>
    </w:p>
    <w:p>
      <w:pPr>
        <w:pStyle w:val="4"/>
        <w:spacing w:line="360" w:lineRule="auto"/>
      </w:pPr>
      <w:r>
        <w:rPr>
          <w:rFonts w:hint="eastAsia"/>
        </w:rPr>
        <w:t>AI 智能核验－发函回函一致性检测</w:t>
      </w:r>
    </w:p>
    <w:p>
      <w:pPr>
        <w:pStyle w:val="5"/>
        <w:spacing w:line="360" w:lineRule="auto"/>
      </w:pPr>
      <w:r>
        <w:rPr>
          <w:rFonts w:hint="eastAsia"/>
        </w:rPr>
        <w:t>业务说明</w:t>
      </w:r>
    </w:p>
    <w:p>
      <w:pPr>
        <w:spacing w:line="360" w:lineRule="auto"/>
        <w:ind w:firstLine="420"/>
      </w:pPr>
      <w:r>
        <w:rPr>
          <w:rFonts w:ascii="宋体" w:hAnsi="宋体" w:cs="宋体" w:eastAsia="宋体" w:hint="eastAsia"/>
          <w:sz w:val="24"/>
        </w:rPr>
        <w:t>业务人员需要把回函件上的数据与发函底稿逐格核对，确认被询证单位填写的内容与发函是否一致。</w:t>
      </w:r>
    </w:p>
    <w:p>
      <w:pPr>
        <w:spacing w:line="360" w:lineRule="auto"/>
        <w:ind w:firstLine="420"/>
      </w:pPr>
      <w:r>
        <w:rPr>
          <w:rFonts w:ascii="宋体" w:hAnsi="宋体" w:cs="宋体" w:eastAsia="宋体" w:hint="eastAsia"/>
          <w:sz w:val="24"/>
        </w:rPr>
        <w:t>系统把发函件中的每张数据表格识别出来展示，回函中与发函不一致的地方就地标红，业务人员只看差异即可。</w:t>
      </w:r>
    </w:p>
    <w:p>
      <w:pPr>
        <w:pStyle w:val="5"/>
        <w:spacing w:line="360" w:lineRule="auto"/>
      </w:pPr>
      <w:r>
        <w:rPr>
          <w:rFonts w:hint="eastAsia"/>
        </w:rPr>
        <w:t>业务规则</w:t>
      </w:r>
    </w:p>
    <w:p>
      <w:pPr>
        <w:numPr>
          <w:ilvl w:val="0"/>
          <w:numId w:val="27"/>
        </w:numPr>
        <w:spacing w:line="360" w:lineRule="auto"/>
      </w:pPr>
      <w:r>
        <w:rPr>
          <w:rFonts w:ascii="宋体" w:hAnsi="宋体" w:cs="宋体" w:eastAsia="宋体" w:hint="eastAsia"/>
          <w:sz w:val="24"/>
        </w:rPr>
        <w:t>不再左右并排：右栏宽度有限，两表并排会让金额列换行、同一行要左右来回看；发函 × 回函的正反对照在左侧预览里完成。</w:t>
      </w:r>
    </w:p>
    <w:p>
      <w:pPr>
        <w:numPr>
          <w:ilvl w:val="0"/>
          <w:numId w:val="27"/>
        </w:numPr>
        <w:spacing w:line="360" w:lineRule="auto"/>
      </w:pPr>
      <w:r>
        <w:rPr>
          <w:rFonts w:ascii="宋体" w:hAnsi="宋体" w:cs="宋体" w:eastAsia="宋体" w:hint="eastAsia"/>
          <w:sz w:val="24"/>
        </w:rPr>
        <w:t>四个比对结论的口径：一致（两侧取值相同）／不一致（取值不同，单元格标红、悬停看差异额）／未列示（发函有、回函未列示）／新增（回函多出）。</w:t>
      </w:r>
    </w:p>
    <w:p>
      <w:pPr>
        <w:numPr>
          <w:ilvl w:val="0"/>
          <w:numId w:val="27"/>
        </w:numPr>
        <w:spacing w:line="360" w:lineRule="auto"/>
      </w:pPr>
      <w:r>
        <w:rPr>
          <w:rFonts w:ascii="宋体" w:hAnsi="宋体" w:cs="宋体" w:eastAsia="宋体" w:hint="eastAsia"/>
          <w:sz w:val="24"/>
        </w:rPr>
        <w:t>左侧预览默认取景：本项＝双栏均分（两件对照）；印章核查 / 手写体识别＝回函件放大、发函用印件折叠。</w:t>
      </w:r>
    </w:p>
    <w:p>
      <w:pPr>
        <w:numPr>
          <w:ilvl w:val="0"/>
          <w:numId w:val="27"/>
        </w:numPr>
        <w:spacing w:line="360" w:lineRule="auto"/>
      </w:pPr>
      <w:r>
        <w:rPr>
          <w:rFonts w:ascii="宋体" w:hAnsi="宋体" w:cs="宋体" w:eastAsia="宋体" w:hint="eastAsia"/>
          <w:sz w:val="24"/>
        </w:rPr>
        <w:t>本页签不设「人工确认」列：差异属客观事实、不需要逐行采纳，「回函结果不相符处的描述」的出处是「手写体识别」页（银行侧是「回函是否相符检测」页）；本页签的进入与页脚「采纳 / 不采纳」口径见「回函列表」。</w:t>
      </w:r>
    </w:p>
    <w:p>
      <w:pPr>
        <w:pStyle w:val="5"/>
        <w:spacing w:line="360" w:lineRule="auto"/>
      </w:pPr>
      <w:r>
        <w:rPr>
          <w:rFonts w:hint="eastAsia"/>
        </w:rPr>
        <w:t>使用角色</w:t>
      </w:r>
    </w:p>
    <w:p>
      <w:pPr>
        <w:numPr>
          <w:ilvl w:val="0"/>
          <w:numId w:val="27"/>
        </w:numPr>
        <w:spacing w:line="360" w:lineRule="auto"/>
      </w:pPr>
      <w:r>
        <w:rPr>
          <w:rFonts w:ascii="宋体" w:hAnsi="宋体" w:cs="宋体" w:eastAsia="宋体" w:hint="eastAsia"/>
          <w:sz w:val="24"/>
        </w:rPr>
        <w:t>业务人员</w:t>
      </w:r>
    </w:p>
    <w:p>
      <w:pPr>
        <w:numPr>
          <w:ilvl w:val="0"/>
          <w:numId w:val="27"/>
        </w:numPr>
        <w:spacing w:line="360" w:lineRule="auto"/>
      </w:pPr>
      <w:r>
        <w:rPr>
          <w:rFonts w:ascii="宋体" w:hAnsi="宋体" w:cs="宋体" w:eastAsia="宋体" w:hint="eastAsia"/>
          <w:sz w:val="24"/>
        </w:rPr>
        <w:t>复核人员。</w:t>
      </w:r>
    </w:p>
    <w:p>
      <w:pPr>
        <w:pStyle w:val="5"/>
        <w:spacing w:line="360" w:lineRule="auto"/>
      </w:pPr>
      <w:r>
        <w:rPr>
          <w:rFonts w:hint="eastAsia"/>
        </w:rPr>
        <w:t>权限说明</w:t>
      </w:r>
    </w:p>
    <w:p>
      <w:pPr>
        <w:numPr>
          <w:ilvl w:val="0"/>
          <w:numId w:val="27"/>
        </w:numPr>
        <w:spacing w:line="360" w:lineRule="auto"/>
      </w:pPr>
      <w:r>
        <w:rPr>
          <w:rFonts w:ascii="宋体" w:hAnsi="宋体" w:cs="宋体" w:eastAsia="宋体" w:hint="eastAsia"/>
          <w:sz w:val="24"/>
        </w:rPr>
        <w:t>菜单权限：业务人员、复核人员均拥有回函管理菜单权限。</w:t>
      </w:r>
    </w:p>
    <w:p>
      <w:pPr>
        <w:numPr>
          <w:ilvl w:val="0"/>
          <w:numId w:val="27"/>
        </w:numPr>
        <w:spacing w:line="360" w:lineRule="auto"/>
      </w:pPr>
      <w:r>
        <w:rPr>
          <w:rFonts w:ascii="宋体" w:hAnsi="宋体" w:cs="宋体" w:eastAsia="宋体" w:hint="eastAsia"/>
          <w:sz w:val="24"/>
        </w:rPr>
        <w:t>功能权限：查看－包括查看发函／回函原件、查看逐表对比结果、查看差异明细。</w:t>
      </w:r>
    </w:p>
    <w:p>
      <w:pPr>
        <w:numPr>
          <w:ilvl w:val="0"/>
          <w:numId w:val="27"/>
        </w:numPr>
        <w:spacing w:line="360" w:lineRule="auto"/>
      </w:pPr>
      <w:r>
        <w:rPr>
          <w:rFonts w:ascii="宋体" w:hAnsi="宋体" w:cs="宋体" w:eastAsia="宋体" w:hint="eastAsia"/>
          <w:sz w:val="24"/>
        </w:rPr>
        <w:t>列表数据权限：不涉及。</w:t>
      </w:r>
    </w:p>
    <w:p>
      <w:pPr>
        <w:pStyle w:val="5"/>
        <w:spacing w:line="360" w:lineRule="auto"/>
      </w:pPr>
      <w:r>
        <w:rPr>
          <w:rFonts w:hint="eastAsia"/>
        </w:rPr>
        <w:t>功能说明</w:t>
      </w:r>
    </w:p>
    <w:p>
      <w:pPr>
        <w:spacing w:line="360" w:lineRule="auto"/>
        <w:ind w:firstLine="420"/>
      </w:pPr>
      <w:r>
        <w:rPr>
          <w:rFonts w:ascii="宋体" w:hAnsi="宋体" w:cs="宋体" w:eastAsia="宋体" w:hint="eastAsia"/>
          <w:sz w:val="24"/>
        </w:rPr>
        <w:t>本页面把发函件中的每张数据表格识别出来逐表展示，回函中与发函不一致的单元格就地标红，业务人员只看差异即可完成核对。</w:t>
      </w:r>
    </w:p>
    <w:p>
      <w:pPr>
        <w:spacing w:line="360" w:lineRule="auto"/>
      </w:pPr>
      <w:r>
        <w:rPr>
          <w:rFonts w:ascii="宋体" w:hAnsi="宋体" w:cs="宋体" w:eastAsia="宋体" w:hint="eastAsia"/>
          <w:sz w:val="24"/>
        </w:rPr>
        <w:t>操作说明：</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984"/>
        <w:gridCol w:w="1417"/>
        <w:gridCol w:w="5103"/>
      </w:tblGrid>
      <w:tr>
        <w:tc>
          <w:tcPr>
            <w:tcW w:type="dxa" w:w="2769"/>
          </w:tcPr>
          <w:p>
            <w:pPr>
              <w:spacing w:line="360" w:lineRule="auto" w:before="0" w:after="0"/>
            </w:pPr>
            <w:r>
              <w:rPr>
                <w:rFonts w:ascii="宋体" w:hAnsi="宋体" w:cs="宋体" w:eastAsia="宋体" w:hint="eastAsia"/>
                <w:b w:val="0"/>
                <w:sz w:val="24"/>
              </w:rPr>
              <w:t>名称</w:t>
            </w:r>
          </w:p>
        </w:tc>
        <w:tc>
          <w:tcPr>
            <w:tcW w:type="dxa" w:w="2769"/>
          </w:tcPr>
          <w:p>
            <w:pPr>
              <w:spacing w:line="360" w:lineRule="auto" w:before="0" w:after="0"/>
            </w:pPr>
            <w:r>
              <w:rPr>
                <w:rFonts w:ascii="宋体" w:hAnsi="宋体" w:cs="宋体" w:eastAsia="宋体" w:hint="eastAsia"/>
                <w:b w:val="0"/>
                <w:sz w:val="24"/>
              </w:rPr>
              <w:t>类型</w:t>
            </w:r>
          </w:p>
        </w:tc>
        <w:tc>
          <w:tcPr>
            <w:tcW w:type="dxa" w:w="2769"/>
          </w:tcPr>
          <w:p>
            <w:pPr>
              <w:spacing w:line="360" w:lineRule="auto" w:before="0" w:after="0"/>
            </w:pPr>
            <w:r>
              <w:rPr>
                <w:rFonts w:ascii="宋体" w:hAnsi="宋体" w:cs="宋体" w:eastAsia="宋体" w:hint="eastAsia"/>
                <w:b w:val="0"/>
                <w:sz w:val="24"/>
              </w:rPr>
              <w:t>规则/说明</w:t>
            </w:r>
          </w:p>
        </w:tc>
      </w:tr>
      <w:tr>
        <w:tc>
          <w:tcPr>
            <w:tcW w:type="dxa" w:w="2769"/>
          </w:tcPr>
          <w:p>
            <w:pPr>
              <w:spacing w:line="360" w:lineRule="auto" w:before="0" w:after="0"/>
            </w:pPr>
            <w:r>
              <w:rPr>
                <w:rFonts w:ascii="宋体" w:hAnsi="宋体" w:cs="宋体" w:eastAsia="宋体" w:hint="eastAsia"/>
                <w:b w:val="0"/>
                <w:sz w:val="24"/>
              </w:rPr>
              <w:t>全部数据表格</w:t>
            </w:r>
          </w:p>
        </w:tc>
        <w:tc>
          <w:tcPr>
            <w:tcW w:type="dxa" w:w="2769"/>
          </w:tcPr>
          <w:p>
            <w:pPr>
              <w:spacing w:line="360" w:lineRule="auto" w:before="0" w:after="0"/>
            </w:pPr>
            <w:r>
              <w:rPr>
                <w:rFonts w:ascii="宋体" w:hAnsi="宋体" w:cs="宋体" w:eastAsia="宋体" w:hint="eastAsia"/>
                <w:b w:val="0"/>
                <w:sz w:val="24"/>
              </w:rPr>
              <w:t>单选</w:t>
            </w:r>
          </w:p>
        </w:tc>
        <w:tc>
          <w:tcPr>
            <w:tcW w:type="dxa" w:w="2769"/>
          </w:tcPr>
          <w:p>
            <w:pPr>
              <w:spacing w:line="360" w:lineRule="auto" w:before="0" w:after="0"/>
            </w:pPr>
            <w:r>
              <w:rPr>
                <w:rFonts w:ascii="宋体" w:hAnsi="宋体" w:cs="宋体" w:eastAsia="宋体" w:hint="eastAsia"/>
                <w:b w:val="0"/>
                <w:sz w:val="24"/>
              </w:rPr>
              <w:t>展示识别出的全部表格</w:t>
            </w:r>
          </w:p>
        </w:tc>
      </w:tr>
      <w:tr>
        <w:tc>
          <w:tcPr>
            <w:tcW w:type="dxa" w:w="2769"/>
          </w:tcPr>
          <w:p>
            <w:pPr>
              <w:spacing w:line="360" w:lineRule="auto" w:before="0" w:after="0"/>
            </w:pPr>
            <w:r>
              <w:rPr>
                <w:rFonts w:ascii="宋体" w:hAnsi="宋体" w:cs="宋体" w:eastAsia="宋体" w:hint="eastAsia"/>
                <w:b w:val="0"/>
                <w:sz w:val="24"/>
              </w:rPr>
              <w:t>只看有差异的表</w:t>
            </w:r>
          </w:p>
        </w:tc>
        <w:tc>
          <w:tcPr>
            <w:tcW w:type="dxa" w:w="2769"/>
          </w:tcPr>
          <w:p>
            <w:pPr>
              <w:spacing w:line="360" w:lineRule="auto" w:before="0" w:after="0"/>
            </w:pPr>
            <w:r>
              <w:rPr>
                <w:rFonts w:ascii="宋体" w:hAnsi="宋体" w:cs="宋体" w:eastAsia="宋体" w:hint="eastAsia"/>
                <w:b w:val="0"/>
                <w:sz w:val="24"/>
              </w:rPr>
              <w:t>单选</w:t>
            </w:r>
          </w:p>
        </w:tc>
        <w:tc>
          <w:tcPr>
            <w:tcW w:type="dxa" w:w="2769"/>
          </w:tcPr>
          <w:p>
            <w:pPr>
              <w:spacing w:line="360" w:lineRule="auto" w:before="0" w:after="0"/>
            </w:pPr>
            <w:r>
              <w:rPr>
                <w:rFonts w:ascii="宋体" w:hAnsi="宋体" w:cs="宋体" w:eastAsia="宋体" w:hint="eastAsia"/>
                <w:b w:val="0"/>
                <w:sz w:val="24"/>
              </w:rPr>
              <w:t>仅展示存在差异的表格</w:t>
            </w:r>
          </w:p>
        </w:tc>
      </w:tr>
      <w:tr>
        <w:tc>
          <w:tcPr>
            <w:tcW w:type="dxa" w:w="2769"/>
          </w:tcPr>
          <w:p>
            <w:pPr>
              <w:spacing w:line="360" w:lineRule="auto" w:before="0" w:after="0"/>
            </w:pPr>
            <w:r>
              <w:rPr>
                <w:rFonts w:ascii="宋体" w:hAnsi="宋体" w:cs="宋体" w:eastAsia="宋体" w:hint="eastAsia"/>
                <w:b w:val="0"/>
                <w:sz w:val="24"/>
              </w:rPr>
              <w:t>查看原件</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把左侧两件原件同时定位到该表格所在页</w:t>
            </w:r>
          </w:p>
        </w:tc>
      </w:tr>
      <w:tr>
        <w:tc>
          <w:tcPr>
            <w:tcW w:type="dxa" w:w="2769"/>
          </w:tcPr>
          <w:p>
            <w:pPr>
              <w:spacing w:line="360" w:lineRule="auto" w:before="0" w:after="0"/>
            </w:pPr>
            <w:r>
              <w:rPr>
                <w:rFonts w:ascii="宋体" w:hAnsi="宋体" w:cs="宋体" w:eastAsia="宋体" w:hint="eastAsia"/>
                <w:b w:val="0"/>
                <w:sz w:val="24"/>
              </w:rPr>
              <w:t>差异单元格</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红框标注；鼠标悬停显示回函取值与差额</w:t>
            </w:r>
          </w:p>
        </w:tc>
      </w:tr>
      <w:tr>
        <w:tc>
          <w:tcPr>
            <w:tcW w:type="dxa" w:w="2769"/>
          </w:tcPr>
          <w:p>
            <w:pPr>
              <w:spacing w:line="360" w:lineRule="auto" w:before="0" w:after="0"/>
            </w:pPr>
            <w:r>
              <w:rPr>
                <w:rFonts w:ascii="宋体" w:hAnsi="宋体" w:cs="宋体" w:eastAsia="宋体" w:hint="eastAsia"/>
                <w:b w:val="0"/>
                <w:sz w:val="24"/>
              </w:rPr>
              <w:t>表格控件</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每张表按发函侧识别结果渲染：表头带底色、全部左对齐、带框线，差异单元格标红</w:t>
            </w:r>
          </w:p>
        </w:tc>
      </w:tr>
      <w:tr>
        <w:tc>
          <w:tcPr>
            <w:tcW w:type="dxa" w:w="2769"/>
          </w:tcPr>
          <w:p>
            <w:pPr>
              <w:spacing w:line="360" w:lineRule="auto" w:before="0" w:after="0"/>
            </w:pPr>
            <w:r>
              <w:rPr>
                <w:rFonts w:ascii="宋体" w:hAnsi="宋体" w:cs="宋体" w:eastAsia="宋体" w:hint="eastAsia"/>
                <w:b w:val="0"/>
                <w:sz w:val="24"/>
              </w:rPr>
              <w:t>采纳识别数据 / 不采纳识别数据</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页脚动作：采纳＝采用 AI 结论并自动带出到「回函结果填写」页的差异说明；不采纳＝只标记已处理、不带入值；本项无 AI 结论时「采纳」禁用</w:t>
            </w:r>
          </w:p>
        </w:tc>
      </w:tr>
    </w:tbl>
    <w:p>
      <w:pPr>
        <w:pStyle w:val="25"/>
        <w:spacing w:line="360" w:lineRule="auto"/>
      </w:pPr>
      <w:r>
        <w:rPr>
          <w:rFonts w:ascii="宋体" w:hAnsi="宋体" w:cs="宋体" w:eastAsia="宋体" w:hint="eastAsia"/>
          <w:sz w:val="24"/>
        </w:rPr>
        <w:t>AI 智能核验 · 发函回函一致性检测（逐表对照，差异标红）：</w:t>
      </w:r>
    </w:p>
    <w:p>
      <w:pPr>
        <w:spacing w:line="360" w:lineRule="auto"/>
        <w:jc w:val="center"/>
      </w:pPr>
      <w:r>
        <w:drawing>
          <wp:inline xmlns:a="http://schemas.openxmlformats.org/drawingml/2006/main" xmlns:pic="http://schemas.openxmlformats.org/drawingml/2006/picture">
            <wp:extent cx="5400000" cy="3211200"/>
            <wp:docPr id="127" name="Picture 127"/>
            <wp:cNvGraphicFramePr>
              <a:graphicFrameLocks noChangeAspect="1"/>
            </wp:cNvGraphicFramePr>
            <a:graphic>
              <a:graphicData uri="http://schemas.openxmlformats.org/drawingml/2006/picture">
                <pic:pic>
                  <pic:nvPicPr>
                    <pic:cNvPr id="0" name="ui_verify_consistency.png"/>
                    <pic:cNvPicPr/>
                  </pic:nvPicPr>
                  <pic:blipFill>
                    <a:blip r:embed="rId24"/>
                    <a:stretch>
                      <a:fillRect/>
                    </a:stretch>
                  </pic:blipFill>
                  <pic:spPr>
                    <a:xfrm>
                      <a:off x="0" y="0"/>
                      <a:ext cx="5400000" cy="3211200"/>
                    </a:xfrm>
                    <a:prstGeom prst="rect"/>
                  </pic:spPr>
                </pic:pic>
              </a:graphicData>
            </a:graphic>
          </wp:inline>
        </w:drawing>
      </w:r>
    </w:p>
    <w:p>
      <w:pPr>
        <w:pStyle w:val="5"/>
        <w:spacing w:line="360" w:lineRule="auto"/>
      </w:pPr>
      <w:r>
        <w:rPr>
          <w:rFonts w:hint="eastAsia"/>
        </w:rPr>
        <w:t>页面字段说明</w:t>
      </w:r>
    </w:p>
    <w:p>
      <w:pPr>
        <w:numPr>
          <w:ilvl w:val="0"/>
          <w:numId w:val="27"/>
        </w:numPr>
        <w:spacing w:line="360" w:lineRule="auto"/>
      </w:pPr>
      <w:r>
        <w:rPr>
          <w:rFonts w:ascii="宋体" w:hAnsi="宋体" w:cs="宋体" w:eastAsia="宋体" w:hint="eastAsia"/>
          <w:sz w:val="24"/>
        </w:rPr>
        <w:t>比对表：表数、每张表的列数与行数全部按识别结果渲染。</w:t>
      </w:r>
    </w:p>
    <w:p>
      <w:pPr>
        <w:numPr>
          <w:ilvl w:val="0"/>
          <w:numId w:val="27"/>
        </w:numPr>
        <w:spacing w:line="360" w:lineRule="auto"/>
      </w:pPr>
      <w:r>
        <w:rPr>
          <w:rFonts w:ascii="宋体" w:hAnsi="宋体" w:cs="宋体" w:eastAsia="宋体" w:hint="eastAsia"/>
          <w:sz w:val="24"/>
        </w:rPr>
        <w:t>识别结果需按「表格 → 列 → 行单元格」的层级给出，并标明哪些列参与比对、按哪些列把发函行与回函行配对。</w:t>
      </w:r>
    </w:p>
    <w:p>
      <w:pPr>
        <w:pStyle w:val="5"/>
        <w:spacing w:line="360" w:lineRule="auto"/>
      </w:pPr>
      <w:r>
        <w:rPr>
          <w:rFonts w:hint="eastAsia"/>
        </w:rPr>
        <w:t>输入、输出</w:t>
      </w:r>
    </w:p>
    <w:p>
      <w:pPr>
        <w:spacing w:line="360" w:lineRule="auto"/>
      </w:pPr>
      <w:r>
        <w:rPr>
          <w:rFonts w:ascii="宋体" w:hAnsi="宋体" w:cs="宋体" w:eastAsia="宋体" w:hint="eastAsia"/>
          <w:sz w:val="24"/>
        </w:rPr>
        <w:t>输入：</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来源</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发函用印件识别结果</w:t>
            </w:r>
          </w:p>
        </w:tc>
        <w:tc>
          <w:tcPr>
            <w:tcW w:type="dxa" w:w="2769"/>
          </w:tcPr>
          <w:p>
            <w:pPr>
              <w:spacing w:line="360" w:lineRule="auto" w:before="0" w:after="0"/>
            </w:pPr>
            <w:r>
              <w:rPr>
                <w:rFonts w:ascii="宋体" w:hAnsi="宋体" w:cs="宋体" w:eastAsia="宋体" w:hint="eastAsia"/>
                <w:b w:val="0"/>
                <w:sz w:val="24"/>
              </w:rPr>
              <w:t>识别服务</w:t>
            </w:r>
          </w:p>
        </w:tc>
        <w:tc>
          <w:tcPr>
            <w:tcW w:type="dxa" w:w="2769"/>
          </w:tcPr>
          <w:p>
            <w:pPr>
              <w:spacing w:line="360" w:lineRule="auto" w:before="0" w:after="0"/>
            </w:pPr>
            <w:r>
              <w:rPr>
                <w:rFonts w:ascii="宋体" w:hAnsi="宋体" w:cs="宋体" w:eastAsia="宋体" w:hint="eastAsia"/>
                <w:b w:val="0"/>
                <w:sz w:val="24"/>
              </w:rPr>
              <w:t>表格标题、列名、逐行单元格</w:t>
            </w:r>
          </w:p>
        </w:tc>
      </w:tr>
      <w:tr>
        <w:tc>
          <w:tcPr>
            <w:tcW w:type="dxa" w:w="2769"/>
          </w:tcPr>
          <w:p>
            <w:pPr>
              <w:spacing w:line="360" w:lineRule="auto" w:before="0" w:after="0"/>
            </w:pPr>
            <w:r>
              <w:rPr>
                <w:rFonts w:ascii="宋体" w:hAnsi="宋体" w:cs="宋体" w:eastAsia="宋体" w:hint="eastAsia"/>
                <w:b w:val="0"/>
                <w:sz w:val="24"/>
              </w:rPr>
              <w:t>回函件识别结果</w:t>
            </w:r>
          </w:p>
        </w:tc>
        <w:tc>
          <w:tcPr>
            <w:tcW w:type="dxa" w:w="2769"/>
          </w:tcPr>
          <w:p>
            <w:pPr>
              <w:spacing w:line="360" w:lineRule="auto" w:before="0" w:after="0"/>
            </w:pPr>
            <w:r>
              <w:rPr>
                <w:rFonts w:ascii="宋体" w:hAnsi="宋体" w:cs="宋体" w:eastAsia="宋体" w:hint="eastAsia"/>
                <w:b w:val="0"/>
                <w:sz w:val="24"/>
              </w:rPr>
              <w:t>识别服务</w:t>
            </w:r>
          </w:p>
        </w:tc>
        <w:tc>
          <w:tcPr>
            <w:tcW w:type="dxa" w:w="2769"/>
          </w:tcPr>
          <w:p>
            <w:pPr>
              <w:spacing w:line="360" w:lineRule="auto" w:before="0" w:after="0"/>
            </w:pPr>
            <w:r>
              <w:rPr>
                <w:rFonts w:ascii="宋体" w:hAnsi="宋体" w:cs="宋体" w:eastAsia="宋体" w:hint="eastAsia"/>
                <w:b w:val="0"/>
                <w:sz w:val="24"/>
              </w:rPr>
              <w:t>按同样表格与列对齐后的单元格</w:t>
            </w:r>
          </w:p>
        </w:tc>
      </w:tr>
      <w:tr>
        <w:tc>
          <w:tcPr>
            <w:tcW w:type="dxa" w:w="2769"/>
          </w:tcPr>
          <w:p>
            <w:pPr>
              <w:spacing w:line="360" w:lineRule="auto" w:before="0" w:after="0"/>
            </w:pPr>
            <w:r>
              <w:rPr>
                <w:rFonts w:ascii="宋体" w:hAnsi="宋体" w:cs="宋体" w:eastAsia="宋体" w:hint="eastAsia"/>
                <w:b w:val="0"/>
                <w:sz w:val="24"/>
              </w:rPr>
              <w:t>比对口径</w:t>
            </w:r>
          </w:p>
        </w:tc>
        <w:tc>
          <w:tcPr>
            <w:tcW w:type="dxa" w:w="2769"/>
          </w:tcPr>
          <w:p>
            <w:pPr>
              <w:spacing w:line="360" w:lineRule="auto" w:before="0" w:after="0"/>
            </w:pPr>
            <w:r>
              <w:rPr>
                <w:rFonts w:ascii="宋体" w:hAnsi="宋体" w:cs="宋体" w:eastAsia="宋体" w:hint="eastAsia"/>
                <w:b w:val="0"/>
                <w:sz w:val="24"/>
              </w:rPr>
              <w:t>系统内配置</w:t>
            </w:r>
          </w:p>
        </w:tc>
        <w:tc>
          <w:tcPr>
            <w:tcW w:type="dxa" w:w="2769"/>
          </w:tcPr>
          <w:p>
            <w:pPr>
              <w:spacing w:line="360" w:lineRule="auto" w:before="0" w:after="0"/>
            </w:pPr>
            <w:r>
              <w:rPr>
                <w:rFonts w:ascii="宋体" w:hAnsi="宋体" w:cs="宋体" w:eastAsia="宋体" w:hint="eastAsia"/>
                <w:b w:val="0"/>
                <w:sz w:val="24"/>
              </w:rPr>
              <w:t>哪些列参与比对、按哪些列把发函行与回函行配对</w:t>
            </w:r>
          </w:p>
        </w:tc>
      </w:tr>
    </w:tbl>
    <w:p>
      <w:pPr>
        <w:spacing w:line="360" w:lineRule="auto"/>
      </w:pPr>
      <w:r>
        <w:rPr>
          <w:rFonts w:ascii="宋体" w:hAnsi="宋体" w:cs="宋体" w:eastAsia="宋体" w:hint="eastAsia"/>
          <w:sz w:val="24"/>
        </w:rPr>
        <w:t>输出：</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去向</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逐表比对结果</w:t>
            </w:r>
          </w:p>
        </w:tc>
        <w:tc>
          <w:tcPr>
            <w:tcW w:type="dxa" w:w="2769"/>
          </w:tcPr>
          <w:p>
            <w:pPr>
              <w:spacing w:line="360" w:lineRule="auto" w:before="0" w:after="0"/>
            </w:pPr>
            <w:r>
              <w:rPr>
                <w:rFonts w:ascii="宋体" w:hAnsi="宋体" w:cs="宋体" w:eastAsia="宋体" w:hint="eastAsia"/>
                <w:b w:val="0"/>
                <w:sz w:val="24"/>
              </w:rPr>
              <w:t>页面展示</w:t>
            </w:r>
          </w:p>
        </w:tc>
        <w:tc>
          <w:tcPr>
            <w:tcW w:type="dxa" w:w="2769"/>
          </w:tcPr>
          <w:p>
            <w:pPr>
              <w:spacing w:line="360" w:lineRule="auto" w:before="0" w:after="0"/>
            </w:pPr>
            <w:r>
              <w:rPr>
                <w:rFonts w:ascii="宋体" w:hAnsi="宋体" w:cs="宋体" w:eastAsia="宋体" w:hint="eastAsia"/>
                <w:b w:val="0"/>
                <w:sz w:val="24"/>
              </w:rPr>
              <w:t>每张表按发函侧识别结果渲染，差异单元格标红</w:t>
            </w:r>
          </w:p>
        </w:tc>
      </w:tr>
      <w:tr>
        <w:tc>
          <w:tcPr>
            <w:tcW w:type="dxa" w:w="2769"/>
          </w:tcPr>
          <w:p>
            <w:pPr>
              <w:spacing w:line="360" w:lineRule="auto" w:before="0" w:after="0"/>
            </w:pPr>
            <w:r>
              <w:rPr>
                <w:rFonts w:ascii="宋体" w:hAnsi="宋体" w:cs="宋体" w:eastAsia="宋体" w:hint="eastAsia"/>
                <w:b w:val="0"/>
                <w:sz w:val="24"/>
              </w:rPr>
              <w:t>差异明细</w:t>
            </w:r>
          </w:p>
        </w:tc>
        <w:tc>
          <w:tcPr>
            <w:tcW w:type="dxa" w:w="2769"/>
          </w:tcPr>
          <w:p>
            <w:pPr>
              <w:spacing w:line="360" w:lineRule="auto" w:before="0" w:after="0"/>
            </w:pPr>
            <w:r>
              <w:rPr>
                <w:rFonts w:ascii="宋体" w:hAnsi="宋体" w:cs="宋体" w:eastAsia="宋体" w:hint="eastAsia"/>
                <w:b w:val="0"/>
                <w:sz w:val="24"/>
              </w:rPr>
              <w:t>回函结果填写</w:t>
            </w:r>
          </w:p>
        </w:tc>
        <w:tc>
          <w:tcPr>
            <w:tcW w:type="dxa" w:w="2769"/>
          </w:tcPr>
          <w:p>
            <w:pPr>
              <w:spacing w:line="360" w:lineRule="auto" w:before="0" w:after="0"/>
            </w:pPr>
            <w:r>
              <w:rPr>
                <w:rFonts w:ascii="宋体" w:hAnsi="宋体" w:cs="宋体" w:eastAsia="宋体" w:hint="eastAsia"/>
                <w:b w:val="0"/>
                <w:sz w:val="24"/>
              </w:rPr>
              <w:t>差异项数与明细，供填写差异说明</w:t>
            </w:r>
          </w:p>
        </w:tc>
      </w:tr>
      <w:tr>
        <w:tc>
          <w:tcPr>
            <w:tcW w:type="dxa" w:w="2769"/>
          </w:tcPr>
          <w:p>
            <w:pPr>
              <w:spacing w:line="360" w:lineRule="auto" w:before="0" w:after="0"/>
            </w:pPr>
            <w:r>
              <w:rPr>
                <w:rFonts w:ascii="宋体" w:hAnsi="宋体" w:cs="宋体" w:eastAsia="宋体" w:hint="eastAsia"/>
                <w:b w:val="0"/>
                <w:sz w:val="24"/>
              </w:rPr>
              <w:t>结论摘要</w:t>
            </w:r>
          </w:p>
        </w:tc>
        <w:tc>
          <w:tcPr>
            <w:tcW w:type="dxa" w:w="2769"/>
          </w:tcPr>
          <w:p>
            <w:pPr>
              <w:spacing w:line="360" w:lineRule="auto" w:before="0" w:after="0"/>
            </w:pPr>
            <w:r>
              <w:rPr>
                <w:rFonts w:ascii="宋体" w:hAnsi="宋体" w:cs="宋体" w:eastAsia="宋体" w:hint="eastAsia"/>
                <w:b w:val="0"/>
                <w:sz w:val="24"/>
              </w:rPr>
              <w:t>回函列表（回函是否相符）</w:t>
            </w:r>
          </w:p>
        </w:tc>
        <w:tc>
          <w:tcPr>
            <w:tcW w:type="dxa" w:w="2769"/>
          </w:tcPr>
          <w:p>
            <w:pPr>
              <w:spacing w:line="360" w:lineRule="auto" w:before="0" w:after="0"/>
            </w:pPr>
            <w:r>
              <w:rPr>
                <w:rFonts w:ascii="宋体" w:hAnsi="宋体" w:cs="宋体" w:eastAsia="宋体" w:hint="eastAsia"/>
                <w:b w:val="0"/>
                <w:sz w:val="24"/>
              </w:rPr>
              <w:t>一致 / 不一致 / 未列示 / 新增</w:t>
            </w:r>
          </w:p>
        </w:tc>
      </w:tr>
    </w:tbl>
    <w:p>
      <w:pPr>
        <w:pStyle w:val="4"/>
        <w:spacing w:line="360" w:lineRule="auto"/>
      </w:pPr>
      <w:r>
        <w:rPr>
          <w:rFonts w:hint="eastAsia"/>
        </w:rPr>
        <w:t>AI 智能核验－印章核查</w:t>
      </w:r>
    </w:p>
    <w:p>
      <w:pPr>
        <w:pStyle w:val="5"/>
        <w:spacing w:line="360" w:lineRule="auto"/>
      </w:pPr>
      <w:r>
        <w:rPr>
          <w:rFonts w:hint="eastAsia"/>
        </w:rPr>
        <w:t>业务说明</w:t>
      </w:r>
    </w:p>
    <w:p>
      <w:pPr>
        <w:spacing w:line="360" w:lineRule="auto"/>
        <w:ind w:firstLine="420"/>
      </w:pPr>
      <w:r>
        <w:rPr>
          <w:rFonts w:ascii="宋体" w:hAnsi="宋体" w:cs="宋体" w:eastAsia="宋体" w:hint="eastAsia"/>
          <w:sz w:val="24"/>
        </w:rPr>
        <w:t>业务人员需要确认回函件上是否加盖了被询证单位印章、印章是否落于有效区域，以判断该回函是否可信。</w:t>
      </w:r>
    </w:p>
    <w:p>
      <w:pPr>
        <w:spacing w:line="360" w:lineRule="auto"/>
        <w:ind w:firstLine="420"/>
      </w:pPr>
      <w:r>
        <w:rPr>
          <w:rFonts w:ascii="宋体" w:hAnsi="宋体" w:cs="宋体" w:eastAsia="宋体" w:hint="eastAsia"/>
          <w:sz w:val="24"/>
        </w:rPr>
        <w:t>系统在原件上叠加批注框标出印章位置与落章区域，业务人员直接对着原件核对。</w:t>
      </w:r>
    </w:p>
    <w:p>
      <w:pPr>
        <w:pStyle w:val="5"/>
        <w:spacing w:line="360" w:lineRule="auto"/>
      </w:pPr>
      <w:r>
        <w:rPr>
          <w:rFonts w:hint="eastAsia"/>
        </w:rPr>
        <w:t>业务规则</w:t>
      </w:r>
    </w:p>
    <w:p>
      <w:pPr>
        <w:numPr>
          <w:ilvl w:val="0"/>
          <w:numId w:val="27"/>
        </w:numPr>
        <w:spacing w:line="360" w:lineRule="auto"/>
      </w:pPr>
      <w:r>
        <w:rPr>
          <w:rFonts w:ascii="宋体" w:hAnsi="宋体" w:cs="宋体" w:eastAsia="宋体" w:hint="eastAsia"/>
          <w:sz w:val="24"/>
        </w:rPr>
        <w:t>印章定位框是语义性描边，不是装饰性边框。</w:t>
      </w:r>
    </w:p>
    <w:p>
      <w:pPr>
        <w:numPr>
          <w:ilvl w:val="0"/>
          <w:numId w:val="27"/>
        </w:numPr>
        <w:spacing w:line="360" w:lineRule="auto"/>
      </w:pPr>
      <w:r>
        <w:rPr>
          <w:rFonts w:ascii="宋体" w:hAnsi="宋体" w:cs="宋体" w:eastAsia="宋体" w:hint="eastAsia"/>
          <w:sz w:val="24"/>
        </w:rPr>
        <w:t>印章与相符性的关系按类型分流：往来 —— 印章是相符性的判据（落「信息证明无误」区→相符，落「信息不符」区→不相符）；银行 —— 印章不参与相符性判定（相符性只看询证事项逐项核对）。</w:t>
      </w:r>
    </w:p>
    <w:p>
      <w:pPr>
        <w:numPr>
          <w:ilvl w:val="0"/>
          <w:numId w:val="27"/>
        </w:numPr>
        <w:spacing w:line="360" w:lineRule="auto"/>
      </w:pPr>
      <w:r>
        <w:rPr>
          <w:rFonts w:ascii="宋体" w:hAnsi="宋体" w:cs="宋体" w:eastAsia="宋体" w:hint="eastAsia"/>
          <w:sz w:val="24"/>
        </w:rPr>
        <w:t>骑缝章仅往来函证检测，银行侧不渲染该行。</w:t>
      </w:r>
    </w:p>
    <w:p>
      <w:pPr>
        <w:numPr>
          <w:ilvl w:val="0"/>
          <w:numId w:val="27"/>
        </w:numPr>
        <w:spacing w:line="360" w:lineRule="auto"/>
      </w:pPr>
      <w:r>
        <w:rPr>
          <w:rFonts w:ascii="宋体" w:hAnsi="宋体" w:cs="宋体" w:eastAsia="宋体" w:hint="eastAsia"/>
          <w:sz w:val="24"/>
        </w:rPr>
        <w:t>本页签的进入与页脚「采纳 / 不采纳」口径见「回函列表」；采纳即代入本页「人工确认」列 —— 名称是否一致 · 盖章不一致处原因描述 · 是否为公章 · 是否有骑缝章，往来另有「函证结果是否相符」（往来相符性由落章区域判定；银行不给这一格，印章只作风险提示）。</w:t>
      </w:r>
    </w:p>
    <w:p>
      <w:pPr>
        <w:pStyle w:val="5"/>
        <w:spacing w:line="360" w:lineRule="auto"/>
      </w:pPr>
      <w:r>
        <w:rPr>
          <w:rFonts w:hint="eastAsia"/>
        </w:rPr>
        <w:t>使用角色</w:t>
      </w:r>
    </w:p>
    <w:p>
      <w:pPr>
        <w:numPr>
          <w:ilvl w:val="0"/>
          <w:numId w:val="27"/>
        </w:numPr>
        <w:spacing w:line="360" w:lineRule="auto"/>
      </w:pPr>
      <w:r>
        <w:rPr>
          <w:rFonts w:ascii="宋体" w:hAnsi="宋体" w:cs="宋体" w:eastAsia="宋体" w:hint="eastAsia"/>
          <w:sz w:val="24"/>
        </w:rPr>
        <w:t>业务人员</w:t>
      </w:r>
    </w:p>
    <w:p>
      <w:pPr>
        <w:numPr>
          <w:ilvl w:val="0"/>
          <w:numId w:val="27"/>
        </w:numPr>
        <w:spacing w:line="360" w:lineRule="auto"/>
      </w:pPr>
      <w:r>
        <w:rPr>
          <w:rFonts w:ascii="宋体" w:hAnsi="宋体" w:cs="宋体" w:eastAsia="宋体" w:hint="eastAsia"/>
          <w:sz w:val="24"/>
        </w:rPr>
        <w:t>复核人员。</w:t>
      </w:r>
    </w:p>
    <w:p>
      <w:pPr>
        <w:pStyle w:val="5"/>
        <w:spacing w:line="360" w:lineRule="auto"/>
      </w:pPr>
      <w:r>
        <w:rPr>
          <w:rFonts w:hint="eastAsia"/>
        </w:rPr>
        <w:t>权限说明</w:t>
      </w:r>
    </w:p>
    <w:p>
      <w:pPr>
        <w:numPr>
          <w:ilvl w:val="0"/>
          <w:numId w:val="27"/>
        </w:numPr>
        <w:spacing w:line="360" w:lineRule="auto"/>
      </w:pPr>
      <w:r>
        <w:rPr>
          <w:rFonts w:ascii="宋体" w:hAnsi="宋体" w:cs="宋体" w:eastAsia="宋体" w:hint="eastAsia"/>
          <w:sz w:val="24"/>
        </w:rPr>
        <w:t>菜单权限：业务人员、复核人员均拥有回函管理菜单权限。</w:t>
      </w:r>
    </w:p>
    <w:p>
      <w:pPr>
        <w:numPr>
          <w:ilvl w:val="0"/>
          <w:numId w:val="27"/>
        </w:numPr>
        <w:spacing w:line="360" w:lineRule="auto"/>
      </w:pPr>
      <w:r>
        <w:rPr>
          <w:rFonts w:ascii="宋体" w:hAnsi="宋体" w:cs="宋体" w:eastAsia="宋体" w:hint="eastAsia"/>
          <w:sz w:val="24"/>
        </w:rPr>
        <w:t>功能权限：查看－包括查看印章检测结论、查看印章定位框与落章区域高亮。</w:t>
      </w:r>
    </w:p>
    <w:p>
      <w:pPr>
        <w:numPr>
          <w:ilvl w:val="0"/>
          <w:numId w:val="27"/>
        </w:numPr>
        <w:spacing w:line="360" w:lineRule="auto"/>
      </w:pPr>
      <w:r>
        <w:rPr>
          <w:rFonts w:ascii="宋体" w:hAnsi="宋体" w:cs="宋体" w:eastAsia="宋体" w:hint="eastAsia"/>
          <w:sz w:val="24"/>
        </w:rPr>
        <w:t>列表数据权限：不涉及。</w:t>
      </w:r>
    </w:p>
    <w:p>
      <w:pPr>
        <w:pStyle w:val="5"/>
        <w:spacing w:line="360" w:lineRule="auto"/>
      </w:pPr>
      <w:r>
        <w:rPr>
          <w:rFonts w:hint="eastAsia"/>
        </w:rPr>
        <w:t>功能说明</w:t>
      </w:r>
    </w:p>
    <w:p>
      <w:pPr>
        <w:spacing w:line="360" w:lineRule="auto"/>
        <w:ind w:firstLine="420"/>
      </w:pPr>
      <w:r>
        <w:rPr>
          <w:rFonts w:ascii="宋体" w:hAnsi="宋体" w:cs="宋体" w:eastAsia="宋体" w:hint="eastAsia"/>
          <w:sz w:val="24"/>
        </w:rPr>
        <w:t>本页面在回函原件上叠加印章定位框与落章区域高亮，给出是否盖章、印章名称是否与被询证单位一致等结论，业务人员直接对着原件核对。</w:t>
      </w:r>
    </w:p>
    <w:p>
      <w:pPr>
        <w:spacing w:line="360" w:lineRule="auto"/>
      </w:pPr>
      <w:r>
        <w:rPr>
          <w:rFonts w:ascii="宋体" w:hAnsi="宋体" w:cs="宋体" w:eastAsia="宋体" w:hint="eastAsia"/>
          <w:sz w:val="24"/>
        </w:rPr>
        <w:t>操作说明：</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984"/>
        <w:gridCol w:w="1417"/>
        <w:gridCol w:w="5103"/>
      </w:tblGrid>
      <w:tr>
        <w:tc>
          <w:tcPr>
            <w:tcW w:type="dxa" w:w="2769"/>
          </w:tcPr>
          <w:p>
            <w:pPr>
              <w:spacing w:line="360" w:lineRule="auto" w:before="0" w:after="0"/>
            </w:pPr>
            <w:r>
              <w:rPr>
                <w:rFonts w:ascii="宋体" w:hAnsi="宋体" w:cs="宋体" w:eastAsia="宋体" w:hint="eastAsia"/>
                <w:b w:val="0"/>
                <w:sz w:val="24"/>
              </w:rPr>
              <w:t>名称</w:t>
            </w:r>
          </w:p>
        </w:tc>
        <w:tc>
          <w:tcPr>
            <w:tcW w:type="dxa" w:w="2769"/>
          </w:tcPr>
          <w:p>
            <w:pPr>
              <w:spacing w:line="360" w:lineRule="auto" w:before="0" w:after="0"/>
            </w:pPr>
            <w:r>
              <w:rPr>
                <w:rFonts w:ascii="宋体" w:hAnsi="宋体" w:cs="宋体" w:eastAsia="宋体" w:hint="eastAsia"/>
                <w:b w:val="0"/>
                <w:sz w:val="24"/>
              </w:rPr>
              <w:t>类型</w:t>
            </w:r>
          </w:p>
        </w:tc>
        <w:tc>
          <w:tcPr>
            <w:tcW w:type="dxa" w:w="2769"/>
          </w:tcPr>
          <w:p>
            <w:pPr>
              <w:spacing w:line="360" w:lineRule="auto" w:before="0" w:after="0"/>
            </w:pPr>
            <w:r>
              <w:rPr>
                <w:rFonts w:ascii="宋体" w:hAnsi="宋体" w:cs="宋体" w:eastAsia="宋体" w:hint="eastAsia"/>
                <w:b w:val="0"/>
                <w:sz w:val="24"/>
              </w:rPr>
              <w:t>规则/说明</w:t>
            </w:r>
          </w:p>
        </w:tc>
      </w:tr>
      <w:tr>
        <w:tc>
          <w:tcPr>
            <w:tcW w:type="dxa" w:w="2769"/>
          </w:tcPr>
          <w:p>
            <w:pPr>
              <w:spacing w:line="360" w:lineRule="auto" w:before="0" w:after="0"/>
            </w:pPr>
            <w:r>
              <w:rPr>
                <w:rFonts w:ascii="宋体" w:hAnsi="宋体" w:cs="宋体" w:eastAsia="宋体" w:hint="eastAsia"/>
                <w:b w:val="0"/>
                <w:sz w:val="24"/>
              </w:rPr>
              <w:t>是否盖章</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展示是否检出印章及置信度</w:t>
            </w:r>
          </w:p>
        </w:tc>
      </w:tr>
      <w:tr>
        <w:tc>
          <w:tcPr>
            <w:tcW w:type="dxa" w:w="2769"/>
          </w:tcPr>
          <w:p>
            <w:pPr>
              <w:spacing w:line="360" w:lineRule="auto" w:before="0" w:after="0"/>
            </w:pPr>
            <w:r>
              <w:rPr>
                <w:rFonts w:ascii="宋体" w:hAnsi="宋体" w:cs="宋体" w:eastAsia="宋体" w:hint="eastAsia"/>
                <w:b w:val="0"/>
                <w:sz w:val="24"/>
              </w:rPr>
              <w:t>印章数量</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展示检出印章数量</w:t>
            </w:r>
          </w:p>
        </w:tc>
      </w:tr>
      <w:tr>
        <w:tc>
          <w:tcPr>
            <w:tcW w:type="dxa" w:w="2769"/>
          </w:tcPr>
          <w:p>
            <w:pPr>
              <w:spacing w:line="360" w:lineRule="auto" w:before="0" w:after="0"/>
            </w:pPr>
            <w:r>
              <w:rPr>
                <w:rFonts w:ascii="宋体" w:hAnsi="宋体" w:cs="宋体" w:eastAsia="宋体" w:hint="eastAsia"/>
                <w:b w:val="0"/>
                <w:sz w:val="24"/>
              </w:rPr>
              <w:t>骑缝章</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展示是否检出骑缝章；未检出时提示建议加盖骑缝章</w:t>
            </w:r>
          </w:p>
        </w:tc>
      </w:tr>
      <w:tr>
        <w:tc>
          <w:tcPr>
            <w:tcW w:type="dxa" w:w="2769"/>
          </w:tcPr>
          <w:p>
            <w:pPr>
              <w:spacing w:line="360" w:lineRule="auto" w:before="0" w:after="0"/>
            </w:pPr>
            <w:r>
              <w:rPr>
                <w:rFonts w:ascii="宋体" w:hAnsi="宋体" w:cs="宋体" w:eastAsia="宋体" w:hint="eastAsia"/>
                <w:b w:val="0"/>
                <w:sz w:val="24"/>
              </w:rPr>
              <w:t>印章类型</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展示印章类型（如财务章、公章等）</w:t>
            </w:r>
          </w:p>
        </w:tc>
      </w:tr>
      <w:tr>
        <w:tc>
          <w:tcPr>
            <w:tcW w:type="dxa" w:w="2769"/>
          </w:tcPr>
          <w:p>
            <w:pPr>
              <w:spacing w:line="360" w:lineRule="auto" w:before="0" w:after="0"/>
            </w:pPr>
            <w:r>
              <w:rPr>
                <w:rFonts w:ascii="宋体" w:hAnsi="宋体" w:cs="宋体" w:eastAsia="宋体" w:hint="eastAsia"/>
                <w:b w:val="0"/>
                <w:sz w:val="24"/>
              </w:rPr>
              <w:t>印章名称</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展示印章文字内容</w:t>
            </w:r>
          </w:p>
        </w:tc>
      </w:tr>
      <w:tr>
        <w:tc>
          <w:tcPr>
            <w:tcW w:type="dxa" w:w="2769"/>
          </w:tcPr>
          <w:p>
            <w:pPr>
              <w:spacing w:line="360" w:lineRule="auto" w:before="0" w:after="0"/>
            </w:pPr>
            <w:r>
              <w:rPr>
                <w:rFonts w:ascii="宋体" w:hAnsi="宋体" w:cs="宋体" w:eastAsia="宋体" w:hint="eastAsia"/>
                <w:b w:val="0"/>
                <w:sz w:val="24"/>
              </w:rPr>
              <w:t>与被询证单位一致</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展示印章名称与被询证单位名称是否一致</w:t>
            </w:r>
          </w:p>
        </w:tc>
      </w:tr>
      <w:tr>
        <w:tc>
          <w:tcPr>
            <w:tcW w:type="dxa" w:w="2769"/>
          </w:tcPr>
          <w:p>
            <w:pPr>
              <w:spacing w:line="360" w:lineRule="auto" w:before="0" w:after="0"/>
            </w:pPr>
            <w:r>
              <w:rPr>
                <w:rFonts w:ascii="宋体" w:hAnsi="宋体" w:cs="宋体" w:eastAsia="宋体" w:hint="eastAsia"/>
                <w:b w:val="0"/>
                <w:sz w:val="24"/>
              </w:rPr>
              <w:t>落章区域</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展示印章落于「信息证明无误」还是「信息不符」区域</w:t>
            </w:r>
          </w:p>
        </w:tc>
      </w:tr>
      <w:tr>
        <w:tc>
          <w:tcPr>
            <w:tcW w:type="dxa" w:w="2769"/>
          </w:tcPr>
          <w:p>
            <w:pPr>
              <w:spacing w:line="360" w:lineRule="auto" w:before="0" w:after="0"/>
            </w:pPr>
            <w:r>
              <w:rPr>
                <w:rFonts w:ascii="宋体" w:hAnsi="宋体" w:cs="宋体" w:eastAsia="宋体" w:hint="eastAsia"/>
                <w:b w:val="0"/>
                <w:sz w:val="24"/>
              </w:rPr>
              <w:t>印章核查</w:t>
            </w:r>
          </w:p>
        </w:tc>
        <w:tc>
          <w:tcPr>
            <w:tcW w:type="dxa" w:w="2769"/>
          </w:tcPr>
          <w:p>
            <w:pPr>
              <w:spacing w:line="360" w:lineRule="auto" w:before="0" w:after="0"/>
            </w:pPr>
            <w:r>
              <w:rPr>
                <w:rFonts w:ascii="宋体" w:hAnsi="宋体" w:cs="宋体" w:eastAsia="宋体" w:hint="eastAsia"/>
                <w:b w:val="0"/>
                <w:sz w:val="24"/>
              </w:rPr>
              <w:t>页签</w:t>
            </w:r>
          </w:p>
        </w:tc>
        <w:tc>
          <w:tcPr>
            <w:tcW w:type="dxa" w:w="2769"/>
          </w:tcPr>
          <w:p>
            <w:pPr>
              <w:spacing w:line="360" w:lineRule="auto" w:before="0" w:after="0"/>
            </w:pPr>
            <w:r>
              <w:rPr>
                <w:rFonts w:ascii="宋体" w:hAnsi="宋体" w:cs="宋体" w:eastAsia="宋体" w:hint="eastAsia"/>
                <w:b w:val="0"/>
                <w:sz w:val="24"/>
              </w:rPr>
              <w:t>在左侧原件上叠加印章定位框与落章区域高亮；切到本页签时左侧预览默认为回函件放大、发函用印件折叠</w:t>
            </w:r>
          </w:p>
        </w:tc>
      </w:tr>
      <w:tr>
        <w:tc>
          <w:tcPr>
            <w:tcW w:type="dxa" w:w="2769"/>
          </w:tcPr>
          <w:p>
            <w:pPr>
              <w:spacing w:line="360" w:lineRule="auto" w:before="0" w:after="0"/>
            </w:pPr>
            <w:r>
              <w:rPr>
                <w:rFonts w:ascii="宋体" w:hAnsi="宋体" w:cs="宋体" w:eastAsia="宋体" w:hint="eastAsia"/>
                <w:b w:val="0"/>
                <w:sz w:val="24"/>
              </w:rPr>
              <w:t>采纳识别数据 / 不采纳识别数据</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页脚动作：采纳＝采用 AI 结论（往来还带出相符性、盖章一致性、是否为公章、是否有骑缝章）；不采纳＝只标记已处理、不带入值；本项无 AI 结论时「采纳」禁用</w:t>
            </w:r>
          </w:p>
        </w:tc>
      </w:tr>
    </w:tbl>
    <w:p>
      <w:pPr>
        <w:pStyle w:val="25"/>
        <w:spacing w:line="360" w:lineRule="auto"/>
      </w:pPr>
      <w:r>
        <w:rPr>
          <w:rFonts w:ascii="宋体" w:hAnsi="宋体" w:cs="宋体" w:eastAsia="宋体" w:hint="eastAsia"/>
          <w:sz w:val="24"/>
        </w:rPr>
        <w:t>AI 智能核验 · 印章核查（落章区域标出 + 检测项结论）：</w:t>
      </w:r>
    </w:p>
    <w:p>
      <w:pPr>
        <w:spacing w:line="360" w:lineRule="auto"/>
        <w:jc w:val="center"/>
      </w:pPr>
      <w:r>
        <w:drawing>
          <wp:inline xmlns:a="http://schemas.openxmlformats.org/drawingml/2006/main" xmlns:pic="http://schemas.openxmlformats.org/drawingml/2006/picture">
            <wp:extent cx="5400000" cy="3211200"/>
            <wp:docPr id="128" name="Picture 128"/>
            <wp:cNvGraphicFramePr>
              <a:graphicFrameLocks noChangeAspect="1"/>
            </wp:cNvGraphicFramePr>
            <a:graphic>
              <a:graphicData uri="http://schemas.openxmlformats.org/drawingml/2006/picture">
                <pic:pic>
                  <pic:nvPicPr>
                    <pic:cNvPr id="0" name="ui_verify_seal.png"/>
                    <pic:cNvPicPr/>
                  </pic:nvPicPr>
                  <pic:blipFill>
                    <a:blip r:embed="rId25"/>
                    <a:stretch>
                      <a:fillRect/>
                    </a:stretch>
                  </pic:blipFill>
                  <pic:spPr>
                    <a:xfrm>
                      <a:off x="0" y="0"/>
                      <a:ext cx="5400000" cy="3211200"/>
                    </a:xfrm>
                    <a:prstGeom prst="rect"/>
                  </pic:spPr>
                </pic:pic>
              </a:graphicData>
            </a:graphic>
          </wp:inline>
        </w:drawing>
      </w:r>
    </w:p>
    <w:p>
      <w:pPr>
        <w:pStyle w:val="25"/>
        <w:spacing w:line="360" w:lineRule="auto"/>
      </w:pPr>
      <w:r>
        <w:rPr>
          <w:rFonts w:ascii="宋体" w:hAnsi="宋体" w:cs="宋体" w:eastAsia="宋体" w:hint="eastAsia"/>
          <w:sz w:val="24"/>
        </w:rPr>
        <w:t>AI 核验详情：从列表「核查事项复核」点本项打开（页签落在本项）+ 页脚「不采纳识别数据 / 采纳识别数据」（点完自动关闭回到列表），图为已采纳后的留痕态：</w:t>
      </w:r>
    </w:p>
    <w:p>
      <w:pPr>
        <w:spacing w:line="360" w:lineRule="auto"/>
        <w:jc w:val="center"/>
      </w:pPr>
      <w:r>
        <w:drawing>
          <wp:inline xmlns:a="http://schemas.openxmlformats.org/drawingml/2006/main" xmlns:pic="http://schemas.openxmlformats.org/drawingml/2006/picture">
            <wp:extent cx="5400000" cy="3211200"/>
            <wp:docPr id="129" name="Picture 129"/>
            <wp:cNvGraphicFramePr>
              <a:graphicFrameLocks noChangeAspect="1"/>
            </wp:cNvGraphicFramePr>
            <a:graphic>
              <a:graphicData uri="http://schemas.openxmlformats.org/drawingml/2006/picture">
                <pic:pic>
                  <pic:nvPicPr>
                    <pic:cNvPr id="0" name="ui_verify_actions.png"/>
                    <pic:cNvPicPr/>
                  </pic:nvPicPr>
                  <pic:blipFill>
                    <a:blip r:embed="rId26"/>
                    <a:stretch>
                      <a:fillRect/>
                    </a:stretch>
                  </pic:blipFill>
                  <pic:spPr>
                    <a:xfrm>
                      <a:off x="0" y="0"/>
                      <a:ext cx="5400000" cy="3211200"/>
                    </a:xfrm>
                    <a:prstGeom prst="rect"/>
                  </pic:spPr>
                </pic:pic>
              </a:graphicData>
            </a:graphic>
          </wp:inline>
        </w:drawing>
      </w:r>
    </w:p>
    <w:p>
      <w:pPr>
        <w:pStyle w:val="5"/>
        <w:spacing w:line="360" w:lineRule="auto"/>
      </w:pPr>
      <w:r>
        <w:rPr>
          <w:rFonts w:hint="eastAsia"/>
        </w:rPr>
        <w:t>页面字段说明</w:t>
      </w:r>
    </w:p>
    <w:p>
      <w:pPr>
        <w:spacing w:line="360" w:lineRule="auto"/>
      </w:pPr>
      <w:r>
        <w:rPr>
          <w:rFonts w:ascii="宋体" w:hAnsi="宋体" w:cs="宋体" w:eastAsia="宋体" w:hint="eastAsia"/>
          <w:sz w:val="24"/>
        </w:rPr>
        <w:t>相符性口径：印章落「信息证明无误」区＝相符，落「信息不符」区＝不相符；未检出印章不改变结论，只在本页提示。</w:t>
      </w:r>
    </w:p>
    <w:p>
      <w:pPr>
        <w:pStyle w:val="5"/>
        <w:spacing w:line="360" w:lineRule="auto"/>
      </w:pPr>
      <w:r>
        <w:rPr>
          <w:rFonts w:hint="eastAsia"/>
        </w:rPr>
        <w:t>输入、输出</w:t>
      </w:r>
    </w:p>
    <w:p>
      <w:pPr>
        <w:spacing w:line="360" w:lineRule="auto"/>
      </w:pPr>
      <w:r>
        <w:rPr>
          <w:rFonts w:ascii="宋体" w:hAnsi="宋体" w:cs="宋体" w:eastAsia="宋体" w:hint="eastAsia"/>
          <w:sz w:val="24"/>
        </w:rPr>
        <w:t>输入：</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来源</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回函件原件</w:t>
            </w:r>
          </w:p>
        </w:tc>
        <w:tc>
          <w:tcPr>
            <w:tcW w:type="dxa" w:w="2769"/>
          </w:tcPr>
          <w:p>
            <w:pPr>
              <w:spacing w:line="360" w:lineRule="auto" w:before="0" w:after="0"/>
            </w:pPr>
            <w:r>
              <w:rPr>
                <w:rFonts w:ascii="宋体" w:hAnsi="宋体" w:cs="宋体" w:eastAsia="宋体" w:hint="eastAsia"/>
                <w:b w:val="0"/>
                <w:sz w:val="24"/>
              </w:rPr>
              <w:t>系统内生成</w:t>
            </w:r>
          </w:p>
        </w:tc>
        <w:tc>
          <w:tcPr>
            <w:tcW w:type="dxa" w:w="2769"/>
          </w:tcPr>
          <w:p>
            <w:pPr>
              <w:spacing w:line="360" w:lineRule="auto" w:before="0" w:after="0"/>
            </w:pPr>
            <w:r>
              <w:rPr>
                <w:rFonts w:ascii="宋体" w:hAnsi="宋体" w:cs="宋体" w:eastAsia="宋体" w:hint="eastAsia"/>
                <w:b w:val="0"/>
                <w:sz w:val="24"/>
              </w:rPr>
              <w:t>按原件渲染并叠加 AI 批注层</w:t>
            </w:r>
          </w:p>
        </w:tc>
      </w:tr>
      <w:tr>
        <w:tc>
          <w:tcPr>
            <w:tcW w:type="dxa" w:w="2769"/>
          </w:tcPr>
          <w:p>
            <w:pPr>
              <w:spacing w:line="360" w:lineRule="auto" w:before="0" w:after="0"/>
            </w:pPr>
            <w:r>
              <w:rPr>
                <w:rFonts w:ascii="宋体" w:hAnsi="宋体" w:cs="宋体" w:eastAsia="宋体" w:hint="eastAsia"/>
                <w:b w:val="0"/>
                <w:sz w:val="24"/>
              </w:rPr>
              <w:t>印章检测结果</w:t>
            </w:r>
          </w:p>
        </w:tc>
        <w:tc>
          <w:tcPr>
            <w:tcW w:type="dxa" w:w="2769"/>
          </w:tcPr>
          <w:p>
            <w:pPr>
              <w:spacing w:line="360" w:lineRule="auto" w:before="0" w:after="0"/>
            </w:pPr>
            <w:r>
              <w:rPr>
                <w:rFonts w:ascii="宋体" w:hAnsi="宋体" w:cs="宋体" w:eastAsia="宋体" w:hint="eastAsia"/>
                <w:b w:val="0"/>
                <w:sz w:val="24"/>
              </w:rPr>
              <w:t>识别服务</w:t>
            </w:r>
          </w:p>
        </w:tc>
        <w:tc>
          <w:tcPr>
            <w:tcW w:type="dxa" w:w="2769"/>
          </w:tcPr>
          <w:p>
            <w:pPr>
              <w:spacing w:line="360" w:lineRule="auto" w:before="0" w:after="0"/>
            </w:pPr>
            <w:r>
              <w:rPr>
                <w:rFonts w:ascii="宋体" w:hAnsi="宋体" w:cs="宋体" w:eastAsia="宋体" w:hint="eastAsia"/>
                <w:b w:val="0"/>
                <w:sz w:val="24"/>
              </w:rPr>
              <w:t>是否盖章、印章数量、印章类型、印章名称、落章区域</w:t>
            </w:r>
          </w:p>
        </w:tc>
      </w:tr>
    </w:tbl>
    <w:p>
      <w:pPr>
        <w:spacing w:line="360" w:lineRule="auto"/>
      </w:pPr>
      <w:r>
        <w:rPr>
          <w:rFonts w:ascii="宋体" w:hAnsi="宋体" w:cs="宋体" w:eastAsia="宋体" w:hint="eastAsia"/>
          <w:sz w:val="24"/>
        </w:rPr>
        <w:t>输出：</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去向</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印章检测结论</w:t>
            </w:r>
          </w:p>
        </w:tc>
        <w:tc>
          <w:tcPr>
            <w:tcW w:type="dxa" w:w="2769"/>
          </w:tcPr>
          <w:p>
            <w:pPr>
              <w:spacing w:line="360" w:lineRule="auto" w:before="0" w:after="0"/>
            </w:pPr>
            <w:r>
              <w:rPr>
                <w:rFonts w:ascii="宋体" w:hAnsi="宋体" w:cs="宋体" w:eastAsia="宋体" w:hint="eastAsia"/>
                <w:b w:val="0"/>
                <w:sz w:val="24"/>
              </w:rPr>
              <w:t>页面展示</w:t>
            </w:r>
          </w:p>
        </w:tc>
        <w:tc>
          <w:tcPr>
            <w:tcW w:type="dxa" w:w="2769"/>
          </w:tcPr>
          <w:p>
            <w:pPr>
              <w:spacing w:line="360" w:lineRule="auto" w:before="0" w:after="0"/>
            </w:pPr>
            <w:r>
              <w:rPr>
                <w:rFonts w:ascii="宋体" w:hAnsi="宋体" w:cs="宋体" w:eastAsia="宋体" w:hint="eastAsia"/>
                <w:b w:val="0"/>
                <w:sz w:val="24"/>
              </w:rPr>
              <w:t>是否盖章 / 骑缝章 / 印章类型 / 印章名称 / 与被询证单位是否一致 / 落章区域</w:t>
            </w:r>
          </w:p>
        </w:tc>
      </w:tr>
      <w:tr>
        <w:tc>
          <w:tcPr>
            <w:tcW w:type="dxa" w:w="2769"/>
          </w:tcPr>
          <w:p>
            <w:pPr>
              <w:spacing w:line="360" w:lineRule="auto" w:before="0" w:after="0"/>
            </w:pPr>
            <w:r>
              <w:rPr>
                <w:rFonts w:ascii="宋体" w:hAnsi="宋体" w:cs="宋体" w:eastAsia="宋体" w:hint="eastAsia"/>
                <w:b w:val="0"/>
                <w:sz w:val="24"/>
              </w:rPr>
              <w:t>落章区域结论</w:t>
            </w:r>
          </w:p>
        </w:tc>
        <w:tc>
          <w:tcPr>
            <w:tcW w:type="dxa" w:w="2769"/>
          </w:tcPr>
          <w:p>
            <w:pPr>
              <w:spacing w:line="360" w:lineRule="auto" w:before="0" w:after="0"/>
            </w:pPr>
            <w:r>
              <w:rPr>
                <w:rFonts w:ascii="宋体" w:hAnsi="宋体" w:cs="宋体" w:eastAsia="宋体" w:hint="eastAsia"/>
                <w:b w:val="0"/>
                <w:sz w:val="24"/>
              </w:rPr>
              <w:t>回函列表（回函是否相符）</w:t>
            </w:r>
          </w:p>
        </w:tc>
        <w:tc>
          <w:tcPr>
            <w:tcW w:type="dxa" w:w="2769"/>
          </w:tcPr>
          <w:p>
            <w:pPr>
              <w:spacing w:line="360" w:lineRule="auto" w:before="0" w:after="0"/>
            </w:pPr>
            <w:r>
              <w:rPr>
                <w:rFonts w:ascii="宋体" w:hAnsi="宋体" w:cs="宋体" w:eastAsia="宋体" w:hint="eastAsia"/>
                <w:b w:val="0"/>
                <w:sz w:val="24"/>
              </w:rPr>
              <w:t>往来函证据此判定相符性：落在「信息证明无误」区为相符</w:t>
            </w:r>
          </w:p>
        </w:tc>
      </w:tr>
      <w:tr>
        <w:tc>
          <w:tcPr>
            <w:tcW w:type="dxa" w:w="2769"/>
          </w:tcPr>
          <w:p>
            <w:pPr>
              <w:spacing w:line="360" w:lineRule="auto" w:before="0" w:after="0"/>
            </w:pPr>
            <w:r>
              <w:rPr>
                <w:rFonts w:ascii="宋体" w:hAnsi="宋体" w:cs="宋体" w:eastAsia="宋体" w:hint="eastAsia"/>
                <w:b w:val="0"/>
                <w:sz w:val="24"/>
              </w:rPr>
              <w:t>印章结论</w:t>
            </w:r>
          </w:p>
        </w:tc>
        <w:tc>
          <w:tcPr>
            <w:tcW w:type="dxa" w:w="2769"/>
          </w:tcPr>
          <w:p>
            <w:pPr>
              <w:spacing w:line="360" w:lineRule="auto" w:before="0" w:after="0"/>
            </w:pPr>
            <w:r>
              <w:rPr>
                <w:rFonts w:ascii="宋体" w:hAnsi="宋体" w:cs="宋体" w:eastAsia="宋体" w:hint="eastAsia"/>
                <w:b w:val="0"/>
                <w:sz w:val="24"/>
              </w:rPr>
              <w:t>回函列表</w:t>
            </w:r>
          </w:p>
        </w:tc>
        <w:tc>
          <w:tcPr>
            <w:tcW w:type="dxa" w:w="2769"/>
          </w:tcPr>
          <w:p>
            <w:pPr>
              <w:spacing w:line="360" w:lineRule="auto" w:before="0" w:after="0"/>
            </w:pPr>
            <w:r>
              <w:rPr>
                <w:rFonts w:ascii="宋体" w:hAnsi="宋体" w:cs="宋体" w:eastAsia="宋体" w:hint="eastAsia"/>
                <w:b w:val="0"/>
                <w:sz w:val="24"/>
              </w:rPr>
              <w:t>印章结论只在本页展示，不进入列表的相符性判定</w:t>
            </w:r>
          </w:p>
        </w:tc>
      </w:tr>
    </w:tbl>
    <w:p>
      <w:pPr>
        <w:pStyle w:val="4"/>
        <w:spacing w:line="360" w:lineRule="auto"/>
      </w:pPr>
      <w:r>
        <w:rPr>
          <w:rFonts w:hint="eastAsia"/>
        </w:rPr>
        <w:t>AI 智能核验－手写体识别</w:t>
      </w:r>
    </w:p>
    <w:p>
      <w:pPr>
        <w:pStyle w:val="5"/>
        <w:spacing w:line="360" w:lineRule="auto"/>
      </w:pPr>
      <w:r>
        <w:rPr>
          <w:rFonts w:hint="eastAsia"/>
        </w:rPr>
        <w:t>业务说明</w:t>
      </w:r>
    </w:p>
    <w:p>
      <w:pPr>
        <w:spacing w:line="360" w:lineRule="auto"/>
        <w:ind w:firstLine="420"/>
      </w:pPr>
      <w:r>
        <w:rPr>
          <w:rFonts w:ascii="宋体" w:hAnsi="宋体" w:cs="宋体" w:eastAsia="宋体" w:hint="eastAsia"/>
          <w:sz w:val="24"/>
        </w:rPr>
        <w:t>被询证单位常以手写方式填写回函内容，业务人员需要把手写内容与发函底稿核对。</w:t>
      </w:r>
    </w:p>
    <w:p>
      <w:pPr>
        <w:spacing w:line="360" w:lineRule="auto"/>
        <w:ind w:firstLine="420"/>
      </w:pPr>
      <w:r>
        <w:rPr>
          <w:rFonts w:ascii="宋体" w:hAnsi="宋体" w:cs="宋体" w:eastAsia="宋体" w:hint="eastAsia"/>
          <w:sz w:val="24"/>
        </w:rPr>
        <w:t>系统框出手写体区域并转写文字，业务人员可据此快速核对。</w:t>
      </w:r>
    </w:p>
    <w:p>
      <w:pPr>
        <w:pStyle w:val="5"/>
        <w:spacing w:line="360" w:lineRule="auto"/>
      </w:pPr>
      <w:r>
        <w:rPr>
          <w:rFonts w:hint="eastAsia"/>
        </w:rPr>
        <w:t>业务规则</w:t>
      </w:r>
    </w:p>
    <w:p>
      <w:pPr>
        <w:numPr>
          <w:ilvl w:val="0"/>
          <w:numId w:val="27"/>
        </w:numPr>
        <w:spacing w:line="360" w:lineRule="auto"/>
      </w:pPr>
      <w:r>
        <w:rPr>
          <w:rFonts w:ascii="宋体" w:hAnsi="宋体" w:cs="宋体" w:eastAsia="宋体" w:hint="eastAsia"/>
          <w:sz w:val="24"/>
        </w:rPr>
        <w:t>银行函证不检测手写体，故银行函证无本页签。</w:t>
      </w:r>
    </w:p>
    <w:p>
      <w:pPr>
        <w:numPr>
          <w:ilvl w:val="0"/>
          <w:numId w:val="27"/>
        </w:numPr>
        <w:spacing w:line="360" w:lineRule="auto"/>
      </w:pPr>
      <w:r>
        <w:rPr>
          <w:rFonts w:ascii="宋体" w:hAnsi="宋体" w:cs="宋体" w:eastAsia="宋体" w:hint="eastAsia"/>
          <w:sz w:val="24"/>
        </w:rPr>
        <w:t>本页签的进入与页脚「采纳 / 不采纳」口径见「回函列表」；采纳即把转录文字追加进「回函结果不相符处的描述」（人工确认列），不覆盖人工已写下的内容 —— 该字段在核验动线里的唯一出处就是本页（银行侧在「回函是否相符检测」页）。</w:t>
      </w:r>
    </w:p>
    <w:p>
      <w:pPr>
        <w:pStyle w:val="5"/>
        <w:spacing w:line="360" w:lineRule="auto"/>
      </w:pPr>
      <w:r>
        <w:rPr>
          <w:rFonts w:hint="eastAsia"/>
        </w:rPr>
        <w:t>使用角色</w:t>
      </w:r>
    </w:p>
    <w:p>
      <w:pPr>
        <w:numPr>
          <w:ilvl w:val="0"/>
          <w:numId w:val="27"/>
        </w:numPr>
        <w:spacing w:line="360" w:lineRule="auto"/>
      </w:pPr>
      <w:r>
        <w:rPr>
          <w:rFonts w:ascii="宋体" w:hAnsi="宋体" w:cs="宋体" w:eastAsia="宋体" w:hint="eastAsia"/>
          <w:sz w:val="24"/>
        </w:rPr>
        <w:t>业务人员</w:t>
      </w:r>
    </w:p>
    <w:p>
      <w:pPr>
        <w:numPr>
          <w:ilvl w:val="0"/>
          <w:numId w:val="27"/>
        </w:numPr>
        <w:spacing w:line="360" w:lineRule="auto"/>
      </w:pPr>
      <w:r>
        <w:rPr>
          <w:rFonts w:ascii="宋体" w:hAnsi="宋体" w:cs="宋体" w:eastAsia="宋体" w:hint="eastAsia"/>
          <w:sz w:val="24"/>
        </w:rPr>
        <w:t>复核人员。</w:t>
      </w:r>
    </w:p>
    <w:p>
      <w:pPr>
        <w:pStyle w:val="5"/>
        <w:spacing w:line="360" w:lineRule="auto"/>
      </w:pPr>
      <w:r>
        <w:rPr>
          <w:rFonts w:hint="eastAsia"/>
        </w:rPr>
        <w:t>权限说明</w:t>
      </w:r>
    </w:p>
    <w:p>
      <w:pPr>
        <w:numPr>
          <w:ilvl w:val="0"/>
          <w:numId w:val="27"/>
        </w:numPr>
        <w:spacing w:line="360" w:lineRule="auto"/>
      </w:pPr>
      <w:r>
        <w:rPr>
          <w:rFonts w:ascii="宋体" w:hAnsi="宋体" w:cs="宋体" w:eastAsia="宋体" w:hint="eastAsia"/>
          <w:sz w:val="24"/>
        </w:rPr>
        <w:t>菜单权限：业务人员、复核人员均拥有回函管理菜单权限。</w:t>
      </w:r>
    </w:p>
    <w:p>
      <w:pPr>
        <w:numPr>
          <w:ilvl w:val="0"/>
          <w:numId w:val="27"/>
        </w:numPr>
        <w:spacing w:line="360" w:lineRule="auto"/>
      </w:pPr>
      <w:r>
        <w:rPr>
          <w:rFonts w:ascii="宋体" w:hAnsi="宋体" w:cs="宋体" w:eastAsia="宋体" w:hint="eastAsia"/>
          <w:sz w:val="24"/>
        </w:rPr>
        <w:t>功能权限：查看－包括查看手写体识别区与转写文字。</w:t>
      </w:r>
    </w:p>
    <w:p>
      <w:pPr>
        <w:numPr>
          <w:ilvl w:val="0"/>
          <w:numId w:val="27"/>
        </w:numPr>
        <w:spacing w:line="360" w:lineRule="auto"/>
      </w:pPr>
      <w:r>
        <w:rPr>
          <w:rFonts w:ascii="宋体" w:hAnsi="宋体" w:cs="宋体" w:eastAsia="宋体" w:hint="eastAsia"/>
          <w:sz w:val="24"/>
        </w:rPr>
        <w:t>列表数据权限：不涉及。</w:t>
      </w:r>
    </w:p>
    <w:p>
      <w:pPr>
        <w:pStyle w:val="5"/>
        <w:spacing w:line="360" w:lineRule="auto"/>
      </w:pPr>
      <w:r>
        <w:rPr>
          <w:rFonts w:hint="eastAsia"/>
        </w:rPr>
        <w:t>功能说明</w:t>
      </w:r>
    </w:p>
    <w:p>
      <w:pPr>
        <w:spacing w:line="360" w:lineRule="auto"/>
        <w:ind w:firstLine="420"/>
      </w:pPr>
      <w:r>
        <w:rPr>
          <w:rFonts w:ascii="宋体" w:hAnsi="宋体" w:cs="宋体" w:eastAsia="宋体" w:hint="eastAsia"/>
          <w:sz w:val="24"/>
        </w:rPr>
        <w:t>本页面框出回函件上的手写体区域并给出转写文字，业务人员据此与发函底稿核对，并可把转写内容带入回函结果的不符项说明。</w:t>
      </w:r>
    </w:p>
    <w:p>
      <w:pPr>
        <w:spacing w:line="360" w:lineRule="auto"/>
      </w:pPr>
      <w:r>
        <w:rPr>
          <w:rFonts w:ascii="宋体" w:hAnsi="宋体" w:cs="宋体" w:eastAsia="宋体" w:hint="eastAsia"/>
          <w:sz w:val="24"/>
        </w:rPr>
        <w:t>操作说明：</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984"/>
        <w:gridCol w:w="1417"/>
        <w:gridCol w:w="5103"/>
      </w:tblGrid>
      <w:tr>
        <w:tc>
          <w:tcPr>
            <w:tcW w:type="dxa" w:w="2769"/>
          </w:tcPr>
          <w:p>
            <w:pPr>
              <w:spacing w:line="360" w:lineRule="auto" w:before="0" w:after="0"/>
            </w:pPr>
            <w:r>
              <w:rPr>
                <w:rFonts w:ascii="宋体" w:hAnsi="宋体" w:cs="宋体" w:eastAsia="宋体" w:hint="eastAsia"/>
                <w:b w:val="0"/>
                <w:sz w:val="24"/>
              </w:rPr>
              <w:t>名称</w:t>
            </w:r>
          </w:p>
        </w:tc>
        <w:tc>
          <w:tcPr>
            <w:tcW w:type="dxa" w:w="2769"/>
          </w:tcPr>
          <w:p>
            <w:pPr>
              <w:spacing w:line="360" w:lineRule="auto" w:before="0" w:after="0"/>
            </w:pPr>
            <w:r>
              <w:rPr>
                <w:rFonts w:ascii="宋体" w:hAnsi="宋体" w:cs="宋体" w:eastAsia="宋体" w:hint="eastAsia"/>
                <w:b w:val="0"/>
                <w:sz w:val="24"/>
              </w:rPr>
              <w:t>类型</w:t>
            </w:r>
          </w:p>
        </w:tc>
        <w:tc>
          <w:tcPr>
            <w:tcW w:type="dxa" w:w="2769"/>
          </w:tcPr>
          <w:p>
            <w:pPr>
              <w:spacing w:line="360" w:lineRule="auto" w:before="0" w:after="0"/>
            </w:pPr>
            <w:r>
              <w:rPr>
                <w:rFonts w:ascii="宋体" w:hAnsi="宋体" w:cs="宋体" w:eastAsia="宋体" w:hint="eastAsia"/>
                <w:b w:val="0"/>
                <w:sz w:val="24"/>
              </w:rPr>
              <w:t>规则/说明</w:t>
            </w:r>
          </w:p>
        </w:tc>
      </w:tr>
      <w:tr>
        <w:tc>
          <w:tcPr>
            <w:tcW w:type="dxa" w:w="2769"/>
          </w:tcPr>
          <w:p>
            <w:pPr>
              <w:spacing w:line="360" w:lineRule="auto" w:before="0" w:after="0"/>
            </w:pPr>
            <w:r>
              <w:rPr>
                <w:rFonts w:ascii="宋体" w:hAnsi="宋体" w:cs="宋体" w:eastAsia="宋体" w:hint="eastAsia"/>
                <w:b w:val="0"/>
                <w:sz w:val="24"/>
              </w:rPr>
              <w:t>手写体识别区</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在原件上以虚线框标出手写体区域</w:t>
            </w:r>
          </w:p>
        </w:tc>
      </w:tr>
      <w:tr>
        <w:tc>
          <w:tcPr>
            <w:tcW w:type="dxa" w:w="2769"/>
          </w:tcPr>
          <w:p>
            <w:pPr>
              <w:spacing w:line="360" w:lineRule="auto" w:before="0" w:after="0"/>
            </w:pPr>
            <w:r>
              <w:rPr>
                <w:rFonts w:ascii="宋体" w:hAnsi="宋体" w:cs="宋体" w:eastAsia="宋体" w:hint="eastAsia"/>
                <w:b w:val="0"/>
                <w:sz w:val="24"/>
              </w:rPr>
              <w:t>转写文字</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展示手写体转写结果，供人工与发函底稿核对</w:t>
            </w:r>
          </w:p>
        </w:tc>
      </w:tr>
      <w:tr>
        <w:tc>
          <w:tcPr>
            <w:tcW w:type="dxa" w:w="2769"/>
          </w:tcPr>
          <w:p>
            <w:pPr>
              <w:spacing w:line="360" w:lineRule="auto" w:before="0" w:after="0"/>
            </w:pPr>
            <w:r>
              <w:rPr>
                <w:rFonts w:ascii="宋体" w:hAnsi="宋体" w:cs="宋体" w:eastAsia="宋体" w:hint="eastAsia"/>
                <w:b w:val="0"/>
                <w:sz w:val="24"/>
              </w:rPr>
              <w:t>手写体识别</w:t>
            </w:r>
          </w:p>
        </w:tc>
        <w:tc>
          <w:tcPr>
            <w:tcW w:type="dxa" w:w="2769"/>
          </w:tcPr>
          <w:p>
            <w:pPr>
              <w:spacing w:line="360" w:lineRule="auto" w:before="0" w:after="0"/>
            </w:pPr>
            <w:r>
              <w:rPr>
                <w:rFonts w:ascii="宋体" w:hAnsi="宋体" w:cs="宋体" w:eastAsia="宋体" w:hint="eastAsia"/>
                <w:b w:val="0"/>
                <w:sz w:val="24"/>
              </w:rPr>
              <w:t>页签</w:t>
            </w:r>
          </w:p>
        </w:tc>
        <w:tc>
          <w:tcPr>
            <w:tcW w:type="dxa" w:w="2769"/>
          </w:tcPr>
          <w:p>
            <w:pPr>
              <w:spacing w:line="360" w:lineRule="auto" w:before="0" w:after="0"/>
            </w:pPr>
            <w:r>
              <w:rPr>
                <w:rFonts w:ascii="宋体" w:hAnsi="宋体" w:cs="宋体" w:eastAsia="宋体" w:hint="eastAsia"/>
                <w:b w:val="0"/>
                <w:sz w:val="24"/>
              </w:rPr>
              <w:t>切到本页签时左侧预览默认为回函件放大、发函用印件折叠，回函栏视图为「AI 批注」</w:t>
            </w:r>
          </w:p>
        </w:tc>
      </w:tr>
      <w:tr>
        <w:tc>
          <w:tcPr>
            <w:tcW w:type="dxa" w:w="2769"/>
          </w:tcPr>
          <w:p>
            <w:pPr>
              <w:spacing w:line="360" w:lineRule="auto" w:before="0" w:after="0"/>
            </w:pPr>
            <w:r>
              <w:rPr>
                <w:rFonts w:ascii="宋体" w:hAnsi="宋体" w:cs="宋体" w:eastAsia="宋体" w:hint="eastAsia"/>
                <w:b w:val="0"/>
                <w:sz w:val="24"/>
              </w:rPr>
              <w:t>采纳识别数据 / 不采纳识别数据</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页脚动作：采纳＝采用 AI 结论并自动带出到「回函结果填写」页的不相符处描述；不采纳＝只标记已处理、不带入值；本项无 AI 结论时「采纳」禁用</w:t>
            </w:r>
          </w:p>
        </w:tc>
      </w:tr>
    </w:tbl>
    <w:p>
      <w:pPr>
        <w:pStyle w:val="25"/>
        <w:spacing w:line="360" w:lineRule="auto"/>
      </w:pPr>
      <w:r>
        <w:rPr>
          <w:rFonts w:ascii="宋体" w:hAnsi="宋体" w:cs="宋体" w:eastAsia="宋体" w:hint="eastAsia"/>
          <w:sz w:val="24"/>
        </w:rPr>
        <w:t>AI 智能核验 · 手写体识别（转录结果与所处区域）：</w:t>
      </w:r>
    </w:p>
    <w:p>
      <w:pPr>
        <w:spacing w:line="360" w:lineRule="auto"/>
        <w:jc w:val="center"/>
      </w:pPr>
      <w:r>
        <w:drawing>
          <wp:inline xmlns:a="http://schemas.openxmlformats.org/drawingml/2006/main" xmlns:pic="http://schemas.openxmlformats.org/drawingml/2006/picture">
            <wp:extent cx="5400000" cy="3211200"/>
            <wp:docPr id="130" name="Picture 130"/>
            <wp:cNvGraphicFramePr>
              <a:graphicFrameLocks noChangeAspect="1"/>
            </wp:cNvGraphicFramePr>
            <a:graphic>
              <a:graphicData uri="http://schemas.openxmlformats.org/drawingml/2006/picture">
                <pic:pic>
                  <pic:nvPicPr>
                    <pic:cNvPr id="0" name="ui_verify_handwrite.png"/>
                    <pic:cNvPicPr/>
                  </pic:nvPicPr>
                  <pic:blipFill>
                    <a:blip r:embed="rId27"/>
                    <a:stretch>
                      <a:fillRect/>
                    </a:stretch>
                  </pic:blipFill>
                  <pic:spPr>
                    <a:xfrm>
                      <a:off x="0" y="0"/>
                      <a:ext cx="5400000" cy="3211200"/>
                    </a:xfrm>
                    <a:prstGeom prst="rect"/>
                  </pic:spPr>
                </pic:pic>
              </a:graphicData>
            </a:graphic>
          </wp:inline>
        </w:drawing>
      </w:r>
    </w:p>
    <w:p>
      <w:pPr>
        <w:pStyle w:val="5"/>
        <w:spacing w:line="360" w:lineRule="auto"/>
      </w:pPr>
      <w:r>
        <w:rPr>
          <w:rFonts w:hint="eastAsia"/>
        </w:rPr>
        <w:t>页面字段说明</w:t>
      </w:r>
    </w:p>
    <w:p>
      <w:pPr>
        <w:spacing w:line="360" w:lineRule="auto"/>
      </w:pPr>
      <w:r>
        <w:rPr>
          <w:rFonts w:ascii="宋体" w:hAnsi="宋体" w:cs="宋体" w:eastAsia="宋体" w:hint="eastAsia"/>
          <w:sz w:val="24"/>
        </w:rPr>
        <w:t>不涉及</w:t>
      </w:r>
    </w:p>
    <w:p>
      <w:pPr>
        <w:pStyle w:val="5"/>
        <w:spacing w:line="360" w:lineRule="auto"/>
      </w:pPr>
      <w:r>
        <w:rPr>
          <w:rFonts w:hint="eastAsia"/>
        </w:rPr>
        <w:t>输入、输出</w:t>
      </w:r>
    </w:p>
    <w:p>
      <w:pPr>
        <w:spacing w:line="360" w:lineRule="auto"/>
      </w:pPr>
      <w:r>
        <w:rPr>
          <w:rFonts w:ascii="宋体" w:hAnsi="宋体" w:cs="宋体" w:eastAsia="宋体" w:hint="eastAsia"/>
          <w:sz w:val="24"/>
        </w:rPr>
        <w:t>输入：</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来源</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回函件原件</w:t>
            </w:r>
          </w:p>
        </w:tc>
        <w:tc>
          <w:tcPr>
            <w:tcW w:type="dxa" w:w="2769"/>
          </w:tcPr>
          <w:p>
            <w:pPr>
              <w:spacing w:line="360" w:lineRule="auto" w:before="0" w:after="0"/>
            </w:pPr>
            <w:r>
              <w:rPr>
                <w:rFonts w:ascii="宋体" w:hAnsi="宋体" w:cs="宋体" w:eastAsia="宋体" w:hint="eastAsia"/>
                <w:b w:val="0"/>
                <w:sz w:val="24"/>
              </w:rPr>
              <w:t>系统内生成</w:t>
            </w:r>
          </w:p>
        </w:tc>
        <w:tc>
          <w:tcPr>
            <w:tcW w:type="dxa" w:w="2769"/>
          </w:tcPr>
          <w:p>
            <w:pPr>
              <w:spacing w:line="360" w:lineRule="auto" w:before="0" w:after="0"/>
            </w:pPr>
            <w:r>
              <w:rPr>
                <w:rFonts w:ascii="宋体" w:hAnsi="宋体" w:cs="宋体" w:eastAsia="宋体" w:hint="eastAsia"/>
                <w:b w:val="0"/>
                <w:sz w:val="24"/>
              </w:rPr>
              <w:t>按原件渲染并叠加 AI 批注层</w:t>
            </w:r>
          </w:p>
        </w:tc>
      </w:tr>
      <w:tr>
        <w:tc>
          <w:tcPr>
            <w:tcW w:type="dxa" w:w="2769"/>
          </w:tcPr>
          <w:p>
            <w:pPr>
              <w:spacing w:line="360" w:lineRule="auto" w:before="0" w:after="0"/>
            </w:pPr>
            <w:r>
              <w:rPr>
                <w:rFonts w:ascii="宋体" w:hAnsi="宋体" w:cs="宋体" w:eastAsia="宋体" w:hint="eastAsia"/>
                <w:b w:val="0"/>
                <w:sz w:val="24"/>
              </w:rPr>
              <w:t>手写体检测与转写结果</w:t>
            </w:r>
          </w:p>
        </w:tc>
        <w:tc>
          <w:tcPr>
            <w:tcW w:type="dxa" w:w="2769"/>
          </w:tcPr>
          <w:p>
            <w:pPr>
              <w:spacing w:line="360" w:lineRule="auto" w:before="0" w:after="0"/>
            </w:pPr>
            <w:r>
              <w:rPr>
                <w:rFonts w:ascii="宋体" w:hAnsi="宋体" w:cs="宋体" w:eastAsia="宋体" w:hint="eastAsia"/>
                <w:b w:val="0"/>
                <w:sz w:val="24"/>
              </w:rPr>
              <w:t>识别服务</w:t>
            </w:r>
          </w:p>
        </w:tc>
        <w:tc>
          <w:tcPr>
            <w:tcW w:type="dxa" w:w="2769"/>
          </w:tcPr>
          <w:p>
            <w:pPr>
              <w:spacing w:line="360" w:lineRule="auto" w:before="0" w:after="0"/>
            </w:pPr>
            <w:r>
              <w:rPr>
                <w:rFonts w:ascii="宋体" w:hAnsi="宋体" w:cs="宋体" w:eastAsia="宋体" w:hint="eastAsia"/>
                <w:b w:val="0"/>
                <w:sz w:val="24"/>
              </w:rPr>
              <w:t>手写区域位置 + 转写文字</w:t>
            </w:r>
          </w:p>
        </w:tc>
      </w:tr>
    </w:tbl>
    <w:p>
      <w:pPr>
        <w:spacing w:line="360" w:lineRule="auto"/>
      </w:pPr>
      <w:r>
        <w:rPr>
          <w:rFonts w:ascii="宋体" w:hAnsi="宋体" w:cs="宋体" w:eastAsia="宋体" w:hint="eastAsia"/>
          <w:sz w:val="24"/>
        </w:rPr>
        <w:t>输出：</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去向</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手写体转写结果</w:t>
            </w:r>
          </w:p>
        </w:tc>
        <w:tc>
          <w:tcPr>
            <w:tcW w:type="dxa" w:w="2769"/>
          </w:tcPr>
          <w:p>
            <w:pPr>
              <w:spacing w:line="360" w:lineRule="auto" w:before="0" w:after="0"/>
            </w:pPr>
            <w:r>
              <w:rPr>
                <w:rFonts w:ascii="宋体" w:hAnsi="宋体" w:cs="宋体" w:eastAsia="宋体" w:hint="eastAsia"/>
                <w:b w:val="0"/>
                <w:sz w:val="24"/>
              </w:rPr>
              <w:t>页面展示</w:t>
            </w:r>
          </w:p>
        </w:tc>
        <w:tc>
          <w:tcPr>
            <w:tcW w:type="dxa" w:w="2769"/>
          </w:tcPr>
          <w:p>
            <w:pPr>
              <w:spacing w:line="360" w:lineRule="auto" w:before="0" w:after="0"/>
            </w:pPr>
            <w:r>
              <w:rPr>
                <w:rFonts w:ascii="宋体" w:hAnsi="宋体" w:cs="宋体" w:eastAsia="宋体" w:hint="eastAsia"/>
                <w:b w:val="0"/>
                <w:sz w:val="24"/>
              </w:rPr>
              <w:t>在原件上以虚线框标出区域，并展示转写文字</w:t>
            </w:r>
          </w:p>
        </w:tc>
      </w:tr>
      <w:tr>
        <w:tc>
          <w:tcPr>
            <w:tcW w:type="dxa" w:w="2769"/>
          </w:tcPr>
          <w:p>
            <w:pPr>
              <w:spacing w:line="360" w:lineRule="auto" w:before="0" w:after="0"/>
            </w:pPr>
            <w:r>
              <w:rPr>
                <w:rFonts w:ascii="宋体" w:hAnsi="宋体" w:cs="宋体" w:eastAsia="宋体" w:hint="eastAsia"/>
                <w:b w:val="0"/>
                <w:sz w:val="24"/>
              </w:rPr>
              <w:t>不一致处描述草稿</w:t>
            </w:r>
          </w:p>
        </w:tc>
        <w:tc>
          <w:tcPr>
            <w:tcW w:type="dxa" w:w="2769"/>
          </w:tcPr>
          <w:p>
            <w:pPr>
              <w:spacing w:line="360" w:lineRule="auto" w:before="0" w:after="0"/>
            </w:pPr>
            <w:r>
              <w:rPr>
                <w:rFonts w:ascii="宋体" w:hAnsi="宋体" w:cs="宋体" w:eastAsia="宋体" w:hint="eastAsia"/>
                <w:b w:val="0"/>
                <w:sz w:val="24"/>
              </w:rPr>
              <w:t>回函结果填写</w:t>
            </w:r>
          </w:p>
        </w:tc>
        <w:tc>
          <w:tcPr>
            <w:tcW w:type="dxa" w:w="2769"/>
          </w:tcPr>
          <w:p>
            <w:pPr>
              <w:spacing w:line="360" w:lineRule="auto" w:before="0" w:after="0"/>
            </w:pPr>
            <w:r>
              <w:rPr>
                <w:rFonts w:ascii="宋体" w:hAnsi="宋体" w:cs="宋体" w:eastAsia="宋体" w:hint="eastAsia"/>
                <w:b w:val="0"/>
                <w:sz w:val="24"/>
              </w:rPr>
              <w:t>可一键带入「回函结果不相符处的描述」</w:t>
            </w:r>
          </w:p>
        </w:tc>
      </w:tr>
    </w:tbl>
    <w:p>
      <w:pPr>
        <w:pStyle w:val="5"/>
        <w:spacing w:line="360" w:lineRule="auto"/>
      </w:pPr>
      <w:r>
        <w:rPr>
          <w:rFonts w:hint="eastAsia"/>
        </w:rPr>
        <w:t>功能描述</w:t>
      </w:r>
    </w:p>
    <w:p>
      <w:pPr>
        <w:spacing w:line="360" w:lineRule="auto"/>
      </w:pPr>
      <w:r>
        <w:rPr>
          <w:rFonts w:ascii="宋体" w:hAnsi="宋体" w:cs="宋体" w:eastAsia="宋体" w:hint="eastAsia"/>
          <w:sz w:val="24"/>
        </w:rPr>
        <w:t>先分清本节的「AI 智能核验」指的是哪个界面：它是从列表「核查事项复核」列的事项标签点开的那个核验页（打开即定位到被点的那一项；也被「回函结果填写」页以内嵌面板复用）—— 与 5.1 的「智能识别界面」（识别进行中看进度与检测点）是两个不同的界面：识别页看过程，核验页看依据。</w:t>
      </w:r>
    </w:p>
    <w:p>
      <w:pPr>
        <w:spacing w:line="360" w:lineRule="auto"/>
      </w:pPr>
      <w:r>
        <w:rPr>
          <w:rFonts w:ascii="宋体" w:hAnsi="宋体" w:cs="宋体" w:eastAsia="宋体" w:hint="eastAsia"/>
          <w:sz w:val="24"/>
        </w:rPr>
        <w:t>核查事项复核（列表上的待办，名与定型）</w:t>
      </w:r>
    </w:p>
    <w:p>
      <w:pPr>
        <w:spacing w:line="360" w:lineRule="auto"/>
      </w:pPr>
      <w:r>
        <w:rPr>
          <w:rFonts w:ascii="宋体" w:hAnsi="宋体" w:cs="宋体" w:eastAsia="宋体" w:hint="eastAsia"/>
          <w:sz w:val="24"/>
        </w:rPr>
        <w:t>每条回函由若干待核验事项组成，处理完全部事项即视为核验完成（用户口径：「每一条回函数据，是由多个需要用户完成的 todo 事项完成的，完成所有的核验事项，这个回函数据任务就完成」）。事项清单按类型给：</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类型</w:t>
            </w:r>
          </w:p>
        </w:tc>
        <w:tc>
          <w:tcPr>
            <w:tcW w:type="dxa" w:w="2769"/>
          </w:tcPr>
          <w:p>
            <w:pPr>
              <w:spacing w:line="360" w:lineRule="auto" w:before="0" w:after="0"/>
            </w:pPr>
            <w:r>
              <w:rPr>
                <w:rFonts w:ascii="宋体" w:hAnsi="宋体" w:cs="宋体" w:eastAsia="宋体" w:hint="eastAsia"/>
                <w:b w:val="0"/>
                <w:sz w:val="24"/>
              </w:rPr>
              <w:t>事项（列表上依次显示）</w:t>
            </w:r>
          </w:p>
        </w:tc>
        <w:tc>
          <w:tcPr>
            <w:tcW w:type="dxa" w:w="2769"/>
          </w:tcPr>
          <w:p>
            <w:pPr>
              <w:spacing w:line="360" w:lineRule="auto" w:before="0" w:after="0"/>
            </w:pPr>
            <w:r>
              <w:rPr>
                <w:rFonts w:ascii="宋体" w:hAnsi="宋体" w:cs="宋体" w:eastAsia="宋体" w:hint="eastAsia"/>
                <w:b w:val="0"/>
                <w:sz w:val="24"/>
              </w:rPr>
              <w:t>取值方式</w:t>
            </w:r>
          </w:p>
        </w:tc>
      </w:tr>
      <w:tr>
        <w:tc>
          <w:tcPr>
            <w:tcW w:type="dxa" w:w="2769"/>
          </w:tcPr>
          <w:p>
            <w:pPr>
              <w:spacing w:line="360" w:lineRule="auto" w:before="0" w:after="0"/>
            </w:pPr>
            <w:r>
              <w:rPr>
                <w:rFonts w:ascii="宋体" w:hAnsi="宋体" w:cs="宋体" w:eastAsia="宋体" w:hint="eastAsia"/>
                <w:b w:val="0"/>
                <w:sz w:val="24"/>
              </w:rPr>
              <w:t>往来函证</w:t>
            </w:r>
          </w:p>
        </w:tc>
        <w:tc>
          <w:tcPr>
            <w:tcW w:type="dxa" w:w="2769"/>
          </w:tcPr>
          <w:p>
            <w:pPr>
              <w:spacing w:line="360" w:lineRule="auto" w:before="0" w:after="0"/>
            </w:pPr>
            <w:r>
              <w:rPr>
                <w:rFonts w:ascii="宋体" w:hAnsi="宋体" w:cs="宋体" w:eastAsia="宋体" w:hint="eastAsia"/>
                <w:b w:val="0"/>
                <w:sz w:val="24"/>
              </w:rPr>
              <w:t>① 印章核查 ② 发函回函一致性检测 ③ 手写体识别</w:t>
            </w:r>
          </w:p>
        </w:tc>
        <w:tc>
          <w:tcPr>
            <w:tcW w:type="dxa" w:w="2769"/>
          </w:tcPr>
          <w:p>
            <w:pPr>
              <w:spacing w:line="360" w:lineRule="auto" w:before="0" w:after="0"/>
            </w:pPr>
            <w:r>
              <w:rPr>
                <w:rFonts w:ascii="宋体" w:hAnsi="宋体" w:cs="宋体" w:eastAsia="宋体" w:hint="eastAsia"/>
                <w:b w:val="0"/>
                <w:sz w:val="24"/>
              </w:rPr>
              <w:t>① 承载「回函是否相符」（落章区域判定，用户原话：「往来函回函是否相符，走印章核查」）；② 与印章同级别、单独一项（用户原话：「发函回函一致性检测，单独拉出来，和印章核查同级别」）</w:t>
            </w:r>
          </w:p>
        </w:tc>
      </w:tr>
      <w:tr>
        <w:tc>
          <w:tcPr>
            <w:tcW w:type="dxa" w:w="2769"/>
          </w:tcPr>
          <w:p>
            <w:pPr>
              <w:spacing w:line="360" w:lineRule="auto" w:before="0" w:after="0"/>
            </w:pPr>
            <w:r>
              <w:rPr>
                <w:rFonts w:ascii="宋体" w:hAnsi="宋体" w:cs="宋体" w:eastAsia="宋体" w:hint="eastAsia"/>
                <w:b w:val="0"/>
                <w:sz w:val="24"/>
              </w:rPr>
              <w:t>银行函证</w:t>
            </w:r>
          </w:p>
        </w:tc>
        <w:tc>
          <w:tcPr>
            <w:tcW w:type="dxa" w:w="2769"/>
          </w:tcPr>
          <w:p>
            <w:pPr>
              <w:spacing w:line="360" w:lineRule="auto" w:before="0" w:after="0"/>
            </w:pPr>
            <w:r>
              <w:rPr>
                <w:rFonts w:ascii="宋体" w:hAnsi="宋体" w:cs="宋体" w:eastAsia="宋体" w:hint="eastAsia"/>
                <w:b w:val="0"/>
                <w:sz w:val="24"/>
              </w:rPr>
              <w:t>① 回函是否相符检测 ② 印章核查</w:t>
            </w:r>
          </w:p>
        </w:tc>
        <w:tc>
          <w:tcPr>
            <w:tcW w:type="dxa" w:w="2769"/>
          </w:tcPr>
          <w:p>
            <w:pPr>
              <w:spacing w:line="360" w:lineRule="auto" w:before="0" w:after="0"/>
            </w:pPr>
            <w:r>
              <w:rPr>
                <w:rFonts w:ascii="宋体" w:hAnsi="宋体" w:cs="宋体" w:eastAsia="宋体" w:hint="eastAsia"/>
                <w:b w:val="0"/>
                <w:sz w:val="24"/>
              </w:rPr>
              <w:t>① 取「询证事项逐项核对」（银行没有发函件可对照，故不设一致性检测 —— 用户原话：「银行函证，没有发函回函一致性检测，只有回函是否相符检测」）；② 只作风险提示、不影响相符性</w:t>
            </w:r>
          </w:p>
        </w:tc>
      </w:tr>
    </w:tbl>
    <w:p>
      <w:pPr>
        <w:spacing w:line="360" w:lineRule="auto"/>
      </w:pPr>
      <w:r>
        <w:rPr>
          <w:rFonts w:ascii="宋体" w:hAnsi="宋体" w:cs="宋体" w:eastAsia="宋体" w:hint="eastAsia"/>
          <w:sz w:val="24"/>
        </w:rPr>
        <w:t>不含「快递（面单）检测」 —— 用户明确要求两类都去掉（「银行函往来函，去掉快递检测」）；面单识别的实际去处见 5.1「快递面单识别算在哪一段」。</w:t>
      </w:r>
    </w:p>
    <w:p>
      <w:pPr>
        <w:spacing w:line="360" w:lineRule="auto"/>
      </w:pPr>
      <w:r>
        <w:rPr>
          <w:rFonts w:ascii="宋体" w:hAnsi="宋体" w:cs="宋体" w:eastAsia="宋体" w:hint="eastAsia"/>
          <w:sz w:val="24"/>
        </w:rPr>
        <w:t>列表上的呈现形态：这一格只回答"人这边还有没有要做的事" —— 不是逐项清单，只有一个状态：</w:t>
      </w:r>
    </w:p>
    <w:p>
      <w:pPr>
        <w:numPr>
          <w:ilvl w:val="0"/>
          <w:numId w:val="27"/>
        </w:numPr>
        <w:spacing w:line="360" w:lineRule="auto"/>
      </w:pPr>
      <w:r>
        <w:rPr>
          <w:rFonts w:ascii="宋体" w:hAnsi="宋体" w:cs="宋体" w:eastAsia="宋体" w:hint="eastAsia"/>
          <w:sz w:val="24"/>
        </w:rPr>
        <w:t>待复核 = 勾选框为空方框（主色）+ 灰字「待复核」；已复核 = 方框加勾 + 灰字「已复核」。只一套色："处理过"是同一个事实，勾代表"已处理"、不代表"已采纳"（不采纳也是处理完了），采纳与不采纳进详情看。</w:t>
      </w:r>
    </w:p>
    <w:p>
      <w:pPr>
        <w:numPr>
          <w:ilvl w:val="0"/>
          <w:numId w:val="27"/>
        </w:numPr>
        <w:spacing w:line="360" w:lineRule="auto"/>
      </w:pPr>
      <w:r>
        <w:rPr>
          <w:rFonts w:ascii="宋体" w:hAnsi="宋体" w:cs="宋体" w:eastAsia="宋体" w:hint="eastAsia"/>
          <w:sz w:val="24"/>
        </w:rPr>
        <w:t>后缀 ✦ = 全站统一的 AI 产出标记（这一格复核的正是 AI 认出来的东西）。</w:t>
      </w:r>
    </w:p>
    <w:p>
      <w:pPr>
        <w:numPr>
          <w:ilvl w:val="0"/>
          <w:numId w:val="27"/>
        </w:numPr>
        <w:spacing w:line="360" w:lineRule="auto"/>
      </w:pPr>
      <w:r>
        <w:rPr>
          <w:rFonts w:ascii="宋体" w:hAnsi="宋体" w:cs="宋体" w:eastAsia="宋体" w:hint="eastAsia"/>
          <w:sz w:val="24"/>
        </w:rPr>
        <w:t>格内不显示「剩 N 项」—— "还剩哪几件"只在悬停里给：待复核时列出未复核项名 + 一句"点击后逐项复核（详情里可切换核查项）"；已复核时逐项列出处置结果（采纳 / 不采纳 · 处理人 · 时间）。</w:t>
      </w:r>
    </w:p>
    <w:p>
      <w:pPr>
        <w:numPr>
          <w:ilvl w:val="0"/>
          <w:numId w:val="27"/>
        </w:numPr>
        <w:spacing w:line="360" w:lineRule="auto"/>
      </w:pPr>
      <w:r>
        <w:rPr>
          <w:rFonts w:ascii="宋体" w:hAnsi="宋体" w:cs="宋体" w:eastAsia="宋体" w:hint="eastAsia"/>
          <w:sz w:val="24"/>
        </w:rPr>
        <w:t>逐项不在这一格：「智能核查进度」列按机器核查顺序逐项给记号（未核查 = 浅灰短横、正在核查 = 像素网格在跑、已核查 = 主色裸勾、失败 = 红叉），同一封的整体状态在「智能核查状态」列（未开始 / 正在核查（标签扫光）/ 已核查 / 核查失败）—— 同一份清单两列各一张脸，不再相邻两格各列一遍。</w:t>
      </w:r>
    </w:p>
    <w:p>
      <w:pPr>
        <w:numPr>
          <w:ilvl w:val="0"/>
          <w:numId w:val="27"/>
        </w:numPr>
        <w:spacing w:line="360" w:lineRule="auto"/>
      </w:pPr>
      <w:r>
        <w:rPr>
          <w:rFonts w:ascii="宋体" w:hAnsi="宋体" w:cs="宋体" w:eastAsia="宋体" w:hint="eastAsia"/>
          <w:sz w:val="24"/>
        </w:rPr>
        <w:t>两个动作的语义（用户拍板）：</w:t>
      </w:r>
    </w:p>
    <w:p>
      <w:pPr>
        <w:numPr>
          <w:ilvl w:val="0"/>
          <w:numId w:val="27"/>
        </w:numPr>
        <w:spacing w:line="360" w:lineRule="auto"/>
      </w:pPr>
      <w:r>
        <w:rPr>
          <w:rFonts w:ascii="宋体" w:hAnsi="宋体" w:cs="宋体" w:eastAsia="宋体" w:hint="eastAsia"/>
          <w:sz w:val="24"/>
        </w:rPr>
        <w:t>采纳识别数据 —— 采用 AI 结论，并自动代进人工确认列的对应字段（映射见 5.5）：在核验页里"采纳"就是把左栏的值抄进右栏（判定类覆盖、说明类分段追加），带出到「回函结果填写」页的字段也随之有值。</w:t>
      </w:r>
    </w:p>
    <w:p>
      <w:pPr>
        <w:numPr>
          <w:ilvl w:val="0"/>
          <w:numId w:val="27"/>
        </w:numPr>
        <w:spacing w:line="360" w:lineRule="auto"/>
      </w:pPr>
      <w:r>
        <w:rPr>
          <w:rFonts w:ascii="宋体" w:hAnsi="宋体" w:cs="宋体" w:eastAsia="宋体" w:hint="eastAsia"/>
          <w:sz w:val="24"/>
        </w:rPr>
        <w:t>不采纳识别数据 —— 只标记「已看过、不采用」，不带入任何值（用户原话：「只标记已处理，不带入值」）；但必须填一句原因—— 页脚点「不采纳识别数据」弹小窗填「不采纳原因描述」，必填、随处置留痕（处理人 · 时间 · 原因，列表悬停可见）。只在"该项确有 AI 结论"时才要求填（用户：「没有识别到的，就不用填不采纳原因了」——那种项本来就没结论可采）。</w:t>
      </w:r>
    </w:p>
    <w:p>
      <w:pPr>
        <w:numPr>
          <w:ilvl w:val="0"/>
          <w:numId w:val="27"/>
        </w:numPr>
        <w:spacing w:line="360" w:lineRule="auto"/>
      </w:pPr>
      <w:r>
        <w:rPr>
          <w:rFonts w:ascii="宋体" w:hAnsi="宋体" w:cs="宋体" w:eastAsia="宋体" w:hint="eastAsia"/>
          <w:sz w:val="24"/>
        </w:rPr>
        <w:t>表态之后自动前进：无论采纳还是不采纳，表完态不关窗，而是 —— ① 还有未表态的 AI 项 → 跳到那一项（前进次序 = 机器核查顺序，页签栏同序，故"下一项"就是右边紧挨着的那一格）；② 刚办完的是最后一个 AI 核查项 → 一律落到最后一个页签「回函结果补充」（用户：「手写体识别，点完采纳识别数据，或者不采纳填完不采纳说明后，需要调到最后一个 tab」）；③ 页脚常驻一句「· 还剩 N 项」/「· 全部事项已办完」。</w:t>
      </w:r>
    </w:p>
    <w:p>
      <w:pPr>
        <w:numPr>
          <w:ilvl w:val="0"/>
          <w:numId w:val="27"/>
        </w:numPr>
        <w:spacing w:line="360" w:lineRule="auto"/>
      </w:pPr>
      <w:r>
        <w:rPr>
          <w:rFonts w:ascii="宋体" w:hAnsi="宋体" w:cs="宋体" w:eastAsia="宋体" w:hint="eastAsia"/>
          <w:sz w:val="24"/>
        </w:rPr>
        <w:t>两者都留痕（处理人 + 时间，与「核验人 / 核验时间」同一套展示口径）：这一列回答的是"这个待核验项谁处理过、什么时候"。</w:t>
      </w:r>
    </w:p>
    <w:p>
      <w:pPr>
        <w:numPr>
          <w:ilvl w:val="0"/>
          <w:numId w:val="27"/>
        </w:numPr>
        <w:spacing w:line="360" w:lineRule="auto"/>
      </w:pPr>
      <w:r>
        <w:rPr>
          <w:rFonts w:ascii="宋体" w:hAnsi="宋体" w:cs="宋体" w:eastAsia="宋体" w:hint="eastAsia"/>
          <w:sz w:val="24"/>
        </w:rPr>
        <w:t>承载体裁：同一个界面（左栏原件预览栈 + 右栏事项页签），页脚两个动作 —— 面板本身仍只负责"看依据"，动作由弹窗承载（这样「回函结果填写」页内嵌同一面板时天然没有动作，不会出现"两处都能采纳"）。</w:t>
      </w:r>
    </w:p>
    <w:p>
      <w:pPr>
        <w:numPr>
          <w:ilvl w:val="0"/>
          <w:numId w:val="27"/>
        </w:numPr>
        <w:spacing w:line="360" w:lineRule="auto"/>
      </w:pPr>
      <w:r>
        <w:rPr>
          <w:rFonts w:ascii="宋体" w:hAnsi="宋体" w:cs="宋体" w:eastAsia="宋体" w:hint="eastAsia"/>
          <w:sz w:val="24"/>
        </w:rPr>
        <w:t>「该项无 AI 结论」时：「采纳」按钮禁用并说明原因（本次未识别到），但「不采纳」仍可点 —— 用户可能就是要显式标记"这项我人工看过、AI 没给出东西"。</w:t>
      </w:r>
    </w:p>
    <w:p>
      <w:pPr>
        <w:numPr>
          <w:ilvl w:val="0"/>
          <w:numId w:val="27"/>
        </w:numPr>
        <w:spacing w:line="360" w:lineRule="auto"/>
      </w:pPr>
      <w:r>
        <w:rPr>
          <w:rFonts w:ascii="宋体" w:hAnsi="宋体" w:cs="宋体" w:eastAsia="宋体" w:hint="eastAsia"/>
          <w:sz w:val="24"/>
        </w:rPr>
        <w:t>📷 图 5.3-4 ｜ 核查事项复核详情 + 采纳 / 不采纳</w:t>
      </w:r>
    </w:p>
    <w:p>
      <w:pPr>
        <w:numPr>
          <w:ilvl w:val="0"/>
          <w:numId w:val="27"/>
        </w:numPr>
        <w:spacing w:line="360" w:lineRule="auto"/>
      </w:pPr>
      <w:r>
        <w:rPr>
          <w:rFonts w:ascii="宋体" w:hAnsi="宋体" w:cs="宋体" w:eastAsia="宋体" w:hint="eastAsia"/>
          <w:sz w:val="24"/>
        </w:rPr>
        <w:t>应展示：从列表「核查事项复核」列点某一项（如「印章核查」）打开的核验页。</w:t>
      </w:r>
    </w:p>
    <w:p>
      <w:pPr>
        <w:numPr>
          <w:ilvl w:val="0"/>
          <w:numId w:val="27"/>
        </w:numPr>
        <w:spacing w:line="360" w:lineRule="auto"/>
      </w:pPr>
      <w:r>
        <w:rPr>
          <w:rFonts w:ascii="宋体" w:hAnsi="宋体" w:cs="宋体" w:eastAsia="宋体" w:hint="eastAsia"/>
          <w:sz w:val="24"/>
        </w:rPr>
        <w:t>重点可见：① 右侧页签直接停在被点的那一项上（本例「印章核查」高亮），不是默认第一项；② 左侧仍是原件预览栈（往来＝发函用印件 + 回函件；银行＝只有回函件），切到该项时按既有规则联动取景；③ 页脚三个动作：左起一句当下状态（未处理时给引导语；已处理时给 ✓ 印章核查：已采纳 · 张审计 · 2026-10-13 16:07:32）、右侧「不采纳识别数据」与「采纳识别数据」（无结论时后者禁用），最后是「关闭」；④ 点这两个动作中的任意一个不再关窗，而是自动前进到下一个未表态的核查项；⑤ 列表那一格随之由「待复核」变「已复核」（勾选框 + 状态词；格内不再报剩余项数）—— 建议再补一张 after 图。</w:t>
      </w:r>
    </w:p>
    <w:p>
      <w:pPr>
        <w:numPr>
          <w:ilvl w:val="0"/>
          <w:numId w:val="27"/>
        </w:numPr>
        <w:spacing w:line="360" w:lineRule="auto"/>
      </w:pPr>
      <w:r>
        <w:rPr>
          <w:rFonts w:ascii="宋体" w:hAnsi="宋体" w:cs="宋体" w:eastAsia="宋体" w:hint="eastAsia"/>
          <w:sz w:val="24"/>
        </w:rPr>
        <w:t>对应正文：§5.3「核查事项复核」</w:t>
      </w:r>
    </w:p>
    <w:p>
      <w:pPr>
        <w:spacing w:line="360" w:lineRule="auto"/>
      </w:pPr>
      <w:r>
        <w:rPr>
          <w:rFonts w:ascii="宋体" w:hAnsi="宋体" w:cs="宋体" w:eastAsia="宋体" w:hint="eastAsia"/>
          <w:sz w:val="24"/>
        </w:rPr>
        <w:t>四项检测能力</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检测项</w:t>
            </w:r>
          </w:p>
        </w:tc>
        <w:tc>
          <w:tcPr>
            <w:tcW w:type="dxa" w:w="2769"/>
          </w:tcPr>
          <w:p>
            <w:pPr>
              <w:spacing w:line="360" w:lineRule="auto" w:before="0" w:after="0"/>
            </w:pPr>
            <w:r>
              <w:rPr>
                <w:rFonts w:ascii="宋体" w:hAnsi="宋体" w:cs="宋体" w:eastAsia="宋体" w:hint="eastAsia"/>
                <w:b w:val="0"/>
                <w:sz w:val="24"/>
              </w:rPr>
              <w:t>输出</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回函一致性检测（往来）</w:t>
            </w:r>
          </w:p>
        </w:tc>
        <w:tc>
          <w:tcPr>
            <w:tcW w:type="dxa" w:w="2769"/>
          </w:tcPr>
          <w:p>
            <w:pPr>
              <w:spacing w:line="360" w:lineRule="auto" w:before="0" w:after="0"/>
            </w:pPr>
            <w:r>
              <w:rPr>
                <w:rFonts w:ascii="宋体" w:hAnsi="宋体" w:cs="宋体" w:eastAsia="宋体" w:hint="eastAsia"/>
                <w:b w:val="0"/>
                <w:sz w:val="24"/>
              </w:rPr>
              <w:t>逐表单独成组、表内只展示发函侧识别结果：发函件里除签章区之外的每一张数据表格单独一组（张数随识别结果而定；实际函证是「大类 → 子表」两级，如「1. 销售与未结算（1）销售与应（预）收账款 /（2）应收贵公司票据」），行列逐单元格照实呈现；组内只呈现发函侧的识别结果；与回函不一致的单元格打红框，悬停给出回函值与差额；组标题＝大类 + 原件表名 + 单位 + 结论摘要（「8 项全部一致」/「共 4 项 · 1 项不一致」/「原件此项无数据」）；组标题行另有「查看原件」入口（见「页面结构」的「点表联动」）；顶部结论条给差异项数与整体置信度</w:t>
            </w:r>
          </w:p>
        </w:tc>
        <w:tc>
          <w:tcPr>
            <w:tcW w:type="dxa" w:w="2769"/>
          </w:tcPr>
          <w:p>
            <w:pPr>
              <w:spacing w:line="360" w:lineRule="auto" w:before="0" w:after="0"/>
            </w:pPr>
            <w:r>
              <w:rPr>
                <w:rFonts w:ascii="宋体" w:hAnsi="宋体" w:cs="宋体" w:eastAsia="宋体" w:hint="eastAsia"/>
                <w:b w:val="0"/>
                <w:sz w:val="24"/>
              </w:rPr>
              <w:t>识别发函件与回函件里的表格（按关键列配对行、按金额列比对单元格）；工具行可切「全部 N 张表 / 仅看差异 M 张表」</w:t>
            </w:r>
          </w:p>
        </w:tc>
      </w:tr>
      <w:tr>
        <w:tc>
          <w:tcPr>
            <w:tcW w:type="dxa" w:w="2769"/>
          </w:tcPr>
          <w:p>
            <w:pPr>
              <w:spacing w:line="360" w:lineRule="auto" w:before="0" w:after="0"/>
            </w:pPr>
            <w:r>
              <w:rPr>
                <w:rFonts w:ascii="宋体" w:hAnsi="宋体" w:cs="宋体" w:eastAsia="宋体" w:hint="eastAsia"/>
                <w:b w:val="0"/>
                <w:sz w:val="24"/>
              </w:rPr>
              <w:t>询证事项逐项核对（银行）</w:t>
            </w:r>
          </w:p>
        </w:tc>
        <w:tc>
          <w:tcPr>
            <w:tcW w:type="dxa" w:w="2769"/>
          </w:tcPr>
          <w:p>
            <w:pPr>
              <w:spacing w:line="360" w:lineRule="auto" w:before="0" w:after="0"/>
            </w:pPr>
            <w:r>
              <w:rPr>
                <w:rFonts w:ascii="宋体" w:hAnsi="宋体" w:cs="宋体" w:eastAsia="宋体" w:hint="eastAsia"/>
                <w:b w:val="0"/>
                <w:sz w:val="24"/>
              </w:rPr>
              <w:t>逐项明细：五列对照 —— 标识列（随各组子表） + 系统数据 / AI 识别值 / 回函值 / 差异 / 结论</w:t>
            </w:r>
          </w:p>
        </w:tc>
        <w:tc>
          <w:tcPr>
            <w:tcW w:type="dxa" w:w="2769"/>
          </w:tcPr>
          <w:p>
            <w:pPr>
              <w:spacing w:line="360" w:lineRule="auto" w:before="0" w:after="0"/>
            </w:pPr>
            <w:r>
              <w:rPr>
                <w:rFonts w:ascii="宋体" w:hAnsi="宋体" w:cs="宋体" w:eastAsia="宋体" w:hint="eastAsia"/>
                <w:b w:val="0"/>
                <w:sz w:val="24"/>
              </w:rPr>
              <w:t>银行函证的专属检测项：识别回函件后与系统内已存的格式一 / 格式二数据逐项比对 —— 这是银行函证相符性的唯一依据（有差异即判不相符）。表格数据由 MinerU 识别，属「两批交付」里的批二（可慢）；识别失败 / 超时给「重新识别」，并允许人工直接录入询证项金额，避免该函证被卡住无法归档</w:t>
            </w:r>
          </w:p>
        </w:tc>
      </w:tr>
      <w:tr>
        <w:tc>
          <w:tcPr>
            <w:tcW w:type="dxa" w:w="2769"/>
          </w:tcPr>
          <w:p>
            <w:pPr>
              <w:spacing w:line="360" w:lineRule="auto" w:before="0" w:after="0"/>
            </w:pPr>
            <w:r>
              <w:rPr>
                <w:rFonts w:ascii="宋体" w:hAnsi="宋体" w:cs="宋体" w:eastAsia="宋体" w:hint="eastAsia"/>
                <w:b w:val="0"/>
                <w:sz w:val="24"/>
              </w:rPr>
              <w:t>印章核查（两类通用）</w:t>
            </w:r>
          </w:p>
        </w:tc>
        <w:tc>
          <w:tcPr>
            <w:tcW w:type="dxa" w:w="2769"/>
          </w:tcPr>
          <w:p>
            <w:pPr>
              <w:spacing w:line="360" w:lineRule="auto" w:before="0" w:after="0"/>
            </w:pPr>
            <w:r>
              <w:rPr>
                <w:rFonts w:ascii="宋体" w:hAnsi="宋体" w:cs="宋体" w:eastAsia="宋体" w:hint="eastAsia"/>
                <w:b w:val="0"/>
                <w:sz w:val="24"/>
              </w:rPr>
              <w:t>是否盖章、印章数量、是否有骑缝章及数量、印章类型（公章 / 财务章）、印章名称、与被询证单位是否一致、落章区域</w:t>
            </w:r>
          </w:p>
        </w:tc>
        <w:tc>
          <w:tcPr>
            <w:tcW w:type="dxa" w:w="2769"/>
          </w:tcPr>
          <w:p>
            <w:pPr>
              <w:spacing w:line="360" w:lineRule="auto" w:before="0" w:after="0"/>
            </w:pPr>
            <w:r>
              <w:rPr>
                <w:rFonts w:ascii="宋体" w:hAnsi="宋体" w:cs="宋体" w:eastAsia="宋体" w:hint="eastAsia"/>
                <w:b w:val="0"/>
                <w:sz w:val="24"/>
              </w:rPr>
              <w:t>往来在识别进度中拆为三个独立检测点：回函文件是否印章 / 骑缝章 / 印章与被询证单位名称一致；银行只拆为两项：回函是否有印章 / 印章名称与被询证单位一致。印章与相符性的关系按类型分流：往来 —— 印章是相符性的判据（盖在「信息证明无误」区 → 相符；盖在「信息不符」区 → 不相符，见 R-01）；银行 —— 印章只作风险提示、不参与相符性判定（银行的相符性只看询证事项逐项核对，见 R-01）。银行侧「名称一致」在逻辑上做双向校验：印章名 vs 回函自己识别的银行名（判断回函是否自洽）／印章名 vs 系统内那封函证的被询证单位（更强，兼验归属是否正确）；界面目前只呈现后一项（「与被询证单位一致」）</w:t>
            </w:r>
          </w:p>
        </w:tc>
      </w:tr>
      <w:tr>
        <w:tc>
          <w:tcPr>
            <w:tcW w:type="dxa" w:w="2769"/>
          </w:tcPr>
          <w:p>
            <w:pPr>
              <w:spacing w:line="360" w:lineRule="auto" w:before="0" w:after="0"/>
            </w:pPr>
            <w:r>
              <w:rPr>
                <w:rFonts w:ascii="宋体" w:hAnsi="宋体" w:cs="宋体" w:eastAsia="宋体" w:hint="eastAsia"/>
                <w:b w:val="0"/>
                <w:sz w:val="24"/>
              </w:rPr>
              <w:t>手写体识别（仅往来）</w:t>
            </w:r>
          </w:p>
        </w:tc>
        <w:tc>
          <w:tcPr>
            <w:tcW w:type="dxa" w:w="2769"/>
          </w:tcPr>
          <w:p>
            <w:pPr>
              <w:spacing w:line="360" w:lineRule="auto" w:before="0" w:after="0"/>
            </w:pPr>
            <w:r>
              <w:rPr>
                <w:rFonts w:ascii="宋体" w:hAnsi="宋体" w:cs="宋体" w:eastAsia="宋体" w:hint="eastAsia"/>
                <w:b w:val="0"/>
                <w:sz w:val="24"/>
              </w:rPr>
              <w:t>转录文本 + 所处区域 + 与印章区域一致性判定</w:t>
            </w:r>
          </w:p>
        </w:tc>
        <w:tc>
          <w:tcPr>
            <w:tcW w:type="dxa" w:w="2769"/>
          </w:tcPr>
          <w:p>
            <w:pPr>
              <w:spacing w:line="360" w:lineRule="auto" w:before="0" w:after="0"/>
            </w:pPr>
            <w:r>
              <w:rPr>
                <w:rFonts w:ascii="宋体" w:hAnsi="宋体" w:cs="宋体" w:eastAsia="宋体" w:hint="eastAsia"/>
                <w:b w:val="0"/>
                <w:sz w:val="24"/>
              </w:rPr>
              <w:t>回函「信息不符」区域的手写说明。本页的「人工确认」列写的就是「回函结果不相符处的描述」（可照抄左栏转录、也可按原件改写）—— 该字段在核验动线里的唯一出处；没有「一键带入描述」按钮。银行函证不检测手写体，故银行没有这一页，其不相符描述改由「回函是否相符检测」页给</w:t>
            </w:r>
          </w:p>
        </w:tc>
      </w:tr>
    </w:tbl>
    <w:p>
      <w:pPr>
        <w:spacing w:line="360" w:lineRule="auto"/>
      </w:pPr>
      <w:r>
        <w:rPr>
          <w:rFonts w:ascii="宋体" w:hAnsi="宋体" w:cs="宋体" w:eastAsia="宋体" w:hint="eastAsia"/>
          <w:sz w:val="24"/>
        </w:rPr>
        <w:t>「银行函证文本识别」已不再作为独立检测点 —— 原输出为「四要素取值 + 各询证项金额」，现按用途拆归两处：四要素 → 阶段一的「识别四要素」（归属匹配的输入），各询证项金额 → 并入上表的「询证事项逐项核对」。二者本就由不同引擎产出（OCR / 大模型 vs MinerU），见 5.1「两批交付」。</w:t>
      </w:r>
    </w:p>
    <w:p>
      <w:pPr>
        <w:spacing w:line="360" w:lineRule="auto"/>
      </w:pPr>
      <w:r>
        <w:rPr>
          <w:rFonts w:ascii="宋体" w:hAnsi="宋体" w:cs="宋体" w:eastAsia="宋体" w:hint="eastAsia"/>
          <w:sz w:val="24"/>
        </w:rPr>
        <w:t>核心输出：相符性判定按类型分流（规则 R-01）—— 往来函证由落章区域判定；银行函证由询证事项逐项核对判定。该结论作为「回函结果填写」页的 AI 建议值，人工可覆盖。</w:t>
      </w:r>
    </w:p>
    <w:p>
      <w:pPr>
        <w:spacing w:line="360" w:lineRule="auto"/>
      </w:pPr>
      <w:r>
        <w:rPr>
          <w:rFonts w:ascii="宋体" w:hAnsi="宋体" w:cs="宋体" w:eastAsia="宋体" w:hint="eastAsia"/>
          <w:sz w:val="24"/>
        </w:rPr>
        <w:t>核验页的「询证事项逐项核对」用同一套形态，但只给「看」的那一半：与「回函结果填写」页一致 —— 14 个可折叠分组 + 组内标准子表 + 对照列（见 5.5）。差异在动作：核验页只展示 系统数据 → AI 识别值 → 差异 → 结论，不给「回函值」输入框、不给「一键应用」按钮；识别中同显「正在识别…」、失败同显「识别失败」但不给「重新识别」（重试是写操作，归识别工作台与结果填写页）。「人工确认」列给两格：函证结果是否相符 + 回函结果不相符处的描述 —— 银行相符性只由这一项决定（R-01），且银行不做手写体识别、没有那个页签，这两格只能长在这里。一句话分工：核验页看依据 + 表态，结果页改值。</w:t>
      </w:r>
    </w:p>
    <w:p>
      <w:pPr>
        <w:spacing w:line="360" w:lineRule="auto"/>
      </w:pPr>
      <w:r>
        <w:rPr>
          <w:rFonts w:ascii="宋体" w:hAnsi="宋体" w:cs="宋体" w:eastAsia="宋体" w:hint="eastAsia"/>
          <w:sz w:val="24"/>
        </w:rPr>
        <w:t>页面结构：左右分栏</w:t>
      </w:r>
    </w:p>
    <w:p>
      <w:pPr>
        <w:numPr>
          <w:ilvl w:val="0"/>
          <w:numId w:val="27"/>
        </w:numPr>
        <w:spacing w:line="360" w:lineRule="auto"/>
      </w:pPr>
      <w:r>
        <w:rPr>
          <w:rFonts w:ascii="宋体" w:hAnsi="宋体" w:cs="宋体" w:eastAsia="宋体" w:hint="eastAsia"/>
          <w:sz w:val="24"/>
        </w:rPr>
        <w:t>左侧：原件预览栈—— 一致性比的是「发函件 × 回函件」，只铺回函件等于只给了一半依据。</w:t>
      </w:r>
    </w:p>
    <w:p>
      <w:pPr>
        <w:numPr>
          <w:ilvl w:val="0"/>
          <w:numId w:val="27"/>
        </w:numPr>
        <w:spacing w:line="360" w:lineRule="auto"/>
      </w:pPr>
      <w:r>
        <w:rPr>
          <w:rFonts w:ascii="宋体" w:hAnsi="宋体" w:cs="宋体" w:eastAsia="宋体" w:hint="eastAsia"/>
          <w:sz w:val="24"/>
        </w:rPr>
        <w:t>往来函证铺上下两栏：上「发函用印件」、下「回函件」，各占一半高度、各自独立滚动与缩放，之间只用一条发丝线分隔（不加底色块、不叠第二层边框）。</w:t>
      </w:r>
    </w:p>
    <w:p>
      <w:pPr>
        <w:numPr>
          <w:ilvl w:val="0"/>
          <w:numId w:val="27"/>
        </w:numPr>
        <w:spacing w:line="360" w:lineRule="auto"/>
      </w:pPr>
      <w:r>
        <w:rPr>
          <w:rFonts w:ascii="宋体" w:hAnsi="宋体" w:cs="宋体" w:eastAsia="宋体" w:hint="eastAsia"/>
          <w:sz w:val="24"/>
        </w:rPr>
        <w:t>银行函证只铺「回函件」一栏 —— 银行只上传回函件，发函数据（格式一 / 格式二）存于函证系统、没有文件；该分支查 TYPE_RULE[type].sentFilePreview，不写内联类型判断。</w:t>
      </w:r>
    </w:p>
    <w:p>
      <w:pPr>
        <w:numPr>
          <w:ilvl w:val="0"/>
          <w:numId w:val="27"/>
        </w:numPr>
        <w:spacing w:line="360" w:lineRule="auto"/>
      </w:pPr>
      <w:r>
        <w:rPr>
          <w:rFonts w:ascii="宋体" w:hAnsi="宋体" w:cs="宋体" w:eastAsia="宋体" w:hint="eastAsia"/>
          <w:sz w:val="24"/>
        </w:rPr>
        <w:t>每栏标题行给「栏名 + 文件名 + 本封第 X-Y 页」，右侧一个「只看这一件」按钮：点了本栏放大到整栏高度、另一栏收成一行标题（可再展开），用于 A4 竖版页面在半高里看不清时放大核对细节。</w:t>
      </w:r>
    </w:p>
    <w:p>
      <w:pPr>
        <w:numPr>
          <w:ilvl w:val="0"/>
          <w:numId w:val="27"/>
        </w:numPr>
        <w:spacing w:line="360" w:lineRule="auto"/>
      </w:pPr>
      <w:r>
        <w:rPr>
          <w:rFonts w:ascii="宋体" w:hAnsi="宋体" w:cs="宋体" w:eastAsia="宋体" w:hint="eastAsia"/>
          <w:sz w:val="24"/>
        </w:rPr>
        <w:t>回函栏恒为"原件 + AI 批注"：批注层（印章定位框、落章区域、手写体识别区）始终叠在原件上，"要不要批注"由调用方传不传批注参数决定；下方不常驻图例；发函栏不带批注（印章框 / 落章区 / 手写区都在回函件上）。</w:t>
      </w:r>
    </w:p>
    <w:p>
      <w:pPr>
        <w:numPr>
          <w:ilvl w:val="0"/>
          <w:numId w:val="27"/>
        </w:numPr>
        <w:spacing w:line="360" w:lineRule="auto"/>
      </w:pPr>
      <w:r>
        <w:rPr>
          <w:rFonts w:ascii="宋体" w:hAnsi="宋体" w:cs="宋体" w:eastAsia="宋体" w:hint="eastAsia"/>
          <w:sz w:val="24"/>
        </w:rPr>
        <w:t>点表联动：右侧每张识别表的标题行有「查看原件」—— 点击后两栏同时跳到该表所在页并高亮（页边描主色 + 角标「本表 · 第 N 页」）；同一张表可反复点，切换检测项页签后高亮复位。</w:t>
      </w:r>
    </w:p>
    <w:p>
      <w:pPr>
        <w:numPr>
          <w:ilvl w:val="0"/>
          <w:numId w:val="27"/>
        </w:numPr>
        <w:spacing w:line="360" w:lineRule="auto"/>
      </w:pPr>
      <w:r>
        <w:rPr>
          <w:rFonts w:ascii="宋体" w:hAnsi="宋体" w:cs="宋体" w:eastAsia="宋体" w:hint="eastAsia"/>
          <w:sz w:val="24"/>
        </w:rPr>
        <w:t>右侧：检测项切换（分段控件样式）+ 页签栏下方的分段进度条 → 选中项的完整明细。</w:t>
      </w:r>
    </w:p>
    <w:p>
      <w:pPr>
        <w:numPr>
          <w:ilvl w:val="0"/>
          <w:numId w:val="27"/>
        </w:numPr>
        <w:spacing w:line="360" w:lineRule="auto"/>
      </w:pPr>
      <w:r>
        <w:rPr>
          <w:rFonts w:ascii="宋体" w:hAnsi="宋体" w:cs="宋体" w:eastAsia="宋体" w:hint="eastAsia"/>
          <w:sz w:val="24"/>
        </w:rPr>
        <w:t>切换项 = 拟物图标 + 名称（一致性 AuditOutlined / 印章 SafetyCertificateOutlined / 手写体 HighlightOutlined / 回函结果补充 FormOutlined）：浅底轨道 + 选中项白色浮起，不设状态点、不写结果摘要，仅把有风险项的图标着红档色（风险等级已由标题栏标签表达）。</w:t>
      </w:r>
    </w:p>
    <w:p>
      <w:pPr>
        <w:numPr>
          <w:ilvl w:val="0"/>
          <w:numId w:val="27"/>
        </w:numPr>
        <w:spacing w:line="360" w:lineRule="auto"/>
      </w:pPr>
      <w:r>
        <w:rPr>
          <w:rFonts w:ascii="宋体" w:hAnsi="宋体" w:cs="宋体" w:eastAsia="宋体" w:hint="eastAsia"/>
          <w:sz w:val="24"/>
        </w:rPr>
        <w:t>分段进度条：页签行下方一条轨道，按页签数等分、每格与它上面那个页签同宽，每办完一项推进一格（未完成 = 浅灰轨道、已完成 = 主色实心，180ms 过渡）—— 用户口径：「这个地方有点像进度条，没完成一个进度条往前进一格」；"哪一项办完了"看它自己脚下那一格，不占页签版面。</w:t>
      </w:r>
    </w:p>
    <w:p>
      <w:pPr>
        <w:numPr>
          <w:ilvl w:val="0"/>
          <w:numId w:val="27"/>
        </w:numPr>
        <w:spacing w:line="360" w:lineRule="auto"/>
      </w:pPr>
      <w:r>
        <w:rPr>
          <w:rFonts w:ascii="宋体" w:hAnsi="宋体" w:cs="宋体" w:eastAsia="宋体" w:hint="eastAsia"/>
          <w:sz w:val="24"/>
        </w:rPr>
        <w:t>每项"办完没有"的判据：前三个 AI 项看 aiReview 里有没有这一项（采纳或不采纳都算办完）；第 4 项「回函结果补充」不是 AI 事项，按这次保存过算（记录上留 resultExtraSavedAt，用户拍板：「加上保存」）。</w:t>
      </w:r>
    </w:p>
    <w:p>
      <w:pPr>
        <w:numPr>
          <w:ilvl w:val="0"/>
          <w:numId w:val="27"/>
        </w:numPr>
        <w:spacing w:line="360" w:lineRule="auto"/>
      </w:pPr>
      <w:r>
        <w:rPr>
          <w:rFonts w:ascii="宋体" w:hAnsi="宋体" w:cs="宋体" w:eastAsia="宋体" w:hint="eastAsia"/>
          <w:sz w:val="24"/>
        </w:rPr>
        <w:t>每项明细是两栏：左「✦ AI 识别结果」（只读：结论条 + 事实清单）、右「人工确认」（可写：回函结果里对应的那几个字段，同名字段、同选项、草稿态）；采纳 = 把左栏的值抄进右栏（判定类覆盖、说明类分段追加）。两侧记号只有两枚：✦ = AI 产出、人形图标 = 人工填写。</w:t>
      </w:r>
    </w:p>
    <w:p>
      <w:pPr>
        <w:spacing w:line="360" w:lineRule="auto"/>
      </w:pPr>
      <w:r>
        <w:rPr>
          <w:rFonts w:ascii="宋体" w:hAnsi="宋体" w:cs="宋体" w:eastAsia="宋体" w:hint="eastAsia"/>
          <w:sz w:val="24"/>
        </w:rPr>
        <w:t>每个页签的「人工确认」列给哪些字段 —— 一个回函结果字段只留一个人工出处，不在两个页签各写一遍：</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页签</w:t>
            </w:r>
          </w:p>
        </w:tc>
        <w:tc>
          <w:tcPr>
            <w:tcW w:type="dxa" w:w="2769"/>
          </w:tcPr>
          <w:p>
            <w:pPr>
              <w:spacing w:line="360" w:lineRule="auto" w:before="0" w:after="0"/>
            </w:pPr>
            <w:r>
              <w:rPr>
                <w:rFonts w:ascii="宋体" w:hAnsi="宋体" w:cs="宋体" w:eastAsia="宋体" w:hint="eastAsia"/>
                <w:b w:val="0"/>
                <w:sz w:val="24"/>
              </w:rPr>
              <w:t>人工确认列</w:t>
            </w:r>
          </w:p>
        </w:tc>
        <w:tc>
          <w:tcPr>
            <w:tcW w:type="dxa" w:w="2769"/>
          </w:tcPr>
          <w:p>
            <w:pPr>
              <w:spacing w:line="360" w:lineRule="auto" w:before="0" w:after="0"/>
            </w:pPr>
            <w:r>
              <w:rPr>
                <w:rFonts w:ascii="宋体" w:hAnsi="宋体" w:cs="宋体" w:eastAsia="宋体" w:hint="eastAsia"/>
                <w:b w:val="0"/>
                <w:sz w:val="24"/>
              </w:rPr>
              <w:t>为什么是它</w:t>
            </w:r>
          </w:p>
        </w:tc>
      </w:tr>
      <w:tr>
        <w:tc>
          <w:tcPr>
            <w:tcW w:type="dxa" w:w="2769"/>
          </w:tcPr>
          <w:p>
            <w:pPr>
              <w:spacing w:line="360" w:lineRule="auto" w:before="0" w:after="0"/>
            </w:pPr>
            <w:r>
              <w:rPr>
                <w:rFonts w:ascii="宋体" w:hAnsi="宋体" w:cs="宋体" w:eastAsia="宋体" w:hint="eastAsia"/>
                <w:b w:val="0"/>
                <w:sz w:val="24"/>
              </w:rPr>
              <w:t>发函回函一致性检测（往来）</w:t>
            </w:r>
          </w:p>
        </w:tc>
        <w:tc>
          <w:tcPr>
            <w:tcW w:type="dxa" w:w="2769"/>
          </w:tcPr>
          <w:p>
            <w:pPr>
              <w:spacing w:line="360" w:lineRule="auto" w:before="0" w:after="0"/>
            </w:pPr>
            <w:r>
              <w:rPr>
                <w:rFonts w:ascii="宋体" w:hAnsi="宋体" w:cs="宋体" w:eastAsia="宋体" w:hint="eastAsia"/>
                <w:b w:val="0"/>
                <w:sz w:val="24"/>
              </w:rPr>
              <w:t>无</w:t>
            </w:r>
          </w:p>
        </w:tc>
        <w:tc>
          <w:tcPr>
            <w:tcW w:type="dxa" w:w="2769"/>
          </w:tcPr>
          <w:p>
            <w:pPr>
              <w:spacing w:line="360" w:lineRule="auto" w:before="0" w:after="0"/>
            </w:pPr>
            <w:r>
              <w:rPr>
                <w:rFonts w:ascii="宋体" w:hAnsi="宋体" w:cs="宋体" w:eastAsia="宋体" w:hint="eastAsia"/>
                <w:b w:val="0"/>
                <w:sz w:val="24"/>
              </w:rPr>
              <w:t>差异是客观事实、不需要逐行采纳；不相符的描述写在「手写体识别」页</w:t>
            </w:r>
          </w:p>
        </w:tc>
      </w:tr>
      <w:tr>
        <w:tc>
          <w:tcPr>
            <w:tcW w:type="dxa" w:w="2769"/>
          </w:tcPr>
          <w:p>
            <w:pPr>
              <w:spacing w:line="360" w:lineRule="auto" w:before="0" w:after="0"/>
            </w:pPr>
            <w:r>
              <w:rPr>
                <w:rFonts w:ascii="宋体" w:hAnsi="宋体" w:cs="宋体" w:eastAsia="宋体" w:hint="eastAsia"/>
                <w:b w:val="0"/>
                <w:sz w:val="24"/>
              </w:rPr>
              <w:t>回函是否相符检测（银行 · 询证事项逐项核对）</w:t>
            </w:r>
          </w:p>
        </w:tc>
        <w:tc>
          <w:tcPr>
            <w:tcW w:type="dxa" w:w="2769"/>
          </w:tcPr>
          <w:p>
            <w:pPr>
              <w:spacing w:line="360" w:lineRule="auto" w:before="0" w:after="0"/>
            </w:pPr>
            <w:r>
              <w:rPr>
                <w:rFonts w:ascii="宋体" w:hAnsi="宋体" w:cs="宋体" w:eastAsia="宋体" w:hint="eastAsia"/>
                <w:b w:val="0"/>
                <w:sz w:val="24"/>
              </w:rPr>
              <w:t>函证结果是否相符 + 回函结果不相符处的描述</w:t>
            </w:r>
          </w:p>
        </w:tc>
        <w:tc>
          <w:tcPr>
            <w:tcW w:type="dxa" w:w="2769"/>
          </w:tcPr>
          <w:p>
            <w:pPr>
              <w:spacing w:line="360" w:lineRule="auto" w:before="0" w:after="0"/>
            </w:pPr>
            <w:r>
              <w:rPr>
                <w:rFonts w:ascii="宋体" w:hAnsi="宋体" w:cs="宋体" w:eastAsia="宋体" w:hint="eastAsia"/>
                <w:b w:val="0"/>
                <w:sz w:val="24"/>
              </w:rPr>
              <w:t>银行相符性只由这一项决定（R-01：印章不参与）；银行不做手写体识别、没有那个页签</w:t>
            </w:r>
          </w:p>
        </w:tc>
      </w:tr>
      <w:tr>
        <w:tc>
          <w:tcPr>
            <w:tcW w:type="dxa" w:w="2769"/>
          </w:tcPr>
          <w:p>
            <w:pPr>
              <w:spacing w:line="360" w:lineRule="auto" w:before="0" w:after="0"/>
            </w:pPr>
            <w:r>
              <w:rPr>
                <w:rFonts w:ascii="宋体" w:hAnsi="宋体" w:cs="宋体" w:eastAsia="宋体" w:hint="eastAsia"/>
                <w:b w:val="0"/>
                <w:sz w:val="24"/>
              </w:rPr>
              <w:t>印章核查</w:t>
            </w:r>
          </w:p>
        </w:tc>
        <w:tc>
          <w:tcPr>
            <w:tcW w:type="dxa" w:w="2769"/>
          </w:tcPr>
          <w:p>
            <w:pPr>
              <w:spacing w:line="360" w:lineRule="auto" w:before="0" w:after="0"/>
            </w:pPr>
            <w:r>
              <w:rPr>
                <w:rFonts w:ascii="宋体" w:hAnsi="宋体" w:cs="宋体" w:eastAsia="宋体" w:hint="eastAsia"/>
                <w:b w:val="0"/>
                <w:sz w:val="24"/>
              </w:rPr>
              <w:t>名称是否一致 · 盖章不一致处原因描述 · 是否为公章 · 是否有骑缝章；往来另有「函证结果是否相符」</w:t>
            </w:r>
          </w:p>
        </w:tc>
        <w:tc>
          <w:tcPr>
            <w:tcW w:type="dxa" w:w="2769"/>
          </w:tcPr>
          <w:p>
            <w:pPr>
              <w:spacing w:line="360" w:lineRule="auto" w:before="0" w:after="0"/>
            </w:pPr>
            <w:r>
              <w:rPr>
                <w:rFonts w:ascii="宋体" w:hAnsi="宋体" w:cs="宋体" w:eastAsia="宋体" w:hint="eastAsia"/>
                <w:b w:val="0"/>
                <w:sz w:val="24"/>
              </w:rPr>
              <w:t>往来相符性由落章区域判定，故这一格只在往来侧出现；银行印章只作风险提示</w:t>
            </w:r>
          </w:p>
        </w:tc>
      </w:tr>
      <w:tr>
        <w:tc>
          <w:tcPr>
            <w:tcW w:type="dxa" w:w="2769"/>
          </w:tcPr>
          <w:p>
            <w:pPr>
              <w:spacing w:line="360" w:lineRule="auto" w:before="0" w:after="0"/>
            </w:pPr>
            <w:r>
              <w:rPr>
                <w:rFonts w:ascii="宋体" w:hAnsi="宋体" w:cs="宋体" w:eastAsia="宋体" w:hint="eastAsia"/>
                <w:b w:val="0"/>
                <w:sz w:val="24"/>
              </w:rPr>
              <w:t>手写体识别（仅往来）</w:t>
            </w:r>
          </w:p>
        </w:tc>
        <w:tc>
          <w:tcPr>
            <w:tcW w:type="dxa" w:w="2769"/>
          </w:tcPr>
          <w:p>
            <w:pPr>
              <w:spacing w:line="360" w:lineRule="auto" w:before="0" w:after="0"/>
            </w:pPr>
            <w:r>
              <w:rPr>
                <w:rFonts w:ascii="宋体" w:hAnsi="宋体" w:cs="宋体" w:eastAsia="宋体" w:hint="eastAsia"/>
                <w:b w:val="0"/>
                <w:sz w:val="24"/>
              </w:rPr>
              <w:t>回函结果不相符处的描述</w:t>
            </w:r>
          </w:p>
        </w:tc>
        <w:tc>
          <w:tcPr>
            <w:tcW w:type="dxa" w:w="2769"/>
          </w:tcPr>
          <w:p>
            <w:pPr>
              <w:spacing w:line="360" w:lineRule="auto" w:before="0" w:after="0"/>
            </w:pPr>
            <w:r>
              <w:rPr>
                <w:rFonts w:ascii="宋体" w:hAnsi="宋体" w:cs="宋体" w:eastAsia="宋体" w:hint="eastAsia"/>
                <w:b w:val="0"/>
                <w:sz w:val="24"/>
              </w:rPr>
              <w:t>不符说明写的正是原件上手写的那段话 —— 该字段的唯一出处</w:t>
            </w:r>
          </w:p>
        </w:tc>
      </w:tr>
      <w:tr>
        <w:tc>
          <w:tcPr>
            <w:tcW w:type="dxa" w:w="2769"/>
          </w:tcPr>
          <w:p>
            <w:pPr>
              <w:spacing w:line="360" w:lineRule="auto" w:before="0" w:after="0"/>
            </w:pPr>
            <w:r>
              <w:rPr>
                <w:rFonts w:ascii="宋体" w:hAnsi="宋体" w:cs="宋体" w:eastAsia="宋体" w:hint="eastAsia"/>
                <w:b w:val="0"/>
                <w:sz w:val="24"/>
              </w:rPr>
              <w:t>回函结果补充（第 4 项）</w:t>
            </w:r>
          </w:p>
        </w:tc>
        <w:tc>
          <w:tcPr>
            <w:tcW w:type="dxa" w:w="2769"/>
          </w:tcPr>
          <w:p>
            <w:pPr>
              <w:spacing w:line="360" w:lineRule="auto" w:before="0" w:after="0"/>
            </w:pPr>
            <w:r>
              <w:rPr>
                <w:rFonts w:ascii="宋体" w:hAnsi="宋体" w:cs="宋体" w:eastAsia="宋体" w:hint="eastAsia"/>
                <w:b w:val="0"/>
                <w:sz w:val="24"/>
              </w:rPr>
              <w:t>两个附件（替代性测试文件 / 差异调节表）+ 底稿指引文本</w:t>
            </w:r>
          </w:p>
        </w:tc>
        <w:tc>
          <w:tcPr>
            <w:tcW w:type="dxa" w:w="2769"/>
          </w:tcPr>
          <w:p>
            <w:pPr>
              <w:spacing w:line="360" w:lineRule="auto" w:before="0" w:after="0"/>
            </w:pPr>
            <w:r>
              <w:rPr>
                <w:rFonts w:ascii="宋体" w:hAnsi="宋体" w:cs="宋体" w:eastAsia="宋体" w:hint="eastAsia"/>
                <w:b w:val="0"/>
                <w:sz w:val="24"/>
              </w:rPr>
              <w:t>不是 AI 事项、页脚无表态动作；页内「保存」是人工确认列的唯一落库出口</w:t>
            </w:r>
          </w:p>
        </w:tc>
      </w:tr>
    </w:tbl>
    <w:p>
      <w:pPr>
        <w:numPr>
          <w:ilvl w:val="0"/>
          <w:numId w:val="27"/>
        </w:numPr>
        <w:spacing w:line="360" w:lineRule="auto"/>
      </w:pPr>
      <w:r>
        <w:rPr>
          <w:rFonts w:ascii="宋体" w:hAnsi="宋体" w:cs="宋体" w:eastAsia="宋体" w:hint="eastAsia"/>
          <w:sz w:val="24"/>
        </w:rPr>
        <w:t>第 4 项「回函结果补充」：它不是 AI 核查事项（没有 aiReview 状态，页脚不给采纳 / 不采纳），装两件 AI 给不了的事 —— 两个附件（替代性测试文件 / 差异调节表）+ 一段文本（拟执行的进一步核查程序及底稿指引），与结果页读写同一份 resultInfo；本项自带「保存 / 保存并归档」，它是核验页里人工确认列的保存出口（三个页签的人工列与这里共用一份草稿，落库只有这一个出口）。</w:t>
      </w:r>
    </w:p>
    <w:p>
      <w:pPr>
        <w:numPr>
          <w:ilvl w:val="0"/>
          <w:numId w:val="27"/>
        </w:numPr>
        <w:spacing w:line="360" w:lineRule="auto"/>
      </w:pPr>
      <w:r>
        <w:rPr>
          <w:rFonts w:ascii="宋体" w:hAnsi="宋体" w:cs="宋体" w:eastAsia="宋体" w:hint="eastAsia"/>
          <w:sz w:val="24"/>
        </w:rPr>
        <w:t>页面不重复函证基础信息（标题栏已有函证编号与被询证单位）、不设笼统结论 Alert（风险等级由标题栏风险标签表达，悬停可看原因）。</w:t>
      </w:r>
    </w:p>
    <w:p>
      <w:pPr>
        <w:numPr>
          <w:ilvl w:val="0"/>
          <w:numId w:val="27"/>
        </w:numPr>
        <w:spacing w:line="360" w:lineRule="auto"/>
      </w:pPr>
      <w:r>
        <w:rPr>
          <w:rFonts w:ascii="宋体" w:hAnsi="宋体" w:cs="宋体" w:eastAsia="宋体" w:hint="eastAsia"/>
          <w:sz w:val="24"/>
        </w:rPr>
        <w:t>📷 图 5.3-1 ｜ AI 智能核验页（列表入口 → 看依据 + 采纳 / 不采纳）</w:t>
      </w:r>
    </w:p>
    <w:p>
      <w:pPr>
        <w:numPr>
          <w:ilvl w:val="0"/>
          <w:numId w:val="27"/>
        </w:numPr>
        <w:spacing w:line="360" w:lineRule="auto"/>
      </w:pPr>
      <w:r>
        <w:rPr>
          <w:rFonts w:ascii="宋体" w:hAnsi="宋体" w:cs="宋体" w:eastAsia="宋体" w:hint="eastAsia"/>
          <w:sz w:val="24"/>
        </w:rPr>
        <w:t>应展示：从列表「核查事项复核」列点某一项打开的整屏弹窗。</w:t>
      </w:r>
    </w:p>
    <w:p>
      <w:pPr>
        <w:numPr>
          <w:ilvl w:val="0"/>
          <w:numId w:val="27"/>
        </w:numPr>
        <w:spacing w:line="360" w:lineRule="auto"/>
      </w:pPr>
      <w:r>
        <w:rPr>
          <w:rFonts w:ascii="宋体" w:hAnsi="宋体" w:cs="宋体" w:eastAsia="宋体" w:hint="eastAsia"/>
          <w:sz w:val="24"/>
        </w:rPr>
        <w:t>重点可见：① 顶部函证编号 + 被询证单位 + 风险标签（悬停可看原因；识别失败的行这一格是灰色「识别错误」）；② 左侧原件预览栈（往来＝上「发函用印件」+ 下「回函件」，各半高、各有标题行与「只看这一件」），回函栏恒为「原件 + AI 批注」；③ 右侧页签栏（拟物图标 + 名称，有风险项的图标着红档色）下面挂一条分段进度条（每办完一项推进一格），选中项是两栏（左「✦ AI 识别结果」只读、右「人工确认」可写），表组标题行带「查看原件」入口；④ 底栏 = 核验状态徽标与留痕 + 「· 还剩 N 项 / 全部事项已办完」+ 「不采纳识别数据 / 采纳识别数据」两个动作 + 「关闭」。</w:t>
      </w:r>
    </w:p>
    <w:p>
      <w:pPr>
        <w:numPr>
          <w:ilvl w:val="0"/>
          <w:numId w:val="27"/>
        </w:numPr>
        <w:spacing w:line="360" w:lineRule="auto"/>
      </w:pPr>
      <w:r>
        <w:rPr>
          <w:rFonts w:ascii="宋体" w:hAnsi="宋体" w:cs="宋体" w:eastAsia="宋体" w:hint="eastAsia"/>
          <w:sz w:val="24"/>
        </w:rPr>
        <w:t>注意：预览栈下方没有常驻的「AI 批注图例」。</w:t>
      </w:r>
    </w:p>
    <w:p>
      <w:pPr>
        <w:numPr>
          <w:ilvl w:val="0"/>
          <w:numId w:val="27"/>
        </w:numPr>
        <w:spacing w:line="360" w:lineRule="auto"/>
      </w:pPr>
      <w:r>
        <w:rPr>
          <w:rFonts w:ascii="宋体" w:hAnsi="宋体" w:cs="宋体" w:eastAsia="宋体" w:hint="eastAsia"/>
          <w:sz w:val="24"/>
        </w:rPr>
        <w:t>状态要求：至少覆盖两种状态 —— 某一项未表态（进度条未满、底栏显示"还剩 N 项"）与已表态（它脚下那一格已推进、底栏计数减少）；如能再补一张第 4 项「回函结果补充」，把"人工填报 + 保存"也交代清楚。</w:t>
      </w:r>
    </w:p>
    <w:p>
      <w:pPr>
        <w:numPr>
          <w:ilvl w:val="0"/>
          <w:numId w:val="27"/>
        </w:numPr>
        <w:spacing w:line="360" w:lineRule="auto"/>
      </w:pPr>
      <w:r>
        <w:rPr>
          <w:rFonts w:ascii="宋体" w:hAnsi="宋体" w:cs="宋体" w:eastAsia="宋体" w:hint="eastAsia"/>
          <w:sz w:val="24"/>
        </w:rPr>
        <w:t>对应正文：§5.3「页面结构：左右分栏」「本页只读」</w:t>
      </w:r>
    </w:p>
    <w:p>
      <w:pPr>
        <w:numPr>
          <w:ilvl w:val="0"/>
          <w:numId w:val="27"/>
        </w:numPr>
        <w:spacing w:line="360" w:lineRule="auto"/>
      </w:pPr>
      <w:r>
        <w:rPr>
          <w:rFonts w:ascii="宋体" w:hAnsi="宋体" w:cs="宋体" w:eastAsia="宋体" w:hint="eastAsia"/>
          <w:sz w:val="24"/>
        </w:rPr>
        <w:t>📷 图 5.3-2 ｜ 检测项明细（展开某一项）</w:t>
      </w:r>
    </w:p>
    <w:p>
      <w:pPr>
        <w:numPr>
          <w:ilvl w:val="0"/>
          <w:numId w:val="27"/>
        </w:numPr>
        <w:spacing w:line="360" w:lineRule="auto"/>
      </w:pPr>
      <w:r>
        <w:rPr>
          <w:rFonts w:ascii="宋体" w:hAnsi="宋体" w:cs="宋体" w:eastAsia="宋体" w:hint="eastAsia"/>
          <w:sz w:val="24"/>
        </w:rPr>
        <w:t>应展示：点选右侧某个检测项后的完整明细 —— 左栏 AI 识别结果、右栏人工确认，两栏并排。</w:t>
      </w:r>
    </w:p>
    <w:p>
      <w:pPr>
        <w:numPr>
          <w:ilvl w:val="0"/>
          <w:numId w:val="27"/>
        </w:numPr>
        <w:spacing w:line="360" w:lineRule="auto"/>
      </w:pPr>
      <w:r>
        <w:rPr>
          <w:rFonts w:ascii="宋体" w:hAnsi="宋体" w:cs="宋体" w:eastAsia="宋体" w:hint="eastAsia"/>
          <w:sz w:val="24"/>
        </w:rPr>
        <w:t>重点可见：按「① AI 结论条 → ② AI 事实清单 → ③ 人工确认列（回函结果的同名字段，草稿态）」组织。建议选印章核查这一项（它的批注最直观，人工确认列也最长 —— 往来侧是：函证结果是否相符 + 名称是否一致 + 盖章不一致处原因描述 + 是否为公章 + 是否有骑缝章）。</w:t>
      </w:r>
    </w:p>
    <w:p>
      <w:pPr>
        <w:numPr>
          <w:ilvl w:val="0"/>
          <w:numId w:val="27"/>
        </w:numPr>
        <w:spacing w:line="360" w:lineRule="auto"/>
      </w:pPr>
      <w:r>
        <w:rPr>
          <w:rFonts w:ascii="宋体" w:hAnsi="宋体" w:cs="宋体" w:eastAsia="宋体" w:hint="eastAsia"/>
          <w:sz w:val="24"/>
        </w:rPr>
        <w:t>对应正文：§5.3「四项明细统一骨架」</w:t>
      </w:r>
    </w:p>
    <w:p>
      <w:pPr>
        <w:numPr>
          <w:ilvl w:val="0"/>
          <w:numId w:val="27"/>
        </w:numPr>
        <w:spacing w:line="360" w:lineRule="auto"/>
      </w:pPr>
      <w:r>
        <w:rPr>
          <w:rFonts w:ascii="宋体" w:hAnsi="宋体" w:cs="宋体" w:eastAsia="宋体" w:hint="eastAsia"/>
          <w:sz w:val="24"/>
        </w:rPr>
        <w:t>📷 图 5.3-3 ｜ 批注层（AI 判断依据的可视化）</w:t>
      </w:r>
    </w:p>
    <w:p>
      <w:pPr>
        <w:numPr>
          <w:ilvl w:val="0"/>
          <w:numId w:val="27"/>
        </w:numPr>
        <w:spacing w:line="360" w:lineRule="auto"/>
      </w:pPr>
      <w:r>
        <w:rPr>
          <w:rFonts w:ascii="宋体" w:hAnsi="宋体" w:cs="宋体" w:eastAsia="宋体" w:hint="eastAsia"/>
          <w:sz w:val="24"/>
        </w:rPr>
        <w:t>应展示：左侧预览（批注层恒显）的近景放大。</w:t>
      </w:r>
    </w:p>
    <w:p>
      <w:pPr>
        <w:numPr>
          <w:ilvl w:val="0"/>
          <w:numId w:val="27"/>
        </w:numPr>
        <w:spacing w:line="360" w:lineRule="auto"/>
      </w:pPr>
      <w:r>
        <w:rPr>
          <w:rFonts w:ascii="宋体" w:hAnsi="宋体" w:cs="宋体" w:eastAsia="宋体" w:hint="eastAsia"/>
          <w:sz w:val="24"/>
        </w:rPr>
        <w:t>重点可见：① 印章定位框（主色框，异常章转红）；② 落章区域高亮（相符绿 / 不符红 + 「← 印章落于此区」指示）；③ 手写识别区（主色虚线框）；④ 各标注的标签错开贴在框的不同角、互不遮挡。</w:t>
      </w:r>
    </w:p>
    <w:p>
      <w:pPr>
        <w:numPr>
          <w:ilvl w:val="0"/>
          <w:numId w:val="27"/>
        </w:numPr>
        <w:spacing w:line="360" w:lineRule="auto"/>
      </w:pPr>
      <w:r>
        <w:rPr>
          <w:rFonts w:ascii="宋体" w:hAnsi="宋体" w:cs="宋体" w:eastAsia="宋体" w:hint="eastAsia"/>
          <w:sz w:val="24"/>
        </w:rPr>
        <w:t>状态要求：用往来函证（它有手写区批注与落章区域，元素最全）；银行函证不检测手写体、落章区域也不参与判定，可另截一张对照。</w:t>
      </w:r>
    </w:p>
    <w:p>
      <w:pPr>
        <w:numPr>
          <w:ilvl w:val="0"/>
          <w:numId w:val="27"/>
        </w:numPr>
        <w:spacing w:line="360" w:lineRule="auto"/>
      </w:pPr>
      <w:r>
        <w:rPr>
          <w:rFonts w:ascii="宋体" w:hAnsi="宋体" w:cs="宋体" w:eastAsia="宋体" w:hint="eastAsia"/>
          <w:sz w:val="24"/>
        </w:rPr>
        <w:t>对应正文：§5.3「批注层」+「标注防遮挡约定」</w:t>
      </w:r>
    </w:p>
    <w:p>
      <w:pPr>
        <w:spacing w:line="360" w:lineRule="auto"/>
      </w:pPr>
      <w:r>
        <w:rPr>
          <w:rFonts w:ascii="宋体" w:hAnsi="宋体" w:cs="宋体" w:eastAsia="宋体" w:hint="eastAsia"/>
          <w:sz w:val="24"/>
        </w:rPr>
        <w:t>四项明细统一骨架</w:t>
      </w:r>
    </w:p>
    <w:p>
      <w:pPr>
        <w:spacing w:line="360" w:lineRule="auto"/>
      </w:pPr>
      <w:r>
        <w:rPr>
          <w:rFonts w:ascii="宋体" w:hAnsi="宋体" w:cs="宋体" w:eastAsia="宋体" w:hint="eastAsia"/>
          <w:sz w:val="24"/>
        </w:rPr>
        <w:t>① 结论条 → ② 事实清单（两段，本页没有第三段）</w:t>
      </w:r>
    </w:p>
    <w:p>
      <w:pPr>
        <w:numPr>
          <w:ilvl w:val="0"/>
          <w:numId w:val="27"/>
        </w:numPr>
        <w:spacing w:line="360" w:lineRule="auto"/>
      </w:pPr>
      <w:r>
        <w:rPr>
          <w:rFonts w:ascii="宋体" w:hAnsi="宋体" w:cs="宋体" w:eastAsia="宋体" w:hint="eastAsia"/>
          <w:sz w:val="24"/>
        </w:rPr>
        <w:t>结论条：状态图标 + 一句话结论；只讲检测结果，不讲实现方式与业务规则。</w:t>
      </w:r>
    </w:p>
    <w:p>
      <w:pPr>
        <w:numPr>
          <w:ilvl w:val="0"/>
          <w:numId w:val="27"/>
        </w:numPr>
        <w:spacing w:line="360" w:lineRule="auto"/>
      </w:pPr>
      <w:r>
        <w:rPr>
          <w:rFonts w:ascii="宋体" w:hAnsi="宋体" w:cs="宋体" w:eastAsia="宋体" w:hint="eastAsia"/>
          <w:sz w:val="24"/>
        </w:rPr>
        <w:t>事实清单：该检测的具体事实（字段行或明细表）。</w:t>
      </w:r>
    </w:p>
    <w:p>
      <w:pPr>
        <w:numPr>
          <w:ilvl w:val="0"/>
          <w:numId w:val="27"/>
        </w:numPr>
        <w:spacing w:line="360" w:lineRule="auto"/>
      </w:pPr>
      <w:r>
        <w:rPr>
          <w:rFonts w:ascii="宋体" w:hAnsi="宋体" w:cs="宋体" w:eastAsia="宋体" w:hint="eastAsia"/>
          <w:sz w:val="24"/>
        </w:rPr>
        <w:t>一致性检测本就无操作列（差异属客观事实）、银行询证事项在核验页走只读形态，四个检测项自此全部无操作按钮。</w:t>
      </w:r>
    </w:p>
    <w:p>
      <w:pPr>
        <w:spacing w:line="360" w:lineRule="auto"/>
      </w:pPr>
      <w:r>
        <w:rPr>
          <w:rFonts w:ascii="宋体" w:hAnsi="宋体" w:cs="宋体" w:eastAsia="宋体" w:hint="eastAsia"/>
          <w:sz w:val="24"/>
        </w:rPr>
        <w:t>风险分级</w:t>
      </w:r>
    </w:p>
    <w:p>
      <w:pPr>
        <w:numPr>
          <w:ilvl w:val="0"/>
          <w:numId w:val="27"/>
        </w:numPr>
        <w:spacing w:line="360" w:lineRule="auto"/>
      </w:pPr>
      <w:r>
        <w:rPr>
          <w:rFonts w:ascii="宋体" w:hAnsi="宋体" w:cs="宋体" w:eastAsia="宋体" w:hint="eastAsia"/>
          <w:sz w:val="24"/>
        </w:rPr>
        <w:t>依据核验结果输出高风险 / 中风险 / 低风险（另有「未核验」态）。</w:t>
      </w:r>
    </w:p>
    <w:p>
      <w:pPr>
        <w:numPr>
          <w:ilvl w:val="0"/>
          <w:numId w:val="27"/>
        </w:numPr>
        <w:spacing w:line="360" w:lineRule="auto"/>
      </w:pPr>
      <w:r>
        <w:rPr>
          <w:rFonts w:ascii="宋体" w:hAnsi="宋体" w:cs="宋体" w:eastAsia="宋体" w:hint="eastAsia"/>
          <w:sz w:val="24"/>
        </w:rPr>
        <w:t>风险标签（红 / 橙 / 绿三档 —— 中风险自成橙档，此前并入红档；标签文字用深档语义色以提升辨识度，见附录 B 7.1）；悬停标签可查看具体风险原因。</w:t>
      </w:r>
    </w:p>
    <w:p>
      <w:pPr>
        <w:numPr>
          <w:ilvl w:val="0"/>
          <w:numId w:val="27"/>
        </w:numPr>
        <w:spacing w:line="360" w:lineRule="auto"/>
      </w:pPr>
      <w:r>
        <w:rPr>
          <w:rFonts w:ascii="宋体" w:hAnsi="宋体" w:cs="宋体" w:eastAsia="宋体" w:hint="eastAsia"/>
          <w:sz w:val="24"/>
        </w:rPr>
        <w:t>列表行首不再画标记条—— 风险已由本列标签表达，行首再画一条属于重复表达；row-risk-high 只保留给明细表的「差异行 / 未匹配行」（那些表没有独立的风险列，需要左侧标记做视觉定位）。</w:t>
      </w:r>
    </w:p>
    <w:p>
      <w:pPr>
        <w:spacing w:line="360" w:lineRule="auto"/>
      </w:pPr>
      <w:r>
        <w:rPr>
          <w:rFonts w:ascii="宋体" w:hAnsi="宋体" w:cs="宋体" w:eastAsia="宋体" w:hint="eastAsia"/>
          <w:sz w:val="24"/>
        </w:rPr>
        <w:t>本页的动作边界 —— 「看依据 + 逐项表态」，核验留痕仍在快递信息那一步</w:t>
      </w:r>
    </w:p>
    <w:p>
      <w:pPr>
        <w:numPr>
          <w:ilvl w:val="0"/>
          <w:numId w:val="27"/>
        </w:numPr>
        <w:spacing w:line="360" w:lineRule="auto"/>
      </w:pPr>
      <w:r>
        <w:rPr>
          <w:rFonts w:ascii="宋体" w:hAnsi="宋体" w:cs="宋体" w:eastAsia="宋体" w:hint="eastAsia"/>
          <w:sz w:val="24"/>
        </w:rPr>
        <w:t>「已完成核验」这条留痕仍只在「确认回函快递信息」时打下（见 5.5）—— 与本页的"逐项表态"是两件事：一个是"这条 AI 结论我看过了"，一个是"这封回函我核验过了"。</w:t>
      </w:r>
    </w:p>
    <w:p>
      <w:pPr>
        <w:numPr>
          <w:ilvl w:val="0"/>
          <w:numId w:val="27"/>
        </w:numPr>
        <w:spacing w:line="360" w:lineRule="auto"/>
      </w:pPr>
      <w:r>
        <w:rPr>
          <w:rFonts w:ascii="宋体" w:hAnsi="宋体" w:cs="宋体" w:eastAsia="宋体" w:hint="eastAsia"/>
          <w:sz w:val="24"/>
        </w:rPr>
        <w:t>未打留痕的函证，回函进度停留在「待确认快递信息」；核验人与核验时间在展开行表下的一行留痕小字里查看。</w:t>
      </w:r>
    </w:p>
    <w:p>
      <w:pPr>
        <w:spacing w:line="360" w:lineRule="auto"/>
      </w:pPr>
      <w:r>
        <w:rPr>
          <w:rFonts w:ascii="宋体" w:hAnsi="宋体" w:cs="宋体" w:eastAsia="宋体" w:hint="eastAsia"/>
          <w:sz w:val="24"/>
        </w:rPr>
        <w:t>批注层（AI 判断依据的可视化）</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52"/>
        <w:gridCol w:w="4252"/>
      </w:tblGrid>
      <w:tr>
        <w:tc>
          <w:tcPr>
            <w:tcW w:type="dxa" w:w="4153"/>
          </w:tcPr>
          <w:p>
            <w:pPr>
              <w:spacing w:line="360" w:lineRule="auto" w:before="0" w:after="0"/>
            </w:pPr>
            <w:r>
              <w:rPr>
                <w:rFonts w:ascii="宋体" w:hAnsi="宋体" w:cs="宋体" w:eastAsia="宋体" w:hint="eastAsia"/>
                <w:b w:val="0"/>
                <w:sz w:val="24"/>
              </w:rPr>
              <w:t>批注</w:t>
            </w:r>
          </w:p>
        </w:tc>
        <w:tc>
          <w:tcPr>
            <w:tcW w:type="dxa" w:w="4153"/>
          </w:tcPr>
          <w:p>
            <w:pPr>
              <w:spacing w:line="360" w:lineRule="auto" w:before="0" w:after="0"/>
            </w:pPr>
            <w:r>
              <w:rPr>
                <w:rFonts w:ascii="宋体" w:hAnsi="宋体" w:cs="宋体" w:eastAsia="宋体" w:hint="eastAsia"/>
                <w:b w:val="0"/>
                <w:sz w:val="24"/>
              </w:rPr>
              <w:t>形态</w:t>
            </w:r>
          </w:p>
        </w:tc>
      </w:tr>
      <w:tr>
        <w:tc>
          <w:tcPr>
            <w:tcW w:type="dxa" w:w="4153"/>
          </w:tcPr>
          <w:p>
            <w:pPr>
              <w:spacing w:line="360" w:lineRule="auto" w:before="0" w:after="0"/>
            </w:pPr>
            <w:r>
              <w:rPr>
                <w:rFonts w:ascii="宋体" w:hAnsi="宋体" w:cs="宋体" w:eastAsia="宋体" w:hint="eastAsia"/>
                <w:b w:val="0"/>
                <w:sz w:val="24"/>
              </w:rPr>
              <w:t>印章定位框</w:t>
            </w:r>
          </w:p>
        </w:tc>
        <w:tc>
          <w:tcPr>
            <w:tcW w:type="dxa" w:w="4153"/>
          </w:tcPr>
          <w:p>
            <w:pPr>
              <w:spacing w:line="360" w:lineRule="auto" w:before="0" w:after="0"/>
            </w:pPr>
            <w:r>
              <w:rPr>
                <w:rFonts w:ascii="宋体" w:hAnsi="宋体" w:cs="宋体" w:eastAsia="宋体" w:hint="eastAsia"/>
                <w:b w:val="0"/>
                <w:sz w:val="24"/>
              </w:rPr>
              <w:t>主色框（异常章转红）</w:t>
            </w:r>
          </w:p>
        </w:tc>
      </w:tr>
      <w:tr>
        <w:tc>
          <w:tcPr>
            <w:tcW w:type="dxa" w:w="4153"/>
          </w:tcPr>
          <w:p>
            <w:pPr>
              <w:spacing w:line="360" w:lineRule="auto" w:before="0" w:after="0"/>
            </w:pPr>
            <w:r>
              <w:rPr>
                <w:rFonts w:ascii="宋体" w:hAnsi="宋体" w:cs="宋体" w:eastAsia="宋体" w:hint="eastAsia"/>
                <w:b w:val="0"/>
                <w:sz w:val="24"/>
              </w:rPr>
              <w:t>落章区域高亮</w:t>
            </w:r>
          </w:p>
        </w:tc>
        <w:tc>
          <w:tcPr>
            <w:tcW w:type="dxa" w:w="4153"/>
          </w:tcPr>
          <w:p>
            <w:pPr>
              <w:spacing w:line="360" w:lineRule="auto" w:before="0" w:after="0"/>
            </w:pPr>
            <w:r>
              <w:rPr>
                <w:rFonts w:ascii="宋体" w:hAnsi="宋体" w:cs="宋体" w:eastAsia="宋体" w:hint="eastAsia"/>
                <w:b w:val="0"/>
                <w:sz w:val="24"/>
              </w:rPr>
              <w:t>命中项按相符性着色（相符绿 / 不符红 +「← 印章落于此区」指示）；未命中为墨灰虚线</w:t>
            </w:r>
          </w:p>
        </w:tc>
      </w:tr>
      <w:tr>
        <w:tc>
          <w:tcPr>
            <w:tcW w:type="dxa" w:w="4153"/>
          </w:tcPr>
          <w:p>
            <w:pPr>
              <w:spacing w:line="360" w:lineRule="auto" w:before="0" w:after="0"/>
            </w:pPr>
            <w:r>
              <w:rPr>
                <w:rFonts w:ascii="宋体" w:hAnsi="宋体" w:cs="宋体" w:eastAsia="宋体" w:hint="eastAsia"/>
                <w:b w:val="0"/>
                <w:sz w:val="24"/>
              </w:rPr>
              <w:t>手写识别区</w:t>
            </w:r>
          </w:p>
        </w:tc>
        <w:tc>
          <w:tcPr>
            <w:tcW w:type="dxa" w:w="4153"/>
          </w:tcPr>
          <w:p>
            <w:pPr>
              <w:spacing w:line="360" w:lineRule="auto" w:before="0" w:after="0"/>
            </w:pPr>
            <w:r>
              <w:rPr>
                <w:rFonts w:ascii="宋体" w:hAnsi="宋体" w:cs="宋体" w:eastAsia="宋体" w:hint="eastAsia"/>
                <w:b w:val="0"/>
                <w:sz w:val="24"/>
              </w:rPr>
              <w:t>主色虚线框</w:t>
            </w:r>
          </w:p>
        </w:tc>
      </w:tr>
    </w:tbl>
    <w:p>
      <w:pPr>
        <w:numPr>
          <w:ilvl w:val="0"/>
          <w:numId w:val="27"/>
        </w:numPr>
        <w:spacing w:line="360" w:lineRule="auto"/>
      </w:pPr>
      <w:r>
        <w:rPr>
          <w:rFonts w:ascii="宋体" w:hAnsi="宋体" w:cs="宋体" w:eastAsia="宋体" w:hint="eastAsia"/>
          <w:sz w:val="24"/>
        </w:rPr>
        <w:t>批注按页面百分比坐标叠加，随缩放与滚动自动跟随。</w:t>
      </w:r>
    </w:p>
    <w:p>
      <w:pPr>
        <w:numPr>
          <w:ilvl w:val="0"/>
          <w:numId w:val="27"/>
        </w:numPr>
        <w:spacing w:line="360" w:lineRule="auto"/>
      </w:pPr>
      <w:r>
        <w:rPr>
          <w:rFonts w:ascii="宋体" w:hAnsi="宋体" w:cs="宋体" w:eastAsia="宋体" w:hint="eastAsia"/>
          <w:sz w:val="24"/>
        </w:rPr>
        <w:t>标注防遮挡约定：同页多个标注框常互相套叠（印章本就落在签章栏内），标签必须错开贴不同的角 —— 区域类大框标签贴右上外侧、印章定位框标签贴左上外侧、手写区标签贴左上外侧、「印章落于此区」贴框下右侧。新增标注须遵循「错开贴边」原则，并用矩形相交检测验证零遮挡。</w:t>
      </w:r>
    </w:p>
    <w:p>
      <w:pPr>
        <w:pStyle w:val="5"/>
        <w:spacing w:line="360" w:lineRule="auto"/>
      </w:pPr>
      <w:r>
        <w:rPr>
          <w:rFonts w:hint="eastAsia"/>
        </w:rPr>
        <w:t>补充说明</w:t>
      </w:r>
    </w:p>
    <w:p>
      <w:pPr>
        <w:numPr>
          <w:ilvl w:val="0"/>
          <w:numId w:val="27"/>
        </w:numPr>
        <w:spacing w:line="360" w:lineRule="auto"/>
      </w:pPr>
      <w:r>
        <w:rPr>
          <w:rFonts w:ascii="宋体" w:hAnsi="宋体" w:cs="宋体" w:eastAsia="宋体" w:hint="eastAsia"/>
          <w:sz w:val="24"/>
        </w:rPr>
        <w:t>对应功能编号：F-06（AI 智能核验）、F-07（风险分级）、F-08（人工确认与留痕）。</w:t>
      </w:r>
    </w:p>
    <w:p>
      <w:pPr>
        <w:numPr>
          <w:ilvl w:val="0"/>
          <w:numId w:val="27"/>
        </w:numPr>
        <w:spacing w:line="360" w:lineRule="auto"/>
      </w:pPr>
      <w:r>
        <w:rPr>
          <w:rFonts w:ascii="宋体" w:hAnsi="宋体" w:cs="宋体" w:eastAsia="宋体" w:hint="eastAsia"/>
          <w:sz w:val="24"/>
        </w:rPr>
        <w:t>AI 输出通用约束（不可违背）：</w:t>
      </w:r>
    </w:p>
    <w:p>
      <w:pPr>
        <w:numPr>
          <w:ilvl w:val="0"/>
          <w:numId w:val="27"/>
        </w:numPr>
        <w:spacing w:line="360" w:lineRule="auto"/>
      </w:pPr>
      <w:r>
        <w:rPr>
          <w:rFonts w:ascii="宋体" w:hAnsi="宋体" w:cs="宋体" w:eastAsia="宋体" w:hint="eastAsia"/>
          <w:sz w:val="24"/>
        </w:rPr>
        <w:t>所有 AI 输出必须携带来源出处与置信度；</w:t>
      </w:r>
    </w:p>
    <w:p>
      <w:pPr>
        <w:numPr>
          <w:ilvl w:val="0"/>
          <w:numId w:val="27"/>
        </w:numPr>
        <w:spacing w:line="360" w:lineRule="auto"/>
      </w:pPr>
      <w:r>
        <w:rPr>
          <w:rFonts w:ascii="宋体" w:hAnsi="宋体" w:cs="宋体" w:eastAsia="宋体" w:hint="eastAsia"/>
          <w:sz w:val="24"/>
        </w:rPr>
        <w:t>AI 输出均为建议态，不写库，须经人工「采纳」或「修正」后才写入；</w:t>
      </w:r>
    </w:p>
    <w:p>
      <w:pPr>
        <w:numPr>
          <w:ilvl w:val="0"/>
          <w:numId w:val="27"/>
        </w:numPr>
        <w:spacing w:line="360" w:lineRule="auto"/>
      </w:pPr>
      <w:r>
        <w:rPr>
          <w:rFonts w:ascii="宋体" w:hAnsi="宋体" w:cs="宋体" w:eastAsia="宋体" w:hint="eastAsia"/>
          <w:sz w:val="24"/>
        </w:rPr>
        <w:t>人工可覆盖 AI 判定，覆盖后系统记录为「人工判定」，并保留 AI 原始结论备查；</w:t>
      </w:r>
    </w:p>
    <w:p>
      <w:pPr>
        <w:numPr>
          <w:ilvl w:val="0"/>
          <w:numId w:val="27"/>
        </w:numPr>
        <w:spacing w:line="360" w:lineRule="auto"/>
      </w:pPr>
      <w:r>
        <w:rPr>
          <w:rFonts w:ascii="宋体" w:hAnsi="宋体" w:cs="宋体" w:eastAsia="宋体" w:hint="eastAsia"/>
          <w:sz w:val="24"/>
        </w:rPr>
        <w:t>置信度低于 90% 时，界面必须给出显式的「建议人工核对」提示。</w:t>
      </w:r>
    </w:p>
    <w:p>
      <w:pPr>
        <w:numPr>
          <w:ilvl w:val="0"/>
          <w:numId w:val="27"/>
        </w:numPr>
        <w:spacing w:line="360" w:lineRule="auto"/>
      </w:pPr>
      <w:r>
        <w:rPr>
          <w:rFonts w:ascii="宋体" w:hAnsi="宋体" w:cs="宋体" w:eastAsia="宋体" w:hint="eastAsia"/>
          <w:sz w:val="24"/>
        </w:rPr>
        <w:t>一致性检测不设操作列：差异属客观事实，无需逐行采纳；结论条补一句「差异说明在回函结果填写页填写」。</w:t>
      </w:r>
    </w:p>
    <w:p>
      <w:pPr>
        <w:numPr>
          <w:ilvl w:val="0"/>
          <w:numId w:val="27"/>
        </w:numPr>
        <w:spacing w:line="360" w:lineRule="auto"/>
      </w:pPr>
      <w:r>
        <w:rPr>
          <w:rFonts w:ascii="宋体" w:hAnsi="宋体" w:cs="宋体" w:eastAsia="宋体" w:hint="eastAsia"/>
          <w:sz w:val="24"/>
        </w:rPr>
        <w:t>一致性检测：逐表单独成组；表内只展示发函侧、回函不一致处就地标红 —— v2.99 之前是左右并排（发函｜回函两栏），用户否掉了：「右侧不需要这样子进行对比了，只需要把发函的多个表格都识别出来进行展示，然后回函内容识别出来不一致的用红色标注就行了。这样对比太丑了。而且左侧已经可以做到发回函文件进行比对了」。并排错在两点：① 右栏本就不宽，两张表并排后每张只剩一半宽，金额列被挤到换行；② 同一行要在左右两处来回看才能发现差异 —— 而差异本来就该就地标出来。现在：一张表 = 发函底稿的识别结果（占满整宽），凡与回函不一致的格子打红框（.cmp-cell--diff，§7.2 的语义性描边）；回函的值没有丢 —— 挂在差异格的悬停说明上（「回函为 X · 与发函相差 Y 元」），需要时才出现。发函/回函原件的正反对照交给左侧预览（那里本来就能叠着看 AI 批注）。</w:t>
      </w:r>
    </w:p>
    <w:p>
      <w:pPr>
        <w:numPr>
          <w:ilvl w:val="0"/>
          <w:numId w:val="27"/>
        </w:numPr>
        <w:spacing w:line="360" w:lineRule="auto"/>
      </w:pPr>
      <w:r>
        <w:rPr>
          <w:rFonts w:ascii="宋体" w:hAnsi="宋体" w:cs="宋体" w:eastAsia="宋体" w:hint="eastAsia"/>
          <w:sz w:val="24"/>
        </w:rPr>
        <w:t>「4 个表格」只是示例不是常量 —— 用户口径是「除信息证明无误以外的所有数据表格，可能有 4 个，可能有多个」，故张数由识别结果决定，不在代码里写死。</w:t>
      </w:r>
    </w:p>
    <w:p>
      <w:pPr>
        <w:numPr>
          <w:ilvl w:val="0"/>
          <w:numId w:val="27"/>
        </w:numPr>
        <w:spacing w:line="360" w:lineRule="auto"/>
      </w:pPr>
      <w:r>
        <w:rPr>
          <w:rFonts w:ascii="宋体" w:hAnsi="宋体" w:cs="宋体" w:eastAsia="宋体" w:hint="eastAsia"/>
          <w:sz w:val="24"/>
        </w:rPr>
        <w:t>数据形态：consistency.tables（逐表，含发函 / 回函两套行与 columns / comparedColumns / keyColumns / sentPages / repliedPages）是一致性检测的主数据；consistency.rows（拍平记录）由它派生，供 consistencyOf 摘要与结果填写页的「科目余额分录」使用 —— 二者同源。单元格判定口径抽在 @/utils/consistency（parseAmount / compareCell），拍平与红框共用，因此「结论条说几项不符」与「表里框了几处」必然一致。红框是语义性描边（AI 判定结果的可视化，与印章定位框 / 落章区高亮同类），不属于「去线条化」要压掉的装饰性边框。</w:t>
      </w:r>
    </w:p>
    <w:p>
      <w:pPr>
        <w:numPr>
          <w:ilvl w:val="0"/>
          <w:numId w:val="27"/>
        </w:numPr>
        <w:spacing w:line="360" w:lineRule="auto"/>
      </w:pPr>
      <w:r>
        <w:rPr>
          <w:rFonts w:ascii="宋体" w:hAnsi="宋体" w:cs="宋体" w:eastAsia="宋体" w:hint="eastAsia"/>
          <w:sz w:val="24"/>
        </w:rPr>
        <w:t>sentPages / repliedPages 存的是「该封内的相对页号」（1 = 该封第 1 页），不是文件里的绝对页号 —— 同一份 AiVerification 常量被多封记录共用（如 VERIFY_ZX 同时服务中信 / 华泰 / 招商），而这三封在文件里的起始页各不相同。绝对页号由界面侧叠加 config/preview.ts 的 letterPagesOf 起点算出。</w:t>
      </w:r>
    </w:p>
    <w:p>
      <w:pPr>
        <w:numPr>
          <w:ilvl w:val="0"/>
          <w:numId w:val="27"/>
        </w:numPr>
        <w:spacing w:line="360" w:lineRule="auto"/>
      </w:pPr>
      <w:r>
        <w:rPr>
          <w:rFonts w:ascii="宋体" w:hAnsi="宋体" w:cs="宋体" w:eastAsia="宋体" w:hint="eastAsia"/>
          <w:sz w:val="24"/>
        </w:rPr>
        <w:t>左栏双原件：往来函证的左栏是上下两栏预览栈（上发函用印件、下回函件），银行函证只有回函件一栏（查 TYPE_RULE.sentFilePreview，不写内联类型判断）。发函栏不带 AI 批注（印章框 / 落章区 / 手写区都在回函件上），故没有「原始文件 / AI 批注」切换；每栏可「只看这一件」（另一栏收成一行标题）。为什么必须成对铺：一致性比的是两份文件，只铺回函件等于让用户「拿一半依据去核对」。</w:t>
      </w:r>
    </w:p>
    <w:p>
      <w:pPr>
        <w:numPr>
          <w:ilvl w:val="0"/>
          <w:numId w:val="27"/>
        </w:numPr>
        <w:spacing w:line="360" w:lineRule="auto"/>
      </w:pPr>
      <w:r>
        <w:rPr>
          <w:rFonts w:ascii="宋体" w:hAnsi="宋体" w:cs="宋体" w:eastAsia="宋体" w:hint="eastAsia"/>
          <w:sz w:val="24"/>
        </w:rPr>
        <w:t>点表联动：ConsistencyTable 的 sentPages / repliedPages 经 letterPagesOf 换算成绝对页号后，由 VerificationPanel 以 page + markRange 传给两栏预览 —— 复用 AnnotatedPdfPreview 已有的「定位到指定页」与「页区间高亮」能力（角标文案用 markLabel 定制为「本表」，与归属匹配的「本段」区分开）。为此修了三处：① 定位 effect 原本 page &lt;= 1 直接 return → 跳不回第 1 页；② 只改 page 时 effect 不重跑 → 同一张表二次点击没反应（引入自增的 locateToken 进依赖）；③ markRange 的角标文案原本写死「本段」。</w:t>
      </w:r>
    </w:p>
    <w:p>
      <w:pPr>
        <w:numPr>
          <w:ilvl w:val="0"/>
          <w:numId w:val="27"/>
        </w:numPr>
        <w:spacing w:line="360" w:lineRule="auto"/>
      </w:pPr>
      <w:r>
        <w:rPr>
          <w:rFonts w:ascii="宋体" w:hAnsi="宋体" w:cs="宋体" w:eastAsia="宋体" w:hint="eastAsia"/>
          <w:sz w:val="24"/>
        </w:rPr>
        <w:t>演示数据按预览样例分两套表格结构：默认记录用这对占位样例（原件含红章，已按合规要求从项目移除；页数与版式沿用原样例）—— 发函用印件 fahan-cswl0526.pdf（6 页 / 3 封）与回函件 huihan-cswl0526.pdf（9 页），表格即原件里的「4 大类 / 6 张子表」（逐格取自原件）；whzf0010005 因回函样例是另一份印章件（wanglai-1-SJ01YF001.pdf，印章批注坐标按它校准）而继续用那份的 4 张表。真实环境不需要这套分支 —— 表格结构一律来自识别结果；换默认样例只为让演示里「左两件 + 右表格」同源（两者同为 9 页，识别批次 A 的 1-3 / 4-6 / 7-9 切分零回归）。</w:t>
      </w:r>
    </w:p>
    <w:p>
      <w:pPr>
        <w:numPr>
          <w:ilvl w:val="0"/>
          <w:numId w:val="27"/>
        </w:numPr>
        <w:spacing w:line="360" w:lineRule="auto"/>
      </w:pPr>
      <w:r>
        <w:rPr>
          <w:rFonts w:ascii="宋体" w:hAnsi="宋体" w:cs="宋体" w:eastAsia="宋体" w:hint="eastAsia"/>
          <w:sz w:val="24"/>
        </w:rPr>
        <w:t>手写体识别不展示原图裁剪（左侧常驻预览已有手写区批注，避免同屏重复）。</w:t>
      </w:r>
    </w:p>
    <w:p>
      <w:pPr>
        <w:numPr>
          <w:ilvl w:val="0"/>
          <w:numId w:val="27"/>
        </w:numPr>
        <w:spacing w:line="360" w:lineRule="auto"/>
      </w:pPr>
      <w:r>
        <w:rPr>
          <w:rFonts w:ascii="宋体" w:hAnsi="宋体" w:cs="宋体" w:eastAsia="宋体" w:hint="eastAsia"/>
          <w:sz w:val="24"/>
        </w:rPr>
        <w:t>印章核查项不内嵌第二个 PDF 预览（同屏两个 PDF 是反模式），改为点选该项时主视图自动切批注视图。</w:t>
      </w:r>
    </w:p>
    <w:p>
      <w:pPr>
        <w:pStyle w:val="4"/>
        <w:spacing w:line="360" w:lineRule="auto"/>
      </w:pPr>
      <w:r>
        <w:rPr>
          <w:rFonts w:hint="eastAsia"/>
        </w:rPr>
        <w:t>银行函证：面单识别发生在什么时机</w:t>
      </w:r>
    </w:p>
    <w:p>
      <w:pPr>
        <w:spacing w:line="360" w:lineRule="auto"/>
      </w:pPr>
      <w:r>
        <w:rPr>
          <w:rFonts w:ascii="宋体" w:hAnsi="宋体" w:cs="宋体" w:eastAsia="宋体" w:hint="eastAsia"/>
          <w:sz w:val="24"/>
        </w:rPr>
        <w:t>结论一句话：识别在「①上传后的批次识别」阶段就做完了；②归属界面只是"选用"已有的识别结果，不触发新的识别。</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阶段</w:t>
            </w:r>
          </w:p>
        </w:tc>
        <w:tc>
          <w:tcPr>
            <w:tcW w:type="dxa" w:w="2769"/>
          </w:tcPr>
          <w:p>
            <w:pPr>
              <w:spacing w:line="360" w:lineRule="auto" w:before="0" w:after="0"/>
            </w:pPr>
            <w:r>
              <w:rPr>
                <w:rFonts w:ascii="宋体" w:hAnsi="宋体" w:cs="宋体" w:eastAsia="宋体" w:hint="eastAsia"/>
                <w:b w:val="0"/>
                <w:sz w:val="24"/>
              </w:rPr>
              <w:t>做什么</w:t>
            </w:r>
          </w:p>
        </w:tc>
        <w:tc>
          <w:tcPr>
            <w:tcW w:type="dxa" w:w="2769"/>
          </w:tcPr>
          <w:p>
            <w:pPr>
              <w:spacing w:line="360" w:lineRule="auto" w:before="0" w:after="0"/>
            </w:pPr>
            <w:r>
              <w:rPr>
                <w:rFonts w:ascii="宋体" w:hAnsi="宋体" w:cs="宋体" w:eastAsia="宋体" w:hint="eastAsia"/>
                <w:b w:val="0"/>
                <w:sz w:val="24"/>
              </w:rPr>
              <w:t>与"把某段标成面单"的关系</w:t>
            </w:r>
          </w:p>
        </w:tc>
      </w:tr>
      <w:tr>
        <w:tc>
          <w:tcPr>
            <w:tcW w:type="dxa" w:w="2769"/>
          </w:tcPr>
          <w:p>
            <w:pPr>
              <w:spacing w:line="360" w:lineRule="auto" w:before="0" w:after="0"/>
            </w:pPr>
            <w:r>
              <w:rPr>
                <w:rFonts w:ascii="宋体" w:hAnsi="宋体" w:cs="宋体" w:eastAsia="宋体" w:hint="eastAsia"/>
                <w:b w:val="0"/>
                <w:sz w:val="24"/>
              </w:rPr>
              <w:t>① 识别（上传后）</w:t>
            </w:r>
          </w:p>
        </w:tc>
        <w:tc>
          <w:tcPr>
            <w:tcW w:type="dxa" w:w="2769"/>
          </w:tcPr>
          <w:p>
            <w:pPr>
              <w:spacing w:line="360" w:lineRule="auto" w:before="0" w:after="0"/>
            </w:pPr>
            <w:r>
              <w:rPr>
                <w:rFonts w:ascii="宋体" w:hAnsi="宋体" w:cs="宋体" w:eastAsia="宋体" w:hint="eastAsia"/>
                <w:b w:val="0"/>
                <w:sz w:val="24"/>
              </w:rPr>
              <w:t>判定哪些页是快递面单并尝试解码条码；结果挂在那一页所属的任务上（读出的带 expressNo，读不出的只留一句"未读出"）</w:t>
            </w:r>
          </w:p>
        </w:tc>
        <w:tc>
          <w:tcPr>
            <w:tcW w:type="dxa" w:w="2769"/>
          </w:tcPr>
          <w:p>
            <w:pPr>
              <w:spacing w:line="360" w:lineRule="auto" w:before="0" w:after="0"/>
            </w:pPr>
            <w:r>
              <w:rPr>
                <w:rFonts w:ascii="宋体" w:hAnsi="宋体" w:cs="宋体" w:eastAsia="宋体" w:hint="eastAsia"/>
                <w:b w:val="0"/>
                <w:sz w:val="24"/>
              </w:rPr>
              <w:t>无关 —— 识别先做完</w:t>
            </w:r>
          </w:p>
        </w:tc>
      </w:tr>
      <w:tr>
        <w:tc>
          <w:tcPr>
            <w:tcW w:type="dxa" w:w="2769"/>
          </w:tcPr>
          <w:p>
            <w:pPr>
              <w:spacing w:line="360" w:lineRule="auto" w:before="0" w:after="0"/>
            </w:pPr>
            <w:r>
              <w:rPr>
                <w:rFonts w:ascii="宋体" w:hAnsi="宋体" w:cs="宋体" w:eastAsia="宋体" w:hint="eastAsia"/>
                <w:b w:val="0"/>
                <w:sz w:val="24"/>
              </w:rPr>
              <w:t>② 归属（切分）</w:t>
            </w:r>
          </w:p>
        </w:tc>
        <w:tc>
          <w:tcPr>
            <w:tcW w:type="dxa" w:w="2769"/>
          </w:tcPr>
          <w:p>
            <w:pPr>
              <w:spacing w:line="360" w:lineRule="auto" w:before="0" w:after="0"/>
            </w:pPr>
            <w:r>
              <w:rPr>
                <w:rFonts w:ascii="宋体" w:hAnsi="宋体" w:cs="宋体" w:eastAsia="宋体" w:hint="eastAsia"/>
                <w:b w:val="0"/>
                <w:sz w:val="24"/>
              </w:rPr>
              <w:t>用户把某段标成「快递面单（本文件共用）」→ 界面把那一页早已存在的识别结果搬到该行显示（实现：expressOf 取 taskOfSegment(面单段).expressNo）</w:t>
            </w:r>
          </w:p>
        </w:tc>
        <w:tc>
          <w:tcPr>
            <w:tcW w:type="dxa" w:w="2769"/>
          </w:tcPr>
          <w:p>
            <w:pPr>
              <w:spacing w:line="360" w:lineRule="auto" w:before="0" w:after="0"/>
            </w:pPr>
            <w:r>
              <w:rPr>
                <w:rFonts w:ascii="宋体" w:hAnsi="宋体" w:cs="宋体" w:eastAsia="宋体" w:hint="eastAsia"/>
                <w:b w:val="0"/>
                <w:sz w:val="24"/>
              </w:rPr>
              <w:t>只是选用，不改识别结论</w:t>
            </w:r>
          </w:p>
        </w:tc>
      </w:tr>
    </w:tbl>
    <w:p>
      <w:pPr>
        <w:spacing w:line="360" w:lineRule="auto"/>
      </w:pPr>
      <w:r>
        <w:rPr>
          <w:rFonts w:ascii="宋体" w:hAnsi="宋体" w:cs="宋体" w:eastAsia="宋体" w:hint="eastAsia"/>
          <w:sz w:val="24"/>
        </w:rPr>
        <w:t>为什么必须把时机写清楚（用户点出的两个连带问题）：</w:t>
      </w:r>
    </w:p>
    <w:p>
      <w:pPr>
        <w:numPr>
          <w:ilvl w:val="0"/>
          <w:numId w:val="27"/>
        </w:numPr>
        <w:spacing w:line="360" w:lineRule="auto"/>
      </w:pPr>
      <w:r>
        <w:rPr>
          <w:rFonts w:ascii="宋体" w:hAnsi="宋体" w:cs="宋体" w:eastAsia="宋体" w:hint="eastAsia"/>
          <w:sz w:val="24"/>
        </w:rPr>
        <w:t>成本（效率）：若被理解成"每一页都要检测条形码"，那是一次昂贵的全量图像处理 —— 52 页就要跑 52 次条码定位解码。实际做法应是两级：</w:t>
      </w:r>
    </w:p>
    <w:p>
      <w:pPr>
        <w:numPr>
          <w:ilvl w:val="0"/>
          <w:numId w:val="27"/>
        </w:numPr>
        <w:spacing w:line="360" w:lineRule="auto"/>
      </w:pPr>
      <w:r>
        <w:rPr>
          <w:rFonts w:ascii="宋体" w:hAnsi="宋体" w:cs="宋体" w:eastAsia="宋体" w:hint="eastAsia"/>
          <w:sz w:val="24"/>
        </w:rPr>
        <w:t>一级（便宜、全页跑）：版面 / 条码存在性的快速判定（低分辨率特征即可，只回答"这页像不像面单"），把绝大多数函证正文页筛掉；</w:t>
      </w:r>
    </w:p>
    <w:p>
      <w:pPr>
        <w:numPr>
          <w:ilvl w:val="0"/>
          <w:numId w:val="27"/>
        </w:numPr>
        <w:spacing w:line="360" w:lineRule="auto"/>
      </w:pPr>
      <w:r>
        <w:rPr>
          <w:rFonts w:ascii="宋体" w:hAnsi="宋体" w:cs="宋体" w:eastAsia="宋体" w:hint="eastAsia"/>
          <w:sz w:val="24"/>
        </w:rPr>
        <w:t>二级（贵、只对候选页跑）：真正的条码定位与解码。</w:t>
      </w:r>
    </w:p>
    <w:p>
      <w:pPr>
        <w:spacing w:line="360" w:lineRule="auto"/>
      </w:pPr>
      <w:r>
        <w:rPr>
          <w:rFonts w:ascii="宋体" w:hAnsi="宋体" w:cs="宋体" w:eastAsia="宋体" w:hint="eastAsia"/>
          <w:sz w:val="24"/>
        </w:rPr>
        <w:t>两级之下成本 ≈ 页数 × 一个很小的常数，而不是"每页做一次完整条码识别"。且必须异步 —— 不能阻塞用户进入②。</w:t>
      </w:r>
    </w:p>
    <w:p>
      <w:pPr>
        <w:numPr>
          <w:ilvl w:val="0"/>
          <w:numId w:val="27"/>
        </w:numPr>
        <w:spacing w:line="360" w:lineRule="auto"/>
      </w:pPr>
      <w:r>
        <w:rPr>
          <w:rFonts w:ascii="宋体" w:hAnsi="宋体" w:cs="宋体" w:eastAsia="宋体" w:hint="eastAsia"/>
          <w:sz w:val="24"/>
        </w:rPr>
        <w:t>交互前提：银行函证②仍然需要人工切分与归集（同一家银行按年度回的 4 封混在一份件里，目前无法自动切开）。既然②是必经的人工环节，面单识别就绝不能成为进入②的前置条件 —— ②必须立刻可用，识别结果异步回填到对应行。</w:t>
      </w:r>
    </w:p>
    <w:p>
      <w:pPr>
        <w:numPr>
          <w:ilvl w:val="0"/>
          <w:numId w:val="27"/>
        </w:numPr>
        <w:spacing w:line="360" w:lineRule="auto"/>
      </w:pPr>
      <w:r>
        <w:rPr>
          <w:rFonts w:ascii="宋体" w:hAnsi="宋体" w:cs="宋体" w:eastAsia="宋体" w:hint="eastAsia"/>
          <w:sz w:val="24"/>
        </w:rPr>
        <w:t>由此推出一条措辞要求：既然识别只对"像面单的页"跑，用户手工标出来的页可能从未参与过识别 —— 界面就不能一律说"面单条码未读出"（那是"识别了但失败"的口径）。</w:t>
      </w:r>
    </w:p>
    <w:p>
      <w:pPr>
        <w:numPr>
          <w:ilvl w:val="0"/>
          <w:numId w:val="27"/>
        </w:numPr>
        <w:spacing w:line="360" w:lineRule="auto"/>
      </w:pPr>
      <w:r>
        <w:rPr>
          <w:rFonts w:ascii="宋体" w:hAnsi="宋体" w:cs="宋体" w:eastAsia="宋体" w:hint="eastAsia"/>
          <w:sz w:val="24"/>
        </w:rPr>
        <w:t>原型现状（待落地）：演示数据已把两种结局都造出来（4 张面单里 3 张读得出、第 14 页那张读不出），但"一级筛选"与"手工标注页的按需即时识别"尚未实现 —— 原型走的是"识别阶段已给出全部结论"的等价口径。落到工程时按本节 1 / 2 两条实现。</w:t>
      </w:r>
    </w:p>
    <w:p>
      <w:pPr>
        <w:spacing w:line="360" w:lineRule="auto"/>
      </w:pPr>
      <w:r>
        <w:rPr>
          <w:rFonts w:ascii="宋体" w:hAnsi="宋体" w:cs="宋体" w:eastAsia="宋体" w:hint="eastAsia"/>
          <w:sz w:val="24"/>
        </w:rPr>
        <w:t>为什么不做逐段人工核对（用户自己也在质疑：「你觉得在这里用户会想去手动修改一个个检查么？」）：① 这一步的注意力已经被切分与归属占满 —— 那是只有人能做的判断；② 核对成本高、检出价值低：单号是机器读条码出来的（置信度极高），而人要核对它得打开面单放大、逐个比一串 13 位数字 —— 对长数字串做肉眼比对反而会引入新错；③ 该改的时机在后果暴露处（快递 Excel 匹配不上、快递信息与面单对不上），不在数据刚出现处。</w:t>
      </w:r>
    </w:p>
    <w:p>
      <w:pPr>
        <w:numPr>
          <w:ilvl w:val="0"/>
          <w:numId w:val="27"/>
        </w:numPr>
        <w:spacing w:line="360" w:lineRule="auto"/>
      </w:pPr>
      <w:r>
        <w:rPr>
          <w:rFonts w:ascii="宋体" w:hAnsi="宋体" w:cs="宋体" w:eastAsia="宋体" w:hint="eastAsia"/>
          <w:sz w:val="24"/>
        </w:rPr>
        <w:t>判定是纯函数 @/utils/expressNo 的 checkExpressNo，三条规则只覆盖"确定错了"或"肯定没读到"：未识别到（空）/ 格式异常（^[A-Za-z]{0,3}\d{8,20}$ 不通过 —— 中文、空格，或中间混进字母，即条码 OCR 最典型的 O/0、I/1 混淆）/ 与其他段重复（一段面单只对应一个单号；重复时两段都标红、两段都可改）。</w:t>
      </w:r>
    </w:p>
    <w:p>
      <w:pPr>
        <w:numPr>
          <w:ilvl w:val="0"/>
          <w:numId w:val="27"/>
        </w:numPr>
        <w:spacing w:line="360" w:lineRule="auto"/>
      </w:pPr>
      <w:r>
        <w:rPr>
          <w:rFonts w:ascii="宋体" w:hAnsi="宋体" w:cs="宋体" w:eastAsia="宋体" w:hint="eastAsia"/>
          <w:sz w:val="24"/>
        </w:rPr>
        <w:t>刻意不按"某承运商的精确位数"校验 —— 各家位数本就不统一（演示数据里同时存在 12 位与 13 位），定死位数会误报，而误报比漏报更伤这套机制的可信度。</w:t>
      </w:r>
    </w:p>
    <w:p>
      <w:pPr>
        <w:numPr>
          <w:ilvl w:val="0"/>
          <w:numId w:val="27"/>
        </w:numPr>
        <w:spacing w:line="360" w:lineRule="auto"/>
      </w:pPr>
      <w:r>
        <w:rPr>
          <w:rFonts w:ascii="宋体" w:hAnsi="宋体" w:cs="宋体" w:eastAsia="宋体" w:hint="eastAsia"/>
          <w:sz w:val="24"/>
        </w:rPr>
        <w:t>编辑落在切分草稿里（Draft.express，与 assigns 并列），点「确定」随段提交 → COMMIT_SPLIT 写到该段任务的 expressNo（复用旧任务时只改这一个字段，识别进度与核验数据原样保留）。取值为「待指定」的段也可先改单号 —— 面单属于段，不属于函证。</w:t>
      </w:r>
    </w:p>
    <w:p>
      <w:pPr>
        <w:numPr>
          <w:ilvl w:val="0"/>
          <w:numId w:val="27"/>
        </w:numPr>
        <w:spacing w:line="360" w:lineRule="auto"/>
      </w:pPr>
      <w:r>
        <w:rPr>
          <w:rFonts w:ascii="宋体" w:hAnsi="宋体" w:cs="宋体" w:eastAsia="宋体" w:hint="eastAsia"/>
          <w:sz w:val="24"/>
        </w:rPr>
        <w:t>页面标题显示「函证类型 · 文件名 · 共 N 页」；底栏显示「共 N 段 · 已指定归属 X/N」，并提示还有几段是「待指定」。</w:t>
      </w:r>
    </w:p>
    <w:p>
      <w:pPr>
        <w:numPr>
          <w:ilvl w:val="0"/>
          <w:numId w:val="27"/>
        </w:numPr>
        <w:spacing w:line="360" w:lineRule="auto"/>
      </w:pPr>
      <w:r>
        <w:rPr>
          <w:rFonts w:ascii="宋体" w:hAnsi="宋体" w:cs="宋体" w:eastAsia="宋体" w:hint="eastAsia"/>
          <w:sz w:val="24"/>
        </w:rPr>
        <w:t>📷 图 5.2-1 ｜ 回函归属界面（总览）</w:t>
      </w:r>
    </w:p>
    <w:p>
      <w:pPr>
        <w:numPr>
          <w:ilvl w:val="0"/>
          <w:numId w:val="27"/>
        </w:numPr>
        <w:spacing w:line="360" w:lineRule="auto"/>
      </w:pPr>
      <w:r>
        <w:rPr>
          <w:rFonts w:ascii="宋体" w:hAnsi="宋体" w:cs="宋体" w:eastAsia="宋体" w:hint="eastAsia"/>
          <w:sz w:val="24"/>
        </w:rPr>
        <w:t>应展示：整屏。建议用往来函证（它有初稿，信息最全）。</w:t>
      </w:r>
    </w:p>
    <w:p>
      <w:pPr>
        <w:numPr>
          <w:ilvl w:val="0"/>
          <w:numId w:val="27"/>
        </w:numPr>
        <w:spacing w:line="360" w:lineRule="auto"/>
      </w:pPr>
      <w:r>
        <w:rPr>
          <w:rFonts w:ascii="宋体" w:hAnsi="宋体" w:cs="宋体" w:eastAsia="宋体" w:hint="eastAsia"/>
          <w:sz w:val="24"/>
        </w:rPr>
        <w:t>重点可见：① 标题「回函归属 · 往来函证 · &lt;文件名&gt; · 共 9 页」；② 主区 = 页缩略图墙（一页一张小图、页码在卡片下方）；③ 页与页之间的剪刀；④ 段首的「段 N」蓝色角标；⑤ 右栏上半「拆分方式」（三个单选 + 参数 + 「按此方式切分」）；⑥ 右栏下半「切分结果」（每段一行：段 N · 页码区间 · 页数 + 归属下拉）；⑦ 底栏「共 N 段 · 已指定归属 X/N」+ 确定。</w:t>
      </w:r>
    </w:p>
    <w:p>
      <w:pPr>
        <w:numPr>
          <w:ilvl w:val="0"/>
          <w:numId w:val="27"/>
        </w:numPr>
        <w:spacing w:line="360" w:lineRule="auto"/>
      </w:pPr>
      <w:r>
        <w:rPr>
          <w:rFonts w:ascii="宋体" w:hAnsi="宋体" w:cs="宋体" w:eastAsia="宋体" w:hint="eastAsia"/>
          <w:sz w:val="24"/>
        </w:rPr>
        <w:t>状态要求：往来进入时的初稿态（已按二维码切成 3 段、各段归属已预填）。</w:t>
      </w:r>
    </w:p>
    <w:p>
      <w:pPr>
        <w:numPr>
          <w:ilvl w:val="0"/>
          <w:numId w:val="27"/>
        </w:numPr>
        <w:spacing w:line="360" w:lineRule="auto"/>
      </w:pPr>
      <w:r>
        <w:rPr>
          <w:rFonts w:ascii="宋体" w:hAnsi="宋体" w:cs="宋体" w:eastAsia="宋体" w:hint="eastAsia"/>
          <w:sz w:val="24"/>
        </w:rPr>
        <w:t>对应正文：§5.2「界面构成」「初稿按类型分」</w:t>
      </w:r>
    </w:p>
    <w:p>
      <w:pPr>
        <w:numPr>
          <w:ilvl w:val="0"/>
          <w:numId w:val="27"/>
        </w:numPr>
        <w:spacing w:line="360" w:lineRule="auto"/>
      </w:pPr>
      <w:r>
        <w:rPr>
          <w:rFonts w:ascii="宋体" w:hAnsi="宋体" w:cs="宋体" w:eastAsia="宋体" w:hint="eastAsia"/>
          <w:sz w:val="24"/>
        </w:rPr>
        <w:t>📷 图 5.2-2 ｜ 缩略图墙的切分细节（近景放大）</w:t>
      </w:r>
    </w:p>
    <w:p>
      <w:pPr>
        <w:numPr>
          <w:ilvl w:val="0"/>
          <w:numId w:val="27"/>
        </w:numPr>
        <w:spacing w:line="360" w:lineRule="auto"/>
      </w:pPr>
      <w:r>
        <w:rPr>
          <w:rFonts w:ascii="宋体" w:hAnsi="宋体" w:cs="宋体" w:eastAsia="宋体" w:hint="eastAsia"/>
          <w:sz w:val="24"/>
        </w:rPr>
        <w:t>应展示：缩略图墙的局部放大，看清与切分有关的四处视觉。</w:t>
      </w:r>
    </w:p>
    <w:p>
      <w:pPr>
        <w:numPr>
          <w:ilvl w:val="0"/>
          <w:numId w:val="27"/>
        </w:numPr>
        <w:spacing w:line="360" w:lineRule="auto"/>
      </w:pPr>
      <w:r>
        <w:rPr>
          <w:rFonts w:ascii="宋体" w:hAnsi="宋体" w:cs="宋体" w:eastAsia="宋体" w:hint="eastAsia"/>
          <w:sz w:val="24"/>
        </w:rPr>
        <w:t>重点可见：① 未激活的剪刀（淡灰剪影，平时不抢注意力）；② 已激活的剪刀（主色 + 一条贯穿该行高度的虚线）；③ 段首角标「段 N」；④ 当前选中段的整体描边（主色边框 + 浅底）。</w:t>
      </w:r>
    </w:p>
    <w:p>
      <w:pPr>
        <w:numPr>
          <w:ilvl w:val="0"/>
          <w:numId w:val="27"/>
        </w:numPr>
        <w:spacing w:line="360" w:lineRule="auto"/>
      </w:pPr>
      <w:r>
        <w:rPr>
          <w:rFonts w:ascii="宋体" w:hAnsi="宋体" w:cs="宋体" w:eastAsia="宋体" w:hint="eastAsia"/>
          <w:sz w:val="24"/>
        </w:rPr>
        <w:t>状态要求：一张图里同时出现"已切"与"未切"的剪刀，便于对照。</w:t>
      </w:r>
    </w:p>
    <w:p>
      <w:pPr>
        <w:numPr>
          <w:ilvl w:val="0"/>
          <w:numId w:val="27"/>
        </w:numPr>
        <w:spacing w:line="360" w:lineRule="auto"/>
      </w:pPr>
      <w:r>
        <w:rPr>
          <w:rFonts w:ascii="宋体" w:hAnsi="宋体" w:cs="宋体" w:eastAsia="宋体" w:hint="eastAsia"/>
          <w:sz w:val="24"/>
        </w:rPr>
        <w:t>对应正文：§5.2「界面构成 → 主区」</w:t>
      </w:r>
    </w:p>
    <w:p>
      <w:pPr>
        <w:numPr>
          <w:ilvl w:val="0"/>
          <w:numId w:val="27"/>
        </w:numPr>
        <w:spacing w:line="360" w:lineRule="auto"/>
      </w:pPr>
      <w:r>
        <w:rPr>
          <w:rFonts w:ascii="宋体" w:hAnsi="宋体" w:cs="宋体" w:eastAsia="宋体" w:hint="eastAsia"/>
          <w:sz w:val="24"/>
        </w:rPr>
        <w:t>📷 图 5.2-3 ｜ 「拆分方式」的三种</w:t>
      </w:r>
    </w:p>
    <w:p>
      <w:pPr>
        <w:numPr>
          <w:ilvl w:val="0"/>
          <w:numId w:val="27"/>
        </w:numPr>
        <w:spacing w:line="360" w:lineRule="auto"/>
      </w:pPr>
      <w:r>
        <w:rPr>
          <w:rFonts w:ascii="宋体" w:hAnsi="宋体" w:cs="宋体" w:eastAsia="宋体" w:hint="eastAsia"/>
          <w:sz w:val="24"/>
        </w:rPr>
        <w:t>应展示：右栏上半，三种方式各一张（或拼成一张）。</w:t>
      </w:r>
    </w:p>
    <w:p>
      <w:pPr>
        <w:numPr>
          <w:ilvl w:val="0"/>
          <w:numId w:val="27"/>
        </w:numPr>
        <w:spacing w:line="360" w:lineRule="auto"/>
      </w:pPr>
      <w:r>
        <w:rPr>
          <w:rFonts w:ascii="宋体" w:hAnsi="宋体" w:cs="宋体" w:eastAsia="宋体" w:hint="eastAsia"/>
          <w:sz w:val="24"/>
        </w:rPr>
        <w:t>重点可见：① 按固定页数拆分（填「4」）+ 提示「将拆分为 3 段」；② 按自定义范围拆分（填 1-4, 5-8, 9-11）+ 提示；③ 按文档数量均分（填「3」段）+ 提示「将平均拆分为 3 段（每段约 4 页）」；④ 填错时的态 —— 自定义范围没铺满整份时，「按此方式切分」不可点并给提示。</w:t>
      </w:r>
    </w:p>
    <w:p>
      <w:pPr>
        <w:numPr>
          <w:ilvl w:val="0"/>
          <w:numId w:val="27"/>
        </w:numPr>
        <w:spacing w:line="360" w:lineRule="auto"/>
      </w:pPr>
      <w:r>
        <w:rPr>
          <w:rFonts w:ascii="宋体" w:hAnsi="宋体" w:cs="宋体" w:eastAsia="宋体" w:hint="eastAsia"/>
          <w:sz w:val="24"/>
        </w:rPr>
        <w:t>对应正文：§5.2「切分的三种批量方式」</w:t>
      </w:r>
    </w:p>
    <w:p>
      <w:pPr>
        <w:numPr>
          <w:ilvl w:val="0"/>
          <w:numId w:val="27"/>
        </w:numPr>
        <w:spacing w:line="360" w:lineRule="auto"/>
      </w:pPr>
      <w:r>
        <w:rPr>
          <w:rFonts w:ascii="宋体" w:hAnsi="宋体" w:cs="宋体" w:eastAsia="宋体" w:hint="eastAsia"/>
          <w:sz w:val="24"/>
        </w:rPr>
        <w:t>📷 图 5.2-4 ｜ 每段一个归属下拉（展开态）</w:t>
      </w:r>
    </w:p>
    <w:p>
      <w:pPr>
        <w:numPr>
          <w:ilvl w:val="0"/>
          <w:numId w:val="27"/>
        </w:numPr>
        <w:spacing w:line="360" w:lineRule="auto"/>
      </w:pPr>
      <w:r>
        <w:rPr>
          <w:rFonts w:ascii="宋体" w:hAnsi="宋体" w:cs="宋体" w:eastAsia="宋体" w:hint="eastAsia"/>
          <w:sz w:val="24"/>
        </w:rPr>
        <w:t>应展示：点开右栏某一段的归属下拉。</w:t>
      </w:r>
    </w:p>
    <w:p>
      <w:pPr>
        <w:numPr>
          <w:ilvl w:val="0"/>
          <w:numId w:val="27"/>
        </w:numPr>
        <w:spacing w:line="360" w:lineRule="auto"/>
      </w:pPr>
      <w:r>
        <w:rPr>
          <w:rFonts w:ascii="宋体" w:hAnsi="宋体" w:cs="宋体" w:eastAsia="宋体" w:hint="eastAsia"/>
          <w:sz w:val="24"/>
        </w:rPr>
        <w:t>重点可见：① 候选形如「被询证单位 · 函证编号」（浮层里再多一段被审计单位），且只有本类型的函证（银行批次不会出现往来函证，反之亦然）；② 顶部的「待指定」选项；③ 下拉按页区间预填的当前值（如「第 1-4 页」那段已预填 QS2024-031）。</w:t>
      </w:r>
    </w:p>
    <w:p>
      <w:pPr>
        <w:numPr>
          <w:ilvl w:val="0"/>
          <w:numId w:val="27"/>
        </w:numPr>
        <w:spacing w:line="360" w:lineRule="auto"/>
      </w:pPr>
      <w:r>
        <w:rPr>
          <w:rFonts w:ascii="宋体" w:hAnsi="宋体" w:cs="宋体" w:eastAsia="宋体" w:hint="eastAsia"/>
          <w:sz w:val="24"/>
        </w:rPr>
        <w:t>对应正文：§5.2「每段一个归属下拉」</w:t>
      </w:r>
    </w:p>
    <w:p>
      <w:pPr>
        <w:numPr>
          <w:ilvl w:val="0"/>
          <w:numId w:val="27"/>
        </w:numPr>
        <w:spacing w:line="360" w:lineRule="auto"/>
      </w:pPr>
      <w:r>
        <w:rPr>
          <w:rFonts w:ascii="宋体" w:hAnsi="宋体" w:cs="宋体" w:eastAsia="宋体" w:hint="eastAsia"/>
          <w:sz w:val="24"/>
        </w:rPr>
        <w:t>📷 图 5.2-5 ｜ 银行侧的初稿态（面单段已预切）</w:t>
      </w:r>
    </w:p>
    <w:p>
      <w:pPr>
        <w:numPr>
          <w:ilvl w:val="0"/>
          <w:numId w:val="27"/>
        </w:numPr>
        <w:spacing w:line="360" w:lineRule="auto"/>
      </w:pPr>
      <w:r>
        <w:rPr>
          <w:rFonts w:ascii="宋体" w:hAnsi="宋体" w:cs="宋体" w:eastAsia="宋体" w:hint="eastAsia"/>
          <w:sz w:val="24"/>
        </w:rPr>
        <w:t>应展示：银行函证刚进入归属界面的样子 —— 与图 5.2-1 形成对照，这张最能说明本轮改动的由来。</w:t>
      </w:r>
    </w:p>
    <w:p>
      <w:pPr>
        <w:numPr>
          <w:ilvl w:val="0"/>
          <w:numId w:val="27"/>
        </w:numPr>
        <w:spacing w:line="360" w:lineRule="auto"/>
      </w:pPr>
      <w:r>
        <w:rPr>
          <w:rFonts w:ascii="宋体" w:hAnsi="宋体" w:cs="宋体" w:eastAsia="宋体" w:hint="eastAsia"/>
          <w:sz w:val="24"/>
        </w:rPr>
        <w:t>重点可见：① 缩略图墙铺开全部页（演示批次 52 页）；② 识别出的面单页已预切成独立的快递面单段（第 13 / 26 / 39 / 52 页各成一段，都在各包的末页，其归属固定为「快递面单（本文件共用）」—— 即 4 个包裹）；③ 右栏切分结果里函证侧的段归属为「待指定」（系统不替用户预判归属）；④ 银行默认展开「拆分方式」那一栏，用户接着往下切函证段；⑤ 顶部两行：「初稿来源一行」写手动态（当前为手动切分（初稿：整份一段）—— 也可由系统先认一遍：切分 · 归属 · 快递单号 + 右侧「智能识别」按钮）与面单识别状态行。</w:t>
      </w:r>
    </w:p>
    <w:p>
      <w:pPr>
        <w:numPr>
          <w:ilvl w:val="0"/>
          <w:numId w:val="27"/>
        </w:numPr>
        <w:spacing w:line="360" w:lineRule="auto"/>
      </w:pPr>
      <w:r>
        <w:rPr>
          <w:rFonts w:ascii="宋体" w:hAnsi="宋体" w:cs="宋体" w:eastAsia="宋体" w:hint="eastAsia"/>
          <w:sz w:val="24"/>
        </w:rPr>
        <w:t>对应正文：§5.2「初稿按类型分」「顶部：初稿来源一行」「顶部：快递面单识别状态行」。</w:t>
      </w:r>
    </w:p>
    <w:p>
      <w:pPr>
        <w:numPr>
          <w:ilvl w:val="0"/>
          <w:numId w:val="27"/>
        </w:numPr>
        <w:spacing w:line="360" w:lineRule="auto"/>
      </w:pPr>
      <w:r>
        <w:rPr>
          <w:rFonts w:ascii="宋体" w:hAnsi="宋体" w:cs="宋体" w:eastAsia="宋体" w:hint="eastAsia"/>
          <w:sz w:val="24"/>
        </w:rPr>
        <w:t>📷 图 5.2-6 ｜ 银行侧的「智能识别」初稿态</w:t>
      </w:r>
    </w:p>
    <w:p>
      <w:pPr>
        <w:numPr>
          <w:ilvl w:val="0"/>
          <w:numId w:val="27"/>
        </w:numPr>
        <w:spacing w:line="360" w:lineRule="auto"/>
      </w:pPr>
      <w:r>
        <w:rPr>
          <w:rFonts w:ascii="宋体" w:hAnsi="宋体" w:cs="宋体" w:eastAsia="宋体" w:hint="eastAsia"/>
          <w:sz w:val="24"/>
        </w:rPr>
        <w:t>应展示：从上传弹窗点「智能识别」、跑完约 5 秒后进入归属界面的样子 —— 与图 5.2-5（手动态）形成对照，这张说明"系统替我切"那条路。</w:t>
      </w:r>
    </w:p>
    <w:p>
      <w:pPr>
        <w:numPr>
          <w:ilvl w:val="0"/>
          <w:numId w:val="27"/>
        </w:numPr>
        <w:spacing w:line="360" w:lineRule="auto"/>
      </w:pPr>
      <w:r>
        <w:rPr>
          <w:rFonts w:ascii="宋体" w:hAnsi="宋体" w:cs="宋体" w:eastAsia="宋体" w:hint="eastAsia"/>
          <w:sz w:val="24"/>
        </w:rPr>
        <w:t>重点可见：① 顶部初稿来源一行写智能态：✦ 智能识别已应用 —— 已切好 16 封函证 + 4 段快递面单（4 个包裹），归属与快递单号已带入，请逐段确认；识别结果同样可以改，右侧是「重新智能识别」；② 初稿已按每封的页区间切好（演示批次 20 段 = 16 个函证段（每封 3 页）+ 4 个面单段（第 13 / 26 / 39 / 52 页）），包裹 1-4 标签就位 —— 与图 5.2-5 的手动态（8 段：四个 12 页的函证整段 + 四个面单段）形成对照；③ 函证侧归属已按页区间预填到 QS / ZX / PF / ZS2024-0xx（演示件里 14 / 16 已指定，落款是支行那两封仍留「待指定」）；④ 面单段单号已带入（3 个读出、最后一个包裹那张「未识别到 · 请照预览图上的运单号填写」+「改」）；⑤ 没有面单识别状态行（初稿已含，见 §5.2 说明）。</w:t>
      </w:r>
    </w:p>
    <w:p>
      <w:pPr>
        <w:numPr>
          <w:ilvl w:val="0"/>
          <w:numId w:val="27"/>
        </w:numPr>
        <w:spacing w:line="360" w:lineRule="auto"/>
      </w:pPr>
      <w:r>
        <w:rPr>
          <w:rFonts w:ascii="宋体" w:hAnsi="宋体" w:cs="宋体" w:eastAsia="宋体" w:hint="eastAsia"/>
          <w:sz w:val="24"/>
        </w:rPr>
        <w:t>状态要求：若不便截整屏，可只截顶部初稿来源一行（智能态）+ 切分结果两处近景。</w:t>
      </w:r>
    </w:p>
    <w:p>
      <w:pPr>
        <w:numPr>
          <w:ilvl w:val="0"/>
          <w:numId w:val="27"/>
        </w:numPr>
        <w:spacing w:line="360" w:lineRule="auto"/>
      </w:pPr>
      <w:r>
        <w:rPr>
          <w:rFonts w:ascii="宋体" w:hAnsi="宋体" w:cs="宋体" w:eastAsia="宋体" w:hint="eastAsia"/>
          <w:sz w:val="24"/>
        </w:rPr>
        <w:t>对应正文：§5.2「顶部：初稿来源一行」</w:t>
      </w:r>
    </w:p>
    <w:p>
      <w:pPr>
        <w:spacing w:line="360" w:lineRule="auto"/>
      </w:pPr>
      <w:r>
        <w:rPr>
          <w:rFonts w:ascii="宋体" w:hAnsi="宋体" w:cs="宋体" w:eastAsia="宋体" w:hint="eastAsia"/>
          <w:sz w:val="24"/>
        </w:rPr>
        <w:t>切分的三种批量方式</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方式</w:t>
            </w:r>
          </w:p>
        </w:tc>
        <w:tc>
          <w:tcPr>
            <w:tcW w:type="dxa" w:w="2769"/>
          </w:tcPr>
          <w:p>
            <w:pPr>
              <w:spacing w:line="360" w:lineRule="auto" w:before="0" w:after="0"/>
            </w:pPr>
            <w:r>
              <w:rPr>
                <w:rFonts w:ascii="宋体" w:hAnsi="宋体" w:cs="宋体" w:eastAsia="宋体" w:hint="eastAsia"/>
                <w:b w:val="0"/>
                <w:sz w:val="24"/>
              </w:rPr>
              <w:t>参数</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按固定页数拆分</w:t>
            </w:r>
          </w:p>
        </w:tc>
        <w:tc>
          <w:tcPr>
            <w:tcW w:type="dxa" w:w="2769"/>
          </w:tcPr>
          <w:p>
            <w:pPr>
              <w:spacing w:line="360" w:lineRule="auto" w:before="0" w:after="0"/>
            </w:pPr>
            <w:r>
              <w:rPr>
                <w:rFonts w:ascii="宋体" w:hAnsi="宋体" w:cs="宋体" w:eastAsia="宋体" w:hint="eastAsia"/>
                <w:b w:val="0"/>
                <w:sz w:val="24"/>
              </w:rPr>
              <w:t>每段几页</w:t>
            </w:r>
          </w:p>
        </w:tc>
        <w:tc>
          <w:tcPr>
            <w:tcW w:type="dxa" w:w="2769"/>
          </w:tcPr>
          <w:p>
            <w:pPr>
              <w:spacing w:line="360" w:lineRule="auto" w:before="0" w:after="0"/>
            </w:pPr>
            <w:r>
              <w:rPr>
                <w:rFonts w:ascii="宋体" w:hAnsi="宋体" w:cs="宋体" w:eastAsia="宋体" w:hint="eastAsia"/>
                <w:b w:val="0"/>
                <w:sz w:val="24"/>
              </w:rPr>
              <w:t>如 12 页填 4 → 得到 1-4 / 5-8 / 9-12</w:t>
            </w:r>
          </w:p>
        </w:tc>
      </w:tr>
      <w:tr>
        <w:tc>
          <w:tcPr>
            <w:tcW w:type="dxa" w:w="2769"/>
          </w:tcPr>
          <w:p>
            <w:pPr>
              <w:spacing w:line="360" w:lineRule="auto" w:before="0" w:after="0"/>
            </w:pPr>
            <w:r>
              <w:rPr>
                <w:rFonts w:ascii="宋体" w:hAnsi="宋体" w:cs="宋体" w:eastAsia="宋体" w:hint="eastAsia"/>
                <w:b w:val="0"/>
                <w:sz w:val="24"/>
              </w:rPr>
              <w:t>按自定义范围拆分</w:t>
            </w:r>
          </w:p>
        </w:tc>
        <w:tc>
          <w:tcPr>
            <w:tcW w:type="dxa" w:w="2769"/>
          </w:tcPr>
          <w:p>
            <w:pPr>
              <w:spacing w:line="360" w:lineRule="auto" w:before="0" w:after="0"/>
            </w:pPr>
            <w:r>
              <w:rPr>
                <w:rFonts w:ascii="宋体" w:hAnsi="宋体" w:cs="宋体" w:eastAsia="宋体" w:hint="eastAsia"/>
                <w:b w:val="0"/>
                <w:sz w:val="24"/>
              </w:rPr>
              <w:t>形如 1-4, 5-8, 9-11</w:t>
            </w:r>
          </w:p>
        </w:tc>
        <w:tc>
          <w:tcPr>
            <w:tcW w:type="dxa" w:w="2769"/>
          </w:tcPr>
          <w:p>
            <w:pPr>
              <w:spacing w:line="360" w:lineRule="auto" w:before="0" w:after="0"/>
            </w:pPr>
            <w:r>
              <w:rPr>
                <w:rFonts w:ascii="宋体" w:hAnsi="宋体" w:cs="宋体" w:eastAsia="宋体" w:hint="eastAsia"/>
                <w:b w:val="0"/>
                <w:sz w:val="24"/>
              </w:rPr>
              <w:t>要求完整覆盖整份（首段从第 1 页起、末段到末页、中间无缝无重叠）；填得不对则按钮不可点并给出提示</w:t>
            </w:r>
          </w:p>
        </w:tc>
      </w:tr>
      <w:tr>
        <w:tc>
          <w:tcPr>
            <w:tcW w:type="dxa" w:w="2769"/>
          </w:tcPr>
          <w:p>
            <w:pPr>
              <w:spacing w:line="360" w:lineRule="auto" w:before="0" w:after="0"/>
            </w:pPr>
            <w:r>
              <w:rPr>
                <w:rFonts w:ascii="宋体" w:hAnsi="宋体" w:cs="宋体" w:eastAsia="宋体" w:hint="eastAsia"/>
                <w:b w:val="0"/>
                <w:sz w:val="24"/>
              </w:rPr>
              <w:t>按文档数量均分</w:t>
            </w:r>
          </w:p>
        </w:tc>
        <w:tc>
          <w:tcPr>
            <w:tcW w:type="dxa" w:w="2769"/>
          </w:tcPr>
          <w:p>
            <w:pPr>
              <w:spacing w:line="360" w:lineRule="auto" w:before="0" w:after="0"/>
            </w:pPr>
            <w:r>
              <w:rPr>
                <w:rFonts w:ascii="宋体" w:hAnsi="宋体" w:cs="宋体" w:eastAsia="宋体" w:hint="eastAsia"/>
                <w:b w:val="0"/>
                <w:sz w:val="24"/>
              </w:rPr>
              <w:t>切成几段</w:t>
            </w:r>
          </w:p>
        </w:tc>
        <w:tc>
          <w:tcPr>
            <w:tcW w:type="dxa" w:w="2769"/>
          </w:tcPr>
          <w:p>
            <w:pPr>
              <w:spacing w:line="360" w:lineRule="auto" w:before="0" w:after="0"/>
            </w:pPr>
            <w:r>
              <w:rPr>
                <w:rFonts w:ascii="宋体" w:hAnsi="宋体" w:cs="宋体" w:eastAsia="宋体" w:hint="eastAsia"/>
                <w:b w:val="0"/>
                <w:sz w:val="24"/>
              </w:rPr>
              <w:t>页数尽量平均，余数分给靠前的段（9 页切 4 段 → 3/2/2/2），避免出现一个明显臃肿的尾巴</w:t>
            </w:r>
          </w:p>
        </w:tc>
      </w:tr>
    </w:tbl>
    <w:p>
      <w:pPr>
        <w:numPr>
          <w:ilvl w:val="0"/>
          <w:numId w:val="27"/>
        </w:numPr>
        <w:spacing w:line="360" w:lineRule="auto"/>
      </w:pPr>
      <w:r>
        <w:rPr>
          <w:rFonts w:ascii="宋体" w:hAnsi="宋体" w:cs="宋体" w:eastAsia="宋体" w:hint="eastAsia"/>
          <w:sz w:val="24"/>
        </w:rPr>
        <w:t>为什么"选方式"与"应用"分两步（而不是改参数就即时重切）：用户拿剪刀一页页微调完，手滑碰到某个参数，整份切分就会被批量方式覆盖。分成两步后，「批量重切」始终是一次明确的动作，微调不会被误伤。</w:t>
      </w:r>
    </w:p>
    <w:p>
      <w:pPr>
        <w:numPr>
          <w:ilvl w:val="0"/>
          <w:numId w:val="27"/>
        </w:numPr>
        <w:spacing w:line="360" w:lineRule="auto"/>
      </w:pPr>
      <w:r>
        <w:rPr>
          <w:rFonts w:ascii="宋体" w:hAnsi="宋体" w:cs="宋体" w:eastAsia="宋体" w:hint="eastAsia"/>
          <w:sz w:val="24"/>
        </w:rPr>
        <w:t>为什么不给"拖拽切分线"：页间位置是离散的（只有「页数 − 1」个切点），一个可点的按钮就能穷尽全部状态，拖拽只会引入"拖到半页算什么"的歧义。</w:t>
      </w:r>
    </w:p>
    <w:p>
      <w:pPr>
        <w:spacing w:line="360" w:lineRule="auto"/>
      </w:pPr>
      <w:r>
        <w:rPr>
          <w:rFonts w:ascii="宋体" w:hAnsi="宋体" w:cs="宋体" w:eastAsia="宋体" w:hint="eastAsia"/>
          <w:sz w:val="24"/>
        </w:rPr>
        <w:t>每段一个归属下拉</w:t>
      </w:r>
    </w:p>
    <w:p>
      <w:pPr>
        <w:numPr>
          <w:ilvl w:val="0"/>
          <w:numId w:val="27"/>
        </w:numPr>
        <w:spacing w:line="360" w:lineRule="auto"/>
      </w:pPr>
      <w:r>
        <w:rPr>
          <w:rFonts w:ascii="宋体" w:hAnsi="宋体" w:cs="宋体" w:eastAsia="宋体" w:hint="eastAsia"/>
          <w:sz w:val="24"/>
        </w:rPr>
        <w:t>候选 = 同类型下本期函证控制表里的全部函证（CANDIDATE_SOURCES ∪ 已有回函记录，按函证编号去重）；银行批次不列往来函证，反之亦然。</w:t>
      </w:r>
    </w:p>
    <w:p>
      <w:pPr>
        <w:numPr>
          <w:ilvl w:val="0"/>
          <w:numId w:val="27"/>
        </w:numPr>
        <w:spacing w:line="360" w:lineRule="auto"/>
      </w:pPr>
      <w:r>
        <w:rPr>
          <w:rFonts w:ascii="宋体" w:hAnsi="宋体" w:cs="宋体" w:eastAsia="宋体" w:hint="eastAsia"/>
          <w:sz w:val="24"/>
        </w:rPr>
        <w:t>触发框显示「被询证单位 · 函证编号」；浮层里再补上被审计单位（三段完整称谓）。触发框与浮层刻意不同（optionLabelProp="shortLabel"）—— 见下条判据。</w:t>
      </w:r>
    </w:p>
    <w:p>
      <w:pPr>
        <w:numPr>
          <w:ilvl w:val="0"/>
          <w:numId w:val="27"/>
        </w:numPr>
        <w:spacing w:line="360" w:lineRule="auto"/>
      </w:pPr>
      <w:r>
        <w:rPr>
          <w:rFonts w:ascii="宋体" w:hAnsi="宋体" w:cs="宋体" w:eastAsia="宋体" w:hint="eastAsia"/>
          <w:sz w:val="24"/>
        </w:rPr>
        <w:t>判据：右栏宽度固定 400px，不随数据变。用户明确要求：「我希望宽度是固定的，不要因为被审计单位名称和被询证单位名称太长就变宽」。v2.72 曾为了把三段全称塞进触发框，把右栏放宽到 500px、字号压到 12px —— 那是本末倒置：栏宽被数据长度牵着走，缩略图墙白白少了 140px。</w:t>
      </w:r>
    </w:p>
    <w:p>
      <w:pPr>
        <w:numPr>
          <w:ilvl w:val="0"/>
          <w:numId w:val="27"/>
        </w:numPr>
        <w:spacing w:line="360" w:lineRule="auto"/>
      </w:pPr>
      <w:r>
        <w:rPr>
          <w:rFonts w:ascii="宋体" w:hAnsi="宋体" w:cs="宋体" w:eastAsia="宋体" w:hint="eastAsia"/>
          <w:sz w:val="24"/>
        </w:rPr>
        <w:t>信息取舍（哪一段最该留在触发框）：核对时要看的是被询证单位（这封回函的对家，也是拿在手里那份纸上印着的公司）与函证编号（精确主键）；被审计单位在整批里是恒定的同一个值（所有候选都一样），逐行重复等于噪音 ⇒ 只留在浮层里当"完整称谓"。实测触发框 322/322、最长候选（12 字单位全称）也不截断。</w:t>
      </w:r>
    </w:p>
    <w:p>
      <w:pPr>
        <w:numPr>
          <w:ilvl w:val="0"/>
          <w:numId w:val="27"/>
        </w:numPr>
        <w:spacing w:line="360" w:lineRule="auto"/>
      </w:pPr>
      <w:r>
        <w:rPr>
          <w:rFonts w:ascii="宋体" w:hAnsi="宋体" w:cs="宋体" w:eastAsia="宋体" w:hint="eastAsia"/>
          <w:sz w:val="24"/>
        </w:rPr>
        <w:t>候选取并集也不是可选项：演示数据里候选表与批次的编号本不相交，而 antd 的 Select 找不到匹配项时会退化成直接显示裸值 —— 界面上就只剩一个光秃秃的编号（实测踩到，用户截图正是这个现象）。真实系统里控制表本就是全量，这条并集只是把演示数据的缺口补上。</w:t>
      </w:r>
    </w:p>
    <w:p>
      <w:pPr>
        <w:numPr>
          <w:ilvl w:val="0"/>
          <w:numId w:val="27"/>
        </w:numPr>
        <w:spacing w:line="360" w:lineRule="auto"/>
      </w:pPr>
      <w:r>
        <w:rPr>
          <w:rFonts w:ascii="宋体" w:hAnsi="宋体" w:cs="宋体" w:eastAsia="宋体" w:hint="eastAsia"/>
          <w:sz w:val="24"/>
        </w:rPr>
        <w:t>取值 待指定 = 尚未归属，该段不会写入回函管理列表。</w:t>
      </w:r>
    </w:p>
    <w:p>
      <w:pPr>
        <w:numPr>
          <w:ilvl w:val="0"/>
          <w:numId w:val="27"/>
        </w:numPr>
        <w:spacing w:line="360" w:lineRule="auto"/>
      </w:pPr>
      <w:r>
        <w:rPr>
          <w:rFonts w:ascii="宋体" w:hAnsi="宋体" w:cs="宋体" w:eastAsia="宋体" w:hint="eastAsia"/>
          <w:sz w:val="24"/>
        </w:rPr>
        <w:t>下拉按页区间预填：切出的段若与既有识别结果页码区间完全吻合，会自动预填上对应函证（是初始选项、不是结论，随时可改）。这条让「银行从头切」也不丢线索 —— 演示批次里函证段的既有页区间是每封 3 页（第 1-3 / 4-6 / 7-9 / 10-12 页……四个包裹同构），按固定页数 3 页切出的那几段即自动带上各自归属。</w:t>
      </w:r>
    </w:p>
    <w:p>
      <w:pPr>
        <w:numPr>
          <w:ilvl w:val="0"/>
          <w:numId w:val="27"/>
        </w:numPr>
        <w:spacing w:line="360" w:lineRule="auto"/>
      </w:pPr>
      <w:r>
        <w:rPr>
          <w:rFonts w:ascii="宋体" w:hAnsi="宋体" w:cs="宋体" w:eastAsia="宋体" w:hint="eastAsia"/>
          <w:sz w:val="24"/>
        </w:rPr>
        <w:t>点某一段（或点缩略图墙上属于它的任一页）→ 该段在缩略图墙上整体描边，便于对照。</w:t>
      </w:r>
    </w:p>
    <w:p>
      <w:pPr>
        <w:spacing w:line="360" w:lineRule="auto"/>
      </w:pPr>
      <w:r>
        <w:rPr>
          <w:rFonts w:ascii="宋体" w:hAnsi="宋体" w:cs="宋体" w:eastAsia="宋体" w:hint="eastAsia"/>
          <w:sz w:val="24"/>
        </w:rPr>
        <w:t>初稿按类型分（两类共用同一界面，只在初稿上不同）</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函证类型</w:t>
            </w:r>
          </w:p>
        </w:tc>
        <w:tc>
          <w:tcPr>
            <w:tcW w:type="dxa" w:w="2769"/>
          </w:tcPr>
          <w:p>
            <w:pPr>
              <w:spacing w:line="360" w:lineRule="auto" w:before="0" w:after="0"/>
            </w:pPr>
            <w:r>
              <w:rPr>
                <w:rFonts w:ascii="宋体" w:hAnsi="宋体" w:cs="宋体" w:eastAsia="宋体" w:hint="eastAsia"/>
                <w:b w:val="0"/>
                <w:sz w:val="24"/>
              </w:rPr>
              <w:t>打开时的状态</w:t>
            </w:r>
          </w:p>
        </w:tc>
        <w:tc>
          <w:tcPr>
            <w:tcW w:type="dxa" w:w="2769"/>
          </w:tcPr>
          <w:p>
            <w:pPr>
              <w:spacing w:line="360" w:lineRule="auto" w:before="0" w:after="0"/>
            </w:pPr>
            <w:r>
              <w:rPr>
                <w:rFonts w:ascii="宋体" w:hAnsi="宋体" w:cs="宋体" w:eastAsia="宋体" w:hint="eastAsia"/>
                <w:b w:val="0"/>
                <w:sz w:val="24"/>
              </w:rPr>
              <w:t>依据</w:t>
            </w:r>
          </w:p>
        </w:tc>
      </w:tr>
      <w:tr>
        <w:tc>
          <w:tcPr>
            <w:tcW w:type="dxa" w:w="2769"/>
          </w:tcPr>
          <w:p>
            <w:pPr>
              <w:spacing w:line="360" w:lineRule="auto" w:before="0" w:after="0"/>
            </w:pPr>
            <w:r>
              <w:rPr>
                <w:rFonts w:ascii="宋体" w:hAnsi="宋体" w:cs="宋体" w:eastAsia="宋体" w:hint="eastAsia"/>
                <w:b w:val="0"/>
                <w:sz w:val="24"/>
              </w:rPr>
              <w:t>往来函证</w:t>
            </w:r>
          </w:p>
        </w:tc>
        <w:tc>
          <w:tcPr>
            <w:tcW w:type="dxa" w:w="2769"/>
          </w:tcPr>
          <w:p>
            <w:pPr>
              <w:spacing w:line="360" w:lineRule="auto" w:before="0" w:after="0"/>
            </w:pPr>
            <w:r>
              <w:rPr>
                <w:rFonts w:ascii="宋体" w:hAnsi="宋体" w:cs="宋体" w:eastAsia="宋体" w:hint="eastAsia"/>
                <w:b w:val="0"/>
                <w:sz w:val="24"/>
              </w:rPr>
              <w:t>已经切好的分段（如 1-3 / 4-6 / 7-9），可手动微调</w:t>
            </w:r>
          </w:p>
        </w:tc>
        <w:tc>
          <w:tcPr>
            <w:tcW w:type="dxa" w:w="2769"/>
          </w:tcPr>
          <w:p>
            <w:pPr>
              <w:spacing w:line="360" w:lineRule="auto" w:before="0" w:after="0"/>
            </w:pPr>
            <w:r>
              <w:rPr>
                <w:rFonts w:ascii="宋体" w:hAnsi="宋体" w:cs="宋体" w:eastAsia="宋体" w:hint="eastAsia"/>
                <w:b w:val="0"/>
                <w:sz w:val="24"/>
              </w:rPr>
              <w:t>拼接件里每封回函右上角带系统二维码，可按编号自动分段</w:t>
            </w:r>
          </w:p>
        </w:tc>
      </w:tr>
      <w:tr>
        <w:tc>
          <w:tcPr>
            <w:tcW w:type="dxa" w:w="2769"/>
          </w:tcPr>
          <w:p>
            <w:pPr>
              <w:spacing w:line="360" w:lineRule="auto" w:before="0" w:after="0"/>
            </w:pPr>
            <w:r>
              <w:rPr>
                <w:rFonts w:ascii="宋体" w:hAnsi="宋体" w:cs="宋体" w:eastAsia="宋体" w:hint="eastAsia"/>
                <w:b w:val="0"/>
                <w:sz w:val="24"/>
              </w:rPr>
              <w:t>银行函证</w:t>
            </w:r>
          </w:p>
        </w:tc>
        <w:tc>
          <w:tcPr>
            <w:tcW w:type="dxa" w:w="2769"/>
          </w:tcPr>
          <w:p>
            <w:pPr>
              <w:spacing w:line="360" w:lineRule="auto" w:before="0" w:after="0"/>
            </w:pPr>
            <w:r>
              <w:rPr>
                <w:rFonts w:ascii="宋体" w:hAnsi="宋体" w:cs="宋体" w:eastAsia="宋体" w:hint="eastAsia"/>
                <w:b w:val="0"/>
                <w:sz w:val="24"/>
              </w:rPr>
              <w:t>识别出的面单页已预切成独立的「快递面单（本文件共用）」段；函证侧的切点仍由用户自己切（默认展开「拆分方式」）</w:t>
            </w:r>
          </w:p>
        </w:tc>
        <w:tc>
          <w:tcPr>
            <w:tcW w:type="dxa" w:w="2769"/>
          </w:tcPr>
          <w:p>
            <w:pPr>
              <w:spacing w:line="360" w:lineRule="auto" w:before="0" w:after="0"/>
            </w:pPr>
            <w:r>
              <w:rPr>
                <w:rFonts w:ascii="宋体" w:hAnsi="宋体" w:cs="宋体" w:eastAsia="宋体" w:hint="eastAsia"/>
                <w:b w:val="0"/>
                <w:sz w:val="24"/>
              </w:rPr>
              <w:t>银行回函无系统二维码，系统不替用户判归属；面单页却是识别已知的，故只把这一段切好、其余留给用户 —— 52 页演示批次进来即为 8 段：函证侧 1-12 / 14-25 / 27-38 / 40-51（四个包裹各一整段，用户再按 3 页切成 4 封），面单侧 13 / 26 / 39 / 52</w:t>
            </w:r>
          </w:p>
        </w:tc>
      </w:tr>
    </w:tbl>
    <w:p>
      <w:pPr>
        <w:spacing w:line="360" w:lineRule="auto"/>
      </w:pPr>
      <w:r>
        <w:rPr>
          <w:rFonts w:ascii="宋体" w:hAnsi="宋体" w:cs="宋体" w:eastAsia="宋体" w:hint="eastAsia"/>
          <w:sz w:val="24"/>
        </w:rPr>
        <w:t>提交</w:t>
      </w:r>
    </w:p>
    <w:p>
      <w:pPr>
        <w:numPr>
          <w:ilvl w:val="0"/>
          <w:numId w:val="27"/>
        </w:numPr>
        <w:spacing w:line="360" w:lineRule="auto"/>
      </w:pPr>
      <w:r>
        <w:rPr>
          <w:rFonts w:ascii="宋体" w:hAnsi="宋体" w:cs="宋体" w:eastAsia="宋体" w:hint="eastAsia"/>
          <w:sz w:val="24"/>
        </w:rPr>
        <w:t>两类都是点「确定」= 切分与归属一并提交，随即回到回函管理列表。</w:t>
      </w:r>
    </w:p>
    <w:p>
      <w:pPr>
        <w:numPr>
          <w:ilvl w:val="0"/>
          <w:numId w:val="27"/>
        </w:numPr>
        <w:spacing w:line="360" w:lineRule="auto"/>
      </w:pPr>
      <w:r>
        <w:rPr>
          <w:rFonts w:ascii="宋体" w:hAnsi="宋体" w:cs="宋体" w:eastAsia="宋体" w:hint="eastAsia"/>
          <w:sz w:val="24"/>
        </w:rPr>
        <w:t>切分草稿是纯本地的：中途的编辑（比如批量切了 11 段还没归完）不写进任务列表，否则后台识别会按一个用户并不认可的分段去跑；点「确定」才一次性提交。</w:t>
      </w:r>
    </w:p>
    <w:p>
      <w:pPr>
        <w:numPr>
          <w:ilvl w:val="0"/>
          <w:numId w:val="27"/>
        </w:numPr>
        <w:spacing w:line="360" w:lineRule="auto"/>
      </w:pPr>
      <w:r>
        <w:rPr>
          <w:rFonts w:ascii="宋体" w:hAnsi="宋体" w:cs="宋体" w:eastAsia="宋体" w:hint="eastAsia"/>
          <w:sz w:val="24"/>
        </w:rPr>
        <w:t>退出（右上角 ✕ / Esc）= 放弃本次上传 —— 与「确定」相对：没点「确定」就没有提交，所以退出时连同这一批一起丢掉（DISCARD_BATCH：移除该批次与它的任务、识别随之停跑、进度卡按剩余批次重算显隐）。判据记入约定：「退出」与「提交」必须是两个动作 —— 退出的语义是放弃，且放弃要连带清掉在后台为它开的工作。</w:t>
      </w:r>
    </w:p>
    <w:p>
      <w:pPr>
        <w:numPr>
          <w:ilvl w:val="0"/>
          <w:numId w:val="27"/>
        </w:numPr>
        <w:spacing w:line="360" w:lineRule="auto"/>
      </w:pPr>
      <w:r>
        <w:rPr>
          <w:rFonts w:ascii="宋体" w:hAnsi="宋体" w:cs="宋体" w:eastAsia="宋体" w:hint="eastAsia"/>
          <w:sz w:val="24"/>
        </w:rPr>
        <w:t>提交时按页区间复用既有任务（区间一致 → 保留其识别进度；归属变了 → 就地改归属并重新落库；对不上 → 新建一段）。</w:t>
      </w:r>
    </w:p>
    <w:p>
      <w:pPr>
        <w:spacing w:line="360" w:lineRule="auto"/>
      </w:pPr>
      <w:r>
        <w:rPr>
          <w:rFonts w:ascii="宋体" w:hAnsi="宋体" w:cs="宋体" w:eastAsia="宋体" w:hint="eastAsia"/>
          <w:sz w:val="24"/>
        </w:rPr>
        <w:t>归属落点是「函证」，不是「第几次发函」</w:t>
      </w:r>
    </w:p>
    <w:p>
      <w:pPr>
        <w:spacing w:line="360" w:lineRule="auto"/>
      </w:pPr>
      <w:r>
        <w:rPr>
          <w:rFonts w:ascii="宋体" w:hAnsi="宋体" w:cs="宋体" w:eastAsia="宋体" w:hint="eastAsia"/>
          <w:sz w:val="24"/>
        </w:rPr>
        <w:t>往来函证二维码编码的是函证编号，只标识「这是哪封函证的回函」；系统据此把回函归属到函证，并自动记录为该函证的第 N 次回函。</w:t>
      </w:r>
    </w:p>
    <w:p>
      <w:pPr>
        <w:spacing w:line="360" w:lineRule="auto"/>
      </w:pPr>
      <w:r>
        <w:rPr>
          <w:rFonts w:ascii="宋体" w:hAnsi="宋体" w:cs="宋体" w:eastAsia="宋体" w:hint="eastAsia"/>
          <w:sz w:val="24"/>
        </w:rPr>
        <w:t>系统提供的线索（只给参考，不替用户决定）</w:t>
      </w:r>
    </w:p>
    <w:p>
      <w:pPr>
        <w:numPr>
          <w:ilvl w:val="0"/>
          <w:numId w:val="27"/>
        </w:numPr>
        <w:spacing w:line="360" w:lineRule="auto"/>
      </w:pPr>
      <w:r>
        <w:rPr>
          <w:rFonts w:ascii="宋体" w:hAnsi="宋体" w:cs="宋体" w:eastAsia="宋体" w:hint="eastAsia"/>
          <w:sz w:val="24"/>
        </w:rPr>
        <w:t>往来函证：二维码解析出的函证编号 —— 直接成为初稿的分段与归属。</w:t>
      </w:r>
    </w:p>
    <w:p>
      <w:pPr>
        <w:numPr>
          <w:ilvl w:val="0"/>
          <w:numId w:val="27"/>
        </w:numPr>
        <w:spacing w:line="360" w:lineRule="auto"/>
      </w:pPr>
      <w:r>
        <w:rPr>
          <w:rFonts w:ascii="宋体" w:hAnsi="宋体" w:cs="宋体" w:eastAsia="宋体" w:hint="eastAsia"/>
          <w:sz w:val="24"/>
        </w:rPr>
        <w:t>银行函证：识别出的四要素（银行名称 / 被审计单位名称 / 函证起止日期）与按四要素算出的匹配分。加权规则：</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要素</w:t>
            </w:r>
          </w:p>
        </w:tc>
        <w:tc>
          <w:tcPr>
            <w:tcW w:type="dxa" w:w="2769"/>
          </w:tcPr>
          <w:p>
            <w:pPr>
              <w:spacing w:line="360" w:lineRule="auto" w:before="0" w:after="0"/>
            </w:pPr>
            <w:r>
              <w:rPr>
                <w:rFonts w:ascii="宋体" w:hAnsi="宋体" w:cs="宋体" w:eastAsia="宋体" w:hint="eastAsia"/>
                <w:b w:val="0"/>
                <w:sz w:val="24"/>
              </w:rPr>
              <w:t>权重</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银行名称</w:t>
            </w:r>
          </w:p>
        </w:tc>
        <w:tc>
          <w:tcPr>
            <w:tcW w:type="dxa" w:w="2769"/>
          </w:tcPr>
          <w:p>
            <w:pPr>
              <w:spacing w:line="360" w:lineRule="auto" w:before="0" w:after="0"/>
            </w:pPr>
            <w:r>
              <w:rPr>
                <w:rFonts w:ascii="宋体" w:hAnsi="宋体" w:cs="宋体" w:eastAsia="宋体" w:hint="eastAsia"/>
                <w:b w:val="0"/>
                <w:sz w:val="24"/>
              </w:rPr>
              <w:t>50%</w:t>
            </w:r>
          </w:p>
        </w:tc>
        <w:tc>
          <w:tcPr>
            <w:tcW w:type="dxa" w:w="2769"/>
          </w:tcPr>
          <w:p>
            <w:pPr>
              <w:spacing w:line="360" w:lineRule="auto" w:before="0" w:after="0"/>
            </w:pPr>
            <w:r>
              <w:rPr>
                <w:rFonts w:ascii="宋体" w:hAnsi="宋体" w:cs="宋体" w:eastAsia="宋体" w:hint="eastAsia"/>
                <w:b w:val="0"/>
                <w:sz w:val="24"/>
              </w:rPr>
              <w:t>唯一性关键判据</w:t>
            </w:r>
          </w:p>
        </w:tc>
      </w:tr>
      <w:tr>
        <w:tc>
          <w:tcPr>
            <w:tcW w:type="dxa" w:w="2769"/>
          </w:tcPr>
          <w:p>
            <w:pPr>
              <w:spacing w:line="360" w:lineRule="auto" w:before="0" w:after="0"/>
            </w:pPr>
            <w:r>
              <w:rPr>
                <w:rFonts w:ascii="宋体" w:hAnsi="宋体" w:cs="宋体" w:eastAsia="宋体" w:hint="eastAsia"/>
                <w:b w:val="0"/>
                <w:sz w:val="24"/>
              </w:rPr>
              <w:t>被审计单位名称</w:t>
            </w:r>
          </w:p>
        </w:tc>
        <w:tc>
          <w:tcPr>
            <w:tcW w:type="dxa" w:w="2769"/>
          </w:tcPr>
          <w:p>
            <w:pPr>
              <w:spacing w:line="360" w:lineRule="auto" w:before="0" w:after="0"/>
            </w:pPr>
            <w:r>
              <w:rPr>
                <w:rFonts w:ascii="宋体" w:hAnsi="宋体" w:cs="宋体" w:eastAsia="宋体" w:hint="eastAsia"/>
                <w:b w:val="0"/>
                <w:sz w:val="24"/>
              </w:rPr>
              <w:t>20%</w:t>
            </w:r>
          </w:p>
        </w:tc>
        <w:tc>
          <w:tcPr>
            <w:tcW w:type="dxa" w:w="2769"/>
          </w:tcPr>
          <w:p>
            <w:pPr>
              <w:spacing w:line="360" w:lineRule="auto" w:before="0" w:after="0"/>
            </w:pPr>
            <w:r>
              <w:rPr>
                <w:rFonts w:ascii="宋体" w:hAnsi="宋体" w:cs="宋体" w:eastAsia="宋体" w:hint="eastAsia"/>
                <w:b w:val="0"/>
                <w:sz w:val="24"/>
              </w:rPr>
              <w:t>辅助验证项</w:t>
            </w:r>
          </w:p>
        </w:tc>
      </w:tr>
      <w:tr>
        <w:tc>
          <w:tcPr>
            <w:tcW w:type="dxa" w:w="2769"/>
          </w:tcPr>
          <w:p>
            <w:pPr>
              <w:spacing w:line="360" w:lineRule="auto" w:before="0" w:after="0"/>
            </w:pPr>
            <w:r>
              <w:rPr>
                <w:rFonts w:ascii="宋体" w:hAnsi="宋体" w:cs="宋体" w:eastAsia="宋体" w:hint="eastAsia"/>
                <w:b w:val="0"/>
                <w:sz w:val="24"/>
              </w:rPr>
              <w:t>函证起始日期</w:t>
            </w:r>
          </w:p>
        </w:tc>
        <w:tc>
          <w:tcPr>
            <w:tcW w:type="dxa" w:w="2769"/>
          </w:tcPr>
          <w:p>
            <w:pPr>
              <w:spacing w:line="360" w:lineRule="auto" w:before="0" w:after="0"/>
            </w:pPr>
            <w:r>
              <w:rPr>
                <w:rFonts w:ascii="宋体" w:hAnsi="宋体" w:cs="宋体" w:eastAsia="宋体" w:hint="eastAsia"/>
                <w:b w:val="0"/>
                <w:sz w:val="24"/>
              </w:rPr>
              <w:t>15%</w:t>
            </w:r>
          </w:p>
        </w:tc>
        <w:tc>
          <w:tcPr>
            <w:tcW w:type="dxa" w:w="2769"/>
          </w:tcPr>
          <w:p>
            <w:pPr>
              <w:spacing w:line="360" w:lineRule="auto" w:before="0" w:after="0"/>
            </w:pPr>
            <w:r>
              <w:rPr>
                <w:rFonts w:ascii="宋体" w:hAnsi="宋体" w:cs="宋体" w:eastAsia="宋体" w:hint="eastAsia"/>
                <w:b w:val="0"/>
                <w:sz w:val="24"/>
              </w:rPr>
              <w:t>辅助验证项</w:t>
            </w:r>
          </w:p>
        </w:tc>
      </w:tr>
      <w:tr>
        <w:tc>
          <w:tcPr>
            <w:tcW w:type="dxa" w:w="2769"/>
          </w:tcPr>
          <w:p>
            <w:pPr>
              <w:spacing w:line="360" w:lineRule="auto" w:before="0" w:after="0"/>
            </w:pPr>
            <w:r>
              <w:rPr>
                <w:rFonts w:ascii="宋体" w:hAnsi="宋体" w:cs="宋体" w:eastAsia="宋体" w:hint="eastAsia"/>
                <w:b w:val="0"/>
                <w:sz w:val="24"/>
              </w:rPr>
              <w:t>函证截止日期</w:t>
            </w:r>
          </w:p>
        </w:tc>
        <w:tc>
          <w:tcPr>
            <w:tcW w:type="dxa" w:w="2769"/>
          </w:tcPr>
          <w:p>
            <w:pPr>
              <w:spacing w:line="360" w:lineRule="auto" w:before="0" w:after="0"/>
            </w:pPr>
            <w:r>
              <w:rPr>
                <w:rFonts w:ascii="宋体" w:hAnsi="宋体" w:cs="宋体" w:eastAsia="宋体" w:hint="eastAsia"/>
                <w:b w:val="0"/>
                <w:sz w:val="24"/>
              </w:rPr>
              <w:t>15%</w:t>
            </w:r>
          </w:p>
        </w:tc>
        <w:tc>
          <w:tcPr>
            <w:tcW w:type="dxa" w:w="2769"/>
          </w:tcPr>
          <w:p>
            <w:pPr>
              <w:spacing w:line="360" w:lineRule="auto" w:before="0" w:after="0"/>
            </w:pPr>
            <w:r>
              <w:rPr>
                <w:rFonts w:ascii="宋体" w:hAnsi="宋体" w:cs="宋体" w:eastAsia="宋体" w:hint="eastAsia"/>
                <w:b w:val="0"/>
                <w:sz w:val="24"/>
              </w:rPr>
              <w:t>辅助验证项</w:t>
            </w:r>
          </w:p>
        </w:tc>
      </w:tr>
    </w:tbl>
    <w:p>
      <w:pPr>
        <w:spacing w:line="360" w:lineRule="auto"/>
      </w:pPr>
      <w:r>
        <w:rPr>
          <w:rFonts w:ascii="宋体" w:hAnsi="宋体" w:cs="宋体" w:eastAsia="宋体" w:hint="eastAsia"/>
          <w:sz w:val="24"/>
        </w:rPr>
        <w:t>打分细则（归一化规则、单要素命中三态、档位阈值、算法落点）见配套的匹配规则说明，此处不再展开。</w:t>
      </w:r>
    </w:p>
    <w:p>
      <w:pPr>
        <w:pStyle w:val="5"/>
        <w:spacing w:line="360" w:lineRule="auto"/>
      </w:pPr>
      <w:r>
        <w:rPr>
          <w:rFonts w:hint="eastAsia"/>
        </w:rPr>
        <w:t>补充说明</w:t>
      </w:r>
    </w:p>
    <w:p>
      <w:pPr>
        <w:numPr>
          <w:ilvl w:val="0"/>
          <w:numId w:val="27"/>
        </w:numPr>
        <w:spacing w:line="360" w:lineRule="auto"/>
      </w:pPr>
      <w:r>
        <w:rPr>
          <w:rFonts w:ascii="宋体" w:hAnsi="宋体" w:cs="宋体" w:eastAsia="宋体" w:hint="eastAsia"/>
          <w:sz w:val="24"/>
        </w:rPr>
        <w:t>对应功能编号：F-04（归属匹配）、F-05（失败恢复）。</w:t>
      </w:r>
    </w:p>
    <w:p>
      <w:pPr>
        <w:numPr>
          <w:ilvl w:val="0"/>
          <w:numId w:val="27"/>
        </w:numPr>
        <w:spacing w:line="360" w:lineRule="auto"/>
      </w:pPr>
      <w:r>
        <w:rPr>
          <w:rFonts w:ascii="宋体" w:hAnsi="宋体" w:cs="宋体" w:eastAsia="宋体" w:hint="eastAsia"/>
          <w:sz w:val="24"/>
        </w:rPr>
        <w:t>现在分三层：</w:t>
      </w:r>
    </w:p>
    <w:p>
      <w:pPr>
        <w:spacing w:line="360" w:lineRule="auto"/>
      </w:pPr>
      <w:r>
        <w:rPr>
          <w:rFonts w:ascii="宋体" w:hAnsi="宋体" w:cs="宋体" w:eastAsia="宋体" w:hint="eastAsia"/>
          <w:sz w:val="24"/>
        </w:rPr>
        <w:t>① 瞬时失败按 1.2s / 3s / 8s / 20s 退避重试四次（约 32 秒；期间保持 loading 态并提示「读取失败，正在重试（N/4）…」，不先闪报错）—— 只试一次是不够的：后端重启往往要几十秒，那段时间里打开界面的用户会被全部甩进错误态； ② 仍失败才给错误横幅：可读原因（区分「HTTP 4xx＝文件不存在」与「暂时读不到」）+ 「用浏览器打开原件」（主路径，走浏览器自带查看器，与本站渲染是两条链路）+ 「重新加载」+ 小字原始报错；现在页面卡片与剪刀一律照常渲染，取件失败时仍然可以切分、可以逐页打开原件（实测：9 张卡片 / 8 把剪刀 / 9 个每页链接都在，点剪刀照常生效）。 判据：任何"取件型"失败态都要 ①能重试、②给出能自测的地址或按钮、③不夺走本来可用的操作。</w:t>
      </w:r>
    </w:p>
    <w:p>
      <w:pPr>
        <w:numPr>
          <w:ilvl w:val="0"/>
          <w:numId w:val="27"/>
        </w:numPr>
        <w:spacing w:line="360" w:lineRule="auto"/>
      </w:pPr>
      <w:r>
        <w:rPr>
          <w:rFonts w:ascii="宋体" w:hAnsi="宋体" w:cs="宋体" w:eastAsia="宋体" w:hint="eastAsia"/>
          <w:sz w:val="24"/>
        </w:rPr>
        <w:t>关键约束（不可违背）：归属未确定前，该份回函不写入回函管理列表。写入统一收敛于状态层的 finalizeTask（用 applied 标记保证原子、不重复写入）；切分与归属的提交走单独的 COMMIT_SPLIT 动作（按页区间复用既有任务）。落库时只写四要素与状态，核验数据等识别完成后回填。</w:t>
      </w:r>
    </w:p>
    <w:p>
      <w:pPr>
        <w:numPr>
          <w:ilvl w:val="0"/>
          <w:numId w:val="27"/>
        </w:numPr>
        <w:spacing w:line="360" w:lineRule="auto"/>
      </w:pPr>
      <w:r>
        <w:rPr>
          <w:rFonts w:ascii="宋体" w:hAnsi="宋体" w:cs="宋体" w:eastAsia="宋体" w:hint="eastAsia"/>
          <w:sz w:val="24"/>
        </w:rPr>
        <w:t>归属来源留痕（三态：自动归属 / 人工确认 / 人工指定） ：随记录落库，展示在列表展开行的留痕行里（见 5.6「展开行内容 → 表下的留痕行」）。</w:t>
      </w:r>
    </w:p>
    <w:p>
      <w:pPr>
        <w:numPr>
          <w:ilvl w:val="0"/>
          <w:numId w:val="27"/>
        </w:numPr>
        <w:spacing w:line="360" w:lineRule="auto"/>
      </w:pPr>
      <w:r>
        <w:rPr>
          <w:rFonts w:ascii="宋体" w:hAnsi="宋体" w:cs="宋体" w:eastAsia="宋体" w:hint="eastAsia"/>
          <w:sz w:val="24"/>
        </w:rPr>
        <w:t>三态的含义：自动归属 系统自动完成（往来凭二维码、银行四要素全匹配）／人工确认 人工点头了系统建议／人工指定 人工从清单里挑的（包括在归属界面上手工切出来的段）。</w:t>
      </w:r>
    </w:p>
    <w:p>
      <w:pPr>
        <w:numPr>
          <w:ilvl w:val="0"/>
          <w:numId w:val="27"/>
        </w:numPr>
        <w:spacing w:line="360" w:lineRule="auto"/>
      </w:pPr>
      <w:r>
        <w:rPr>
          <w:rFonts w:ascii="宋体" w:hAnsi="宋体" w:cs="宋体" w:eastAsia="宋体" w:hint="eastAsia"/>
          <w:sz w:val="24"/>
        </w:rPr>
        <w:t>它回答的是审计复核时最常被问的那句「这封凭什么是这家银行的」。</w:t>
      </w:r>
    </w:p>
    <w:p>
      <w:pPr>
        <w:numPr>
          <w:ilvl w:val="0"/>
          <w:numId w:val="27"/>
        </w:numPr>
        <w:spacing w:line="360" w:lineRule="auto"/>
      </w:pPr>
      <w:r>
        <w:rPr>
          <w:rFonts w:ascii="宋体" w:hAnsi="宋体" w:cs="宋体" w:eastAsia="宋体" w:hint="eastAsia"/>
          <w:sz w:val="24"/>
        </w:rPr>
        <w:t>算法落点：src/services/bankMatch.ts —— 纯函数、无随机数、可整体替换为真实接口。三档判定唯一出口为 decideLevel，避免多处判断出现口径漂移。</w:t>
      </w:r>
    </w:p>
    <w:p>
      <w:pPr>
        <w:pStyle w:val="4"/>
        <w:spacing w:line="360" w:lineRule="auto"/>
      </w:pPr>
      <w:r>
        <w:rPr>
          <w:rFonts w:hint="eastAsia"/>
        </w:rPr>
        <w:t>回函快递信息</w:t>
      </w:r>
    </w:p>
    <w:p>
      <w:pPr>
        <w:pStyle w:val="5"/>
        <w:spacing w:line="360" w:lineRule="auto"/>
      </w:pPr>
      <w:r>
        <w:rPr>
          <w:rFonts w:hint="eastAsia"/>
        </w:rPr>
        <w:t>业务说明</w:t>
      </w:r>
    </w:p>
    <w:p>
      <w:pPr>
        <w:spacing w:line="360" w:lineRule="auto"/>
        <w:ind w:firstLine="420"/>
      </w:pPr>
      <w:r>
        <w:rPr>
          <w:rFonts w:ascii="宋体" w:hAnsi="宋体" w:cs="宋体" w:eastAsia="宋体" w:hint="eastAsia"/>
          <w:sz w:val="24"/>
        </w:rPr>
        <w:t>业务人员收到回函后，需要确认该回函对应的快递信息；本次确认同时是全流程唯一的人工核验留痕动作。</w:t>
      </w:r>
    </w:p>
    <w:p>
      <w:pPr>
        <w:spacing w:line="360" w:lineRule="auto"/>
        <w:ind w:firstLine="420"/>
      </w:pPr>
      <w:r>
        <w:rPr>
          <w:rFonts w:ascii="宋体" w:hAnsi="宋体" w:cs="宋体" w:eastAsia="宋体" w:hint="eastAsia"/>
          <w:sz w:val="24"/>
        </w:rPr>
        <w:t>系统根据快递面单识别结果预填快递单号与快递公司，业务人员确认或修正后保存。</w:t>
      </w:r>
    </w:p>
    <w:p>
      <w:pPr>
        <w:pStyle w:val="5"/>
        <w:spacing w:line="360" w:lineRule="auto"/>
      </w:pPr>
      <w:r>
        <w:rPr>
          <w:rFonts w:hint="eastAsia"/>
        </w:rPr>
        <w:t>业务规则</w:t>
      </w:r>
    </w:p>
    <w:p>
      <w:pPr>
        <w:numPr>
          <w:ilvl w:val="0"/>
          <w:numId w:val="27"/>
        </w:numPr>
        <w:spacing w:line="360" w:lineRule="auto"/>
      </w:pPr>
      <w:r>
        <w:rPr>
          <w:rFonts w:ascii="宋体" w:hAnsi="宋体" w:cs="宋体" w:eastAsia="宋体" w:hint="eastAsia"/>
          <w:sz w:val="24"/>
        </w:rPr>
        <w:t>本环节确认后直接衔接「回函结果填写」，两者共用同一个弹窗互斥状态。</w:t>
      </w:r>
    </w:p>
    <w:p>
      <w:pPr>
        <w:numPr>
          <w:ilvl w:val="0"/>
          <w:numId w:val="27"/>
        </w:numPr>
        <w:spacing w:line="360" w:lineRule="auto"/>
      </w:pPr>
      <w:r>
        <w:rPr>
          <w:rFonts w:ascii="宋体" w:hAnsi="宋体" w:cs="宋体" w:eastAsia="宋体" w:hint="eastAsia"/>
          <w:sz w:val="24"/>
        </w:rPr>
        <w:t>关闭入口保留三处：右上角关闭、Esc、底栏按钮。</w:t>
      </w:r>
    </w:p>
    <w:p>
      <w:pPr>
        <w:pStyle w:val="5"/>
        <w:spacing w:line="360" w:lineRule="auto"/>
      </w:pPr>
      <w:r>
        <w:rPr>
          <w:rFonts w:hint="eastAsia"/>
        </w:rPr>
        <w:t>使用角色</w:t>
      </w:r>
    </w:p>
    <w:p>
      <w:pPr>
        <w:spacing w:line="360" w:lineRule="auto"/>
      </w:pPr>
      <w:r>
        <w:rPr>
          <w:rFonts w:ascii="宋体" w:hAnsi="宋体" w:cs="宋体" w:eastAsia="宋体" w:hint="eastAsia"/>
          <w:sz w:val="24"/>
        </w:rPr>
        <w:t>业务人员。</w:t>
      </w:r>
    </w:p>
    <w:p>
      <w:pPr>
        <w:pStyle w:val="5"/>
        <w:spacing w:line="360" w:lineRule="auto"/>
      </w:pPr>
      <w:r>
        <w:rPr>
          <w:rFonts w:hint="eastAsia"/>
        </w:rPr>
        <w:t>权限说明</w:t>
      </w:r>
    </w:p>
    <w:p>
      <w:pPr>
        <w:numPr>
          <w:ilvl w:val="0"/>
          <w:numId w:val="27"/>
        </w:numPr>
        <w:spacing w:line="360" w:lineRule="auto"/>
      </w:pPr>
      <w:r>
        <w:rPr>
          <w:rFonts w:ascii="宋体" w:hAnsi="宋体" w:cs="宋体" w:eastAsia="宋体" w:hint="eastAsia"/>
          <w:sz w:val="24"/>
        </w:rPr>
        <w:t>菜单权限：业务人员拥有回函管理菜单权限。</w:t>
      </w:r>
    </w:p>
    <w:p>
      <w:pPr>
        <w:numPr>
          <w:ilvl w:val="0"/>
          <w:numId w:val="27"/>
        </w:numPr>
        <w:spacing w:line="360" w:lineRule="auto"/>
      </w:pPr>
      <w:r>
        <w:rPr>
          <w:rFonts w:ascii="宋体" w:hAnsi="宋体" w:cs="宋体" w:eastAsia="宋体" w:hint="eastAsia"/>
          <w:sz w:val="24"/>
        </w:rPr>
        <w:t>功能权限：维护－包括确认快递信息、修改快递单号与快递公司、保存。</w:t>
      </w:r>
    </w:p>
    <w:p>
      <w:pPr>
        <w:numPr>
          <w:ilvl w:val="0"/>
          <w:numId w:val="27"/>
        </w:numPr>
        <w:spacing w:line="360" w:lineRule="auto"/>
      </w:pPr>
      <w:r>
        <w:rPr>
          <w:rFonts w:ascii="宋体" w:hAnsi="宋体" w:cs="宋体" w:eastAsia="宋体" w:hint="eastAsia"/>
          <w:sz w:val="24"/>
        </w:rPr>
        <w:t>列表数据权限：不涉及。</w:t>
      </w:r>
    </w:p>
    <w:p>
      <w:pPr>
        <w:pStyle w:val="5"/>
        <w:spacing w:line="360" w:lineRule="auto"/>
      </w:pPr>
      <w:r>
        <w:rPr>
          <w:rFonts w:hint="eastAsia"/>
        </w:rPr>
        <w:t>功能说明</w:t>
      </w:r>
    </w:p>
    <w:p>
      <w:pPr>
        <w:spacing w:line="360" w:lineRule="auto"/>
        <w:ind w:firstLine="420"/>
      </w:pPr>
      <w:r>
        <w:rPr>
          <w:rFonts w:ascii="宋体" w:hAnsi="宋体" w:cs="宋体" w:eastAsia="宋体" w:hint="eastAsia"/>
          <w:sz w:val="24"/>
        </w:rPr>
        <w:t>本界面用于确认回函对应的快递信息：系统按快递面单识别结果预填单号与快递公司，业务人员确认或修正后保存 ——这次确认同时是全流程唯一的人工核验留痕动作。</w:t>
      </w:r>
    </w:p>
    <w:p>
      <w:pPr>
        <w:spacing w:line="360" w:lineRule="auto"/>
      </w:pPr>
      <w:r>
        <w:rPr>
          <w:rFonts w:ascii="宋体" w:hAnsi="宋体" w:cs="宋体" w:eastAsia="宋体" w:hint="eastAsia"/>
          <w:sz w:val="24"/>
        </w:rPr>
        <w:t>操作说明：</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984"/>
        <w:gridCol w:w="1417"/>
        <w:gridCol w:w="5103"/>
      </w:tblGrid>
      <w:tr>
        <w:tc>
          <w:tcPr>
            <w:tcW w:type="dxa" w:w="2769"/>
          </w:tcPr>
          <w:p>
            <w:pPr>
              <w:spacing w:line="360" w:lineRule="auto" w:before="0" w:after="0"/>
            </w:pPr>
            <w:r>
              <w:rPr>
                <w:rFonts w:ascii="宋体" w:hAnsi="宋体" w:cs="宋体" w:eastAsia="宋体" w:hint="eastAsia"/>
                <w:b w:val="0"/>
                <w:sz w:val="24"/>
              </w:rPr>
              <w:t>名称</w:t>
            </w:r>
          </w:p>
        </w:tc>
        <w:tc>
          <w:tcPr>
            <w:tcW w:type="dxa" w:w="2769"/>
          </w:tcPr>
          <w:p>
            <w:pPr>
              <w:spacing w:line="360" w:lineRule="auto" w:before="0" w:after="0"/>
            </w:pPr>
            <w:r>
              <w:rPr>
                <w:rFonts w:ascii="宋体" w:hAnsi="宋体" w:cs="宋体" w:eastAsia="宋体" w:hint="eastAsia"/>
                <w:b w:val="0"/>
                <w:sz w:val="24"/>
              </w:rPr>
              <w:t>类型</w:t>
            </w:r>
          </w:p>
        </w:tc>
        <w:tc>
          <w:tcPr>
            <w:tcW w:type="dxa" w:w="2769"/>
          </w:tcPr>
          <w:p>
            <w:pPr>
              <w:spacing w:line="360" w:lineRule="auto" w:before="0" w:after="0"/>
            </w:pPr>
            <w:r>
              <w:rPr>
                <w:rFonts w:ascii="宋体" w:hAnsi="宋体" w:cs="宋体" w:eastAsia="宋体" w:hint="eastAsia"/>
                <w:b w:val="0"/>
                <w:sz w:val="24"/>
              </w:rPr>
              <w:t>规则/说明</w:t>
            </w:r>
          </w:p>
        </w:tc>
      </w:tr>
      <w:tr>
        <w:tc>
          <w:tcPr>
            <w:tcW w:type="dxa" w:w="2769"/>
          </w:tcPr>
          <w:p>
            <w:pPr>
              <w:spacing w:line="360" w:lineRule="auto" w:before="0" w:after="0"/>
            </w:pPr>
            <w:r>
              <w:rPr>
                <w:rFonts w:ascii="宋体" w:hAnsi="宋体" w:cs="宋体" w:eastAsia="宋体" w:hint="eastAsia"/>
                <w:b w:val="0"/>
                <w:sz w:val="24"/>
              </w:rPr>
              <w:t>快递单号</w:t>
            </w:r>
          </w:p>
        </w:tc>
        <w:tc>
          <w:tcPr>
            <w:tcW w:type="dxa" w:w="2769"/>
          </w:tcPr>
          <w:p>
            <w:pPr>
              <w:spacing w:line="360" w:lineRule="auto" w:before="0" w:after="0"/>
            </w:pPr>
            <w:r>
              <w:rPr>
                <w:rFonts w:ascii="宋体" w:hAnsi="宋体" w:cs="宋体" w:eastAsia="宋体" w:hint="eastAsia"/>
                <w:b w:val="0"/>
                <w:sz w:val="24"/>
              </w:rPr>
              <w:t>输入框</w:t>
            </w:r>
          </w:p>
        </w:tc>
        <w:tc>
          <w:tcPr>
            <w:tcW w:type="dxa" w:w="2769"/>
          </w:tcPr>
          <w:p>
            <w:pPr>
              <w:spacing w:line="360" w:lineRule="auto" w:before="0" w:after="0"/>
            </w:pPr>
            <w:r>
              <w:rPr>
                <w:rFonts w:ascii="宋体" w:hAnsi="宋体" w:cs="宋体" w:eastAsia="宋体" w:hint="eastAsia"/>
                <w:b w:val="0"/>
                <w:sz w:val="24"/>
              </w:rPr>
              <w:t>默认带入 AI 识别值，可人工修正</w:t>
            </w:r>
          </w:p>
        </w:tc>
      </w:tr>
      <w:tr>
        <w:tc>
          <w:tcPr>
            <w:tcW w:type="dxa" w:w="2769"/>
          </w:tcPr>
          <w:p>
            <w:pPr>
              <w:spacing w:line="360" w:lineRule="auto" w:before="0" w:after="0"/>
            </w:pPr>
            <w:r>
              <w:rPr>
                <w:rFonts w:ascii="宋体" w:hAnsi="宋体" w:cs="宋体" w:eastAsia="宋体" w:hint="eastAsia"/>
                <w:b w:val="0"/>
                <w:sz w:val="24"/>
              </w:rPr>
              <w:t>快递公司</w:t>
            </w:r>
          </w:p>
        </w:tc>
        <w:tc>
          <w:tcPr>
            <w:tcW w:type="dxa" w:w="2769"/>
          </w:tcPr>
          <w:p>
            <w:pPr>
              <w:spacing w:line="360" w:lineRule="auto" w:before="0" w:after="0"/>
            </w:pPr>
            <w:r>
              <w:rPr>
                <w:rFonts w:ascii="宋体" w:hAnsi="宋体" w:cs="宋体" w:eastAsia="宋体" w:hint="eastAsia"/>
                <w:b w:val="0"/>
                <w:sz w:val="24"/>
              </w:rPr>
              <w:t>输入框</w:t>
            </w:r>
          </w:p>
        </w:tc>
        <w:tc>
          <w:tcPr>
            <w:tcW w:type="dxa" w:w="2769"/>
          </w:tcPr>
          <w:p>
            <w:pPr>
              <w:spacing w:line="360" w:lineRule="auto" w:before="0" w:after="0"/>
            </w:pPr>
            <w:r>
              <w:rPr>
                <w:rFonts w:ascii="宋体" w:hAnsi="宋体" w:cs="宋体" w:eastAsia="宋体" w:hint="eastAsia"/>
                <w:b w:val="0"/>
                <w:sz w:val="24"/>
              </w:rPr>
              <w:t>默认带入 AI 识别值，可人工修正</w:t>
            </w:r>
          </w:p>
        </w:tc>
      </w:tr>
      <w:tr>
        <w:tc>
          <w:tcPr>
            <w:tcW w:type="dxa" w:w="2769"/>
          </w:tcPr>
          <w:p>
            <w:pPr>
              <w:spacing w:line="360" w:lineRule="auto" w:before="0" w:after="0"/>
            </w:pPr>
            <w:r>
              <w:rPr>
                <w:rFonts w:ascii="宋体" w:hAnsi="宋体" w:cs="宋体" w:eastAsia="宋体" w:hint="eastAsia"/>
                <w:b w:val="0"/>
                <w:sz w:val="24"/>
              </w:rPr>
              <w:t>一键应用</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将 AI 识别值应用到对应字段</w:t>
            </w:r>
          </w:p>
        </w:tc>
      </w:tr>
      <w:tr>
        <w:tc>
          <w:tcPr>
            <w:tcW w:type="dxa" w:w="2769"/>
          </w:tcPr>
          <w:p>
            <w:pPr>
              <w:spacing w:line="360" w:lineRule="auto" w:before="0" w:after="0"/>
            </w:pPr>
            <w:r>
              <w:rPr>
                <w:rFonts w:ascii="宋体" w:hAnsi="宋体" w:cs="宋体" w:eastAsia="宋体" w:hint="eastAsia"/>
                <w:b w:val="0"/>
                <w:sz w:val="24"/>
              </w:rPr>
              <w:t>确定</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保存快递信息并完成核验留痕，进度推进到「待填写回函结果」</w:t>
            </w:r>
          </w:p>
        </w:tc>
      </w:tr>
      <w:tr>
        <w:tc>
          <w:tcPr>
            <w:tcW w:type="dxa" w:w="2769"/>
          </w:tcPr>
          <w:p>
            <w:pPr>
              <w:spacing w:line="360" w:lineRule="auto" w:before="0" w:after="0"/>
            </w:pPr>
            <w:r>
              <w:rPr>
                <w:rFonts w:ascii="宋体" w:hAnsi="宋体" w:cs="宋体" w:eastAsia="宋体" w:hint="eastAsia"/>
                <w:b w:val="0"/>
                <w:sz w:val="24"/>
              </w:rPr>
              <w:t>关闭</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关闭界面，未保存的修改不生效</w:t>
            </w:r>
          </w:p>
        </w:tc>
      </w:tr>
    </w:tbl>
    <w:p>
      <w:pPr>
        <w:pStyle w:val="25"/>
        <w:spacing w:line="360" w:lineRule="auto"/>
      </w:pPr>
      <w:r>
        <w:rPr>
          <w:rFonts w:ascii="宋体" w:hAnsi="宋体" w:cs="宋体" w:eastAsia="宋体" w:hint="eastAsia"/>
          <w:sz w:val="24"/>
        </w:rPr>
        <w:t>「回函快递信息」弹窗（左侧函面原件 + 右侧逐项确认）：</w:t>
      </w:r>
    </w:p>
    <w:p>
      <w:pPr>
        <w:spacing w:line="360" w:lineRule="auto"/>
        <w:jc w:val="center"/>
      </w:pPr>
      <w:r>
        <w:drawing>
          <wp:inline xmlns:a="http://schemas.openxmlformats.org/drawingml/2006/main" xmlns:pic="http://schemas.openxmlformats.org/drawingml/2006/picture">
            <wp:extent cx="5400000" cy="3211200"/>
            <wp:docPr id="131" name="Picture 131"/>
            <wp:cNvGraphicFramePr>
              <a:graphicFrameLocks noChangeAspect="1"/>
            </wp:cNvGraphicFramePr>
            <a:graphic>
              <a:graphicData uri="http://schemas.openxmlformats.org/drawingml/2006/picture">
                <pic:pic>
                  <pic:nvPicPr>
                    <pic:cNvPr id="0" name="ui_express.png"/>
                    <pic:cNvPicPr/>
                  </pic:nvPicPr>
                  <pic:blipFill>
                    <a:blip r:embed="rId28"/>
                    <a:stretch>
                      <a:fillRect/>
                    </a:stretch>
                  </pic:blipFill>
                  <pic:spPr>
                    <a:xfrm>
                      <a:off x="0" y="0"/>
                      <a:ext cx="5400000" cy="3211200"/>
                    </a:xfrm>
                    <a:prstGeom prst="rect"/>
                  </pic:spPr>
                </pic:pic>
              </a:graphicData>
            </a:graphic>
          </wp:inline>
        </w:drawing>
      </w:r>
    </w:p>
    <w:p>
      <w:pPr>
        <w:pStyle w:val="25"/>
        <w:spacing w:line="360" w:lineRule="auto"/>
      </w:pPr>
      <w:r>
        <w:rPr>
          <w:rFonts w:ascii="宋体" w:hAnsi="宋体" w:cs="宋体" w:eastAsia="宋体" w:hint="eastAsia"/>
          <w:sz w:val="24"/>
        </w:rPr>
        <w:t>快递数据导入结果：</w:t>
      </w:r>
    </w:p>
    <w:p>
      <w:pPr>
        <w:spacing w:line="360" w:lineRule="auto"/>
        <w:jc w:val="center"/>
      </w:pPr>
      <w:r>
        <w:drawing>
          <wp:inline xmlns:a="http://schemas.openxmlformats.org/drawingml/2006/main" xmlns:pic="http://schemas.openxmlformats.org/drawingml/2006/picture">
            <wp:extent cx="5400000" cy="3211200"/>
            <wp:docPr id="132" name="Picture 132"/>
            <wp:cNvGraphicFramePr>
              <a:graphicFrameLocks noChangeAspect="1"/>
            </wp:cNvGraphicFramePr>
            <a:graphic>
              <a:graphicData uri="http://schemas.openxmlformats.org/drawingml/2006/picture">
                <pic:pic>
                  <pic:nvPicPr>
                    <pic:cNvPr id="0" name="ui_express_import.png"/>
                    <pic:cNvPicPr/>
                  </pic:nvPicPr>
                  <pic:blipFill>
                    <a:blip r:embed="rId29"/>
                    <a:stretch>
                      <a:fillRect/>
                    </a:stretch>
                  </pic:blipFill>
                  <pic:spPr>
                    <a:xfrm>
                      <a:off x="0" y="0"/>
                      <a:ext cx="5400000" cy="3211200"/>
                    </a:xfrm>
                    <a:prstGeom prst="rect"/>
                  </pic:spPr>
                </pic:pic>
              </a:graphicData>
            </a:graphic>
          </wp:inline>
        </w:drawing>
      </w:r>
    </w:p>
    <w:p>
      <w:pPr>
        <w:pStyle w:val="5"/>
        <w:spacing w:line="360" w:lineRule="auto"/>
      </w:pPr>
      <w:r>
        <w:rPr>
          <w:rFonts w:hint="eastAsia"/>
        </w:rPr>
        <w:t>页面字段说明</w:t>
      </w:r>
    </w:p>
    <w:p>
      <w:pPr>
        <w:spacing w:line="360" w:lineRule="auto"/>
      </w:pPr>
      <w:r>
        <w:rPr>
          <w:rFonts w:ascii="宋体" w:hAnsi="宋体" w:cs="宋体" w:eastAsia="宋体" w:hint="eastAsia"/>
          <w:sz w:val="24"/>
        </w:rPr>
        <w:t>字段来源标识：AI 带入的值标「AI 建议」，人工保存过的值标「已人工确认」。</w:t>
      </w:r>
    </w:p>
    <w:p>
      <w:pPr>
        <w:pStyle w:val="5"/>
        <w:spacing w:line="360" w:lineRule="auto"/>
      </w:pPr>
      <w:r>
        <w:rPr>
          <w:rFonts w:hint="eastAsia"/>
        </w:rPr>
        <w:t>输入、输出</w:t>
      </w:r>
    </w:p>
    <w:p>
      <w:pPr>
        <w:spacing w:line="360" w:lineRule="auto"/>
      </w:pPr>
      <w:r>
        <w:rPr>
          <w:rFonts w:ascii="宋体" w:hAnsi="宋体" w:cs="宋体" w:eastAsia="宋体" w:hint="eastAsia"/>
          <w:sz w:val="24"/>
        </w:rPr>
        <w:t>输入：</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来源</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快递单号 / 快递公司</w:t>
            </w:r>
          </w:p>
        </w:tc>
        <w:tc>
          <w:tcPr>
            <w:tcW w:type="dxa" w:w="2769"/>
          </w:tcPr>
          <w:p>
            <w:pPr>
              <w:spacing w:line="360" w:lineRule="auto" w:before="0" w:after="0"/>
            </w:pPr>
            <w:r>
              <w:rPr>
                <w:rFonts w:ascii="宋体" w:hAnsi="宋体" w:cs="宋体" w:eastAsia="宋体" w:hint="eastAsia"/>
                <w:b w:val="0"/>
                <w:sz w:val="24"/>
              </w:rPr>
              <w:t>识别服务（AI 建议）</w:t>
            </w:r>
          </w:p>
        </w:tc>
        <w:tc>
          <w:tcPr>
            <w:tcW w:type="dxa" w:w="2769"/>
          </w:tcPr>
          <w:p>
            <w:pPr>
              <w:spacing w:line="360" w:lineRule="auto" w:before="0" w:after="0"/>
            </w:pPr>
            <w:r>
              <w:rPr>
                <w:rFonts w:ascii="宋体" w:hAnsi="宋体" w:cs="宋体" w:eastAsia="宋体" w:hint="eastAsia"/>
                <w:b w:val="0"/>
                <w:sz w:val="24"/>
              </w:rPr>
              <w:t>来自快递面单识别，带「AI 建议」标识</w:t>
            </w:r>
          </w:p>
        </w:tc>
      </w:tr>
      <w:tr>
        <w:tc>
          <w:tcPr>
            <w:tcW w:type="dxa" w:w="2769"/>
          </w:tcPr>
          <w:p>
            <w:pPr>
              <w:spacing w:line="360" w:lineRule="auto" w:before="0" w:after="0"/>
            </w:pPr>
            <w:r>
              <w:rPr>
                <w:rFonts w:ascii="宋体" w:hAnsi="宋体" w:cs="宋体" w:eastAsia="宋体" w:hint="eastAsia"/>
                <w:b w:val="0"/>
                <w:sz w:val="24"/>
              </w:rPr>
              <w:t>人工确认值</w:t>
            </w:r>
          </w:p>
        </w:tc>
        <w:tc>
          <w:tcPr>
            <w:tcW w:type="dxa" w:w="2769"/>
          </w:tcPr>
          <w:p>
            <w:pPr>
              <w:spacing w:line="360" w:lineRule="auto" w:before="0" w:after="0"/>
            </w:pPr>
            <w:r>
              <w:rPr>
                <w:rFonts w:ascii="宋体" w:hAnsi="宋体" w:cs="宋体" w:eastAsia="宋体" w:hint="eastAsia"/>
                <w:b w:val="0"/>
                <w:sz w:val="24"/>
              </w:rPr>
              <w:t>人工录入</w:t>
            </w:r>
          </w:p>
        </w:tc>
        <w:tc>
          <w:tcPr>
            <w:tcW w:type="dxa" w:w="2769"/>
          </w:tcPr>
          <w:p>
            <w:pPr>
              <w:spacing w:line="360" w:lineRule="auto" w:before="0" w:after="0"/>
            </w:pPr>
            <w:r>
              <w:rPr>
                <w:rFonts w:ascii="宋体" w:hAnsi="宋体" w:cs="宋体" w:eastAsia="宋体" w:hint="eastAsia"/>
                <w:b w:val="0"/>
                <w:sz w:val="24"/>
              </w:rPr>
              <w:t>修改后保存；再次打开时回显并标注来源为「人工确认值」</w:t>
            </w:r>
          </w:p>
        </w:tc>
      </w:tr>
      <w:tr>
        <w:tc>
          <w:tcPr>
            <w:tcW w:type="dxa" w:w="2769"/>
          </w:tcPr>
          <w:p>
            <w:pPr>
              <w:spacing w:line="360" w:lineRule="auto" w:before="0" w:after="0"/>
            </w:pPr>
            <w:r>
              <w:rPr>
                <w:rFonts w:ascii="宋体" w:hAnsi="宋体" w:cs="宋体" w:eastAsia="宋体" w:hint="eastAsia"/>
                <w:b w:val="0"/>
                <w:sz w:val="24"/>
              </w:rPr>
              <w:t>函面原件</w:t>
            </w:r>
          </w:p>
        </w:tc>
        <w:tc>
          <w:tcPr>
            <w:tcW w:type="dxa" w:w="2769"/>
          </w:tcPr>
          <w:p>
            <w:pPr>
              <w:spacing w:line="360" w:lineRule="auto" w:before="0" w:after="0"/>
            </w:pPr>
            <w:r>
              <w:rPr>
                <w:rFonts w:ascii="宋体" w:hAnsi="宋体" w:cs="宋体" w:eastAsia="宋体" w:hint="eastAsia"/>
                <w:b w:val="0"/>
                <w:sz w:val="24"/>
              </w:rPr>
              <w:t>系统内生成</w:t>
            </w:r>
          </w:p>
        </w:tc>
        <w:tc>
          <w:tcPr>
            <w:tcW w:type="dxa" w:w="2769"/>
          </w:tcPr>
          <w:p>
            <w:pPr>
              <w:spacing w:line="360" w:lineRule="auto" w:before="0" w:after="0"/>
            </w:pPr>
            <w:r>
              <w:rPr>
                <w:rFonts w:ascii="宋体" w:hAnsi="宋体" w:cs="宋体" w:eastAsia="宋体" w:hint="eastAsia"/>
                <w:b w:val="0"/>
                <w:sz w:val="24"/>
              </w:rPr>
              <w:t>左侧预览，供对照函面核对</w:t>
            </w:r>
          </w:p>
        </w:tc>
      </w:tr>
    </w:tbl>
    <w:p>
      <w:pPr>
        <w:spacing w:line="360" w:lineRule="auto"/>
      </w:pPr>
      <w:r>
        <w:rPr>
          <w:rFonts w:ascii="宋体" w:hAnsi="宋体" w:cs="宋体" w:eastAsia="宋体" w:hint="eastAsia"/>
          <w:sz w:val="24"/>
        </w:rPr>
        <w:t>输出：</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去向</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快递信息</w:t>
            </w:r>
          </w:p>
        </w:tc>
        <w:tc>
          <w:tcPr>
            <w:tcW w:type="dxa" w:w="2769"/>
          </w:tcPr>
          <w:p>
            <w:pPr>
              <w:spacing w:line="360" w:lineRule="auto" w:before="0" w:after="0"/>
            </w:pPr>
            <w:r>
              <w:rPr>
                <w:rFonts w:ascii="宋体" w:hAnsi="宋体" w:cs="宋体" w:eastAsia="宋体" w:hint="eastAsia"/>
                <w:b w:val="0"/>
                <w:sz w:val="24"/>
              </w:rPr>
              <w:t>回函记录</w:t>
            </w:r>
          </w:p>
        </w:tc>
        <w:tc>
          <w:tcPr>
            <w:tcW w:type="dxa" w:w="2769"/>
          </w:tcPr>
          <w:p>
            <w:pPr>
              <w:spacing w:line="360" w:lineRule="auto" w:before="0" w:after="0"/>
            </w:pPr>
            <w:r>
              <w:rPr>
                <w:rFonts w:ascii="宋体" w:hAnsi="宋体" w:cs="宋体" w:eastAsia="宋体" w:hint="eastAsia"/>
                <w:b w:val="0"/>
                <w:sz w:val="24"/>
              </w:rPr>
              <w:t>快递单号、快递公司写入该回函记录</w:t>
            </w:r>
          </w:p>
        </w:tc>
      </w:tr>
      <w:tr>
        <w:tc>
          <w:tcPr>
            <w:tcW w:type="dxa" w:w="2769"/>
          </w:tcPr>
          <w:p>
            <w:pPr>
              <w:spacing w:line="360" w:lineRule="auto" w:before="0" w:after="0"/>
            </w:pPr>
            <w:r>
              <w:rPr>
                <w:rFonts w:ascii="宋体" w:hAnsi="宋体" w:cs="宋体" w:eastAsia="宋体" w:hint="eastAsia"/>
                <w:b w:val="0"/>
                <w:sz w:val="24"/>
              </w:rPr>
              <w:t>核验留痕</w:t>
            </w:r>
          </w:p>
        </w:tc>
        <w:tc>
          <w:tcPr>
            <w:tcW w:type="dxa" w:w="2769"/>
          </w:tcPr>
          <w:p>
            <w:pPr>
              <w:spacing w:line="360" w:lineRule="auto" w:before="0" w:after="0"/>
            </w:pPr>
            <w:r>
              <w:rPr>
                <w:rFonts w:ascii="宋体" w:hAnsi="宋体" w:cs="宋体" w:eastAsia="宋体" w:hint="eastAsia"/>
                <w:b w:val="0"/>
                <w:sz w:val="24"/>
              </w:rPr>
              <w:t>回函列表（展开行）</w:t>
            </w:r>
          </w:p>
        </w:tc>
        <w:tc>
          <w:tcPr>
            <w:tcW w:type="dxa" w:w="2769"/>
          </w:tcPr>
          <w:p>
            <w:pPr>
              <w:spacing w:line="360" w:lineRule="auto" w:before="0" w:after="0"/>
            </w:pPr>
            <w:r>
              <w:rPr>
                <w:rFonts w:ascii="宋体" w:hAnsi="宋体" w:cs="宋体" w:eastAsia="宋体" w:hint="eastAsia"/>
                <w:b w:val="0"/>
                <w:sz w:val="24"/>
              </w:rPr>
              <w:t>核验人 + 核验时间 —— 全流程唯一留痕入口</w:t>
            </w:r>
          </w:p>
        </w:tc>
      </w:tr>
      <w:tr>
        <w:tc>
          <w:tcPr>
            <w:tcW w:type="dxa" w:w="2769"/>
          </w:tcPr>
          <w:p>
            <w:pPr>
              <w:spacing w:line="360" w:lineRule="auto" w:before="0" w:after="0"/>
            </w:pPr>
            <w:r>
              <w:rPr>
                <w:rFonts w:ascii="宋体" w:hAnsi="宋体" w:cs="宋体" w:eastAsia="宋体" w:hint="eastAsia"/>
                <w:b w:val="0"/>
                <w:sz w:val="24"/>
              </w:rPr>
              <w:t>处理进度</w:t>
            </w:r>
          </w:p>
        </w:tc>
        <w:tc>
          <w:tcPr>
            <w:tcW w:type="dxa" w:w="2769"/>
          </w:tcPr>
          <w:p>
            <w:pPr>
              <w:spacing w:line="360" w:lineRule="auto" w:before="0" w:after="0"/>
            </w:pPr>
            <w:r>
              <w:rPr>
                <w:rFonts w:ascii="宋体" w:hAnsi="宋体" w:cs="宋体" w:eastAsia="宋体" w:hint="eastAsia"/>
                <w:b w:val="0"/>
                <w:sz w:val="24"/>
              </w:rPr>
              <w:t>回函列表</w:t>
            </w:r>
          </w:p>
        </w:tc>
        <w:tc>
          <w:tcPr>
            <w:tcW w:type="dxa" w:w="2769"/>
          </w:tcPr>
          <w:p>
            <w:pPr>
              <w:spacing w:line="360" w:lineRule="auto" w:before="0" w:after="0"/>
            </w:pPr>
            <w:r>
              <w:rPr>
                <w:rFonts w:ascii="宋体" w:hAnsi="宋体" w:cs="宋体" w:eastAsia="宋体" w:hint="eastAsia"/>
                <w:b w:val="0"/>
                <w:sz w:val="24"/>
              </w:rPr>
              <w:t>推进到「待填写回函结果」</w:t>
            </w:r>
          </w:p>
        </w:tc>
      </w:tr>
    </w:tbl>
    <w:p>
      <w:pPr>
        <w:pStyle w:val="5"/>
        <w:spacing w:line="360" w:lineRule="auto"/>
      </w:pPr>
      <w:r>
        <w:rPr>
          <w:rFonts w:hint="eastAsia"/>
        </w:rPr>
        <w:t>功能描述</w:t>
      </w:r>
    </w:p>
    <w:p>
      <w:pPr>
        <w:spacing w:line="360" w:lineRule="auto"/>
      </w:pPr>
      <w:r>
        <w:rPr>
          <w:rFonts w:ascii="宋体" w:hAnsi="宋体" w:cs="宋体" w:eastAsia="宋体" w:hint="eastAsia"/>
          <w:sz w:val="24"/>
        </w:rPr>
        <w:t>字段清单</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126"/>
        <w:gridCol w:w="2126"/>
        <w:gridCol w:w="2126"/>
        <w:gridCol w:w="2126"/>
      </w:tblGrid>
      <w:tr>
        <w:tc>
          <w:tcPr>
            <w:tcW w:type="dxa" w:w="2076"/>
          </w:tcPr>
          <w:p>
            <w:pPr>
              <w:spacing w:line="360" w:lineRule="auto" w:before="0" w:after="0"/>
            </w:pPr>
            <w:r>
              <w:rPr>
                <w:rFonts w:ascii="宋体" w:hAnsi="宋体" w:cs="宋体" w:eastAsia="宋体" w:hint="eastAsia"/>
                <w:b w:val="0"/>
                <w:sz w:val="24"/>
              </w:rPr>
              <w:t>字段</w:t>
            </w:r>
          </w:p>
        </w:tc>
        <w:tc>
          <w:tcPr>
            <w:tcW w:type="dxa" w:w="2076"/>
          </w:tcPr>
          <w:p>
            <w:pPr>
              <w:spacing w:line="360" w:lineRule="auto" w:before="0" w:after="0"/>
            </w:pPr>
            <w:r>
              <w:rPr>
                <w:rFonts w:ascii="宋体" w:hAnsi="宋体" w:cs="宋体" w:eastAsia="宋体" w:hint="eastAsia"/>
                <w:b w:val="0"/>
                <w:sz w:val="24"/>
              </w:rPr>
              <w:t>必填</w:t>
            </w:r>
          </w:p>
        </w:tc>
        <w:tc>
          <w:tcPr>
            <w:tcW w:type="dxa" w:w="2076"/>
          </w:tcPr>
          <w:p>
            <w:pPr>
              <w:spacing w:line="360" w:lineRule="auto" w:before="0" w:after="0"/>
            </w:pPr>
            <w:r>
              <w:rPr>
                <w:rFonts w:ascii="宋体" w:hAnsi="宋体" w:cs="宋体" w:eastAsia="宋体" w:hint="eastAsia"/>
                <w:b w:val="0"/>
                <w:sz w:val="24"/>
              </w:rPr>
              <w:t>AI 预填</w:t>
            </w:r>
          </w:p>
        </w:tc>
        <w:tc>
          <w:tcPr>
            <w:tcW w:type="dxa" w:w="2076"/>
          </w:tcPr>
          <w:p>
            <w:pPr>
              <w:spacing w:line="360" w:lineRule="auto" w:before="0" w:after="0"/>
            </w:pPr>
            <w:r>
              <w:rPr>
                <w:rFonts w:ascii="宋体" w:hAnsi="宋体" w:cs="宋体" w:eastAsia="宋体" w:hint="eastAsia"/>
                <w:b w:val="0"/>
                <w:sz w:val="24"/>
              </w:rPr>
              <w:t>来源</w:t>
            </w:r>
          </w:p>
        </w:tc>
      </w:tr>
      <w:tr>
        <w:tc>
          <w:tcPr>
            <w:tcW w:type="dxa" w:w="2076"/>
          </w:tcPr>
          <w:p>
            <w:pPr>
              <w:spacing w:line="360" w:lineRule="auto" w:before="0" w:after="0"/>
            </w:pPr>
            <w:r>
              <w:rPr>
                <w:rFonts w:ascii="宋体" w:hAnsi="宋体" w:cs="宋体" w:eastAsia="宋体" w:hint="eastAsia"/>
                <w:b w:val="0"/>
                <w:sz w:val="24"/>
              </w:rPr>
              <w:t>回函文件</w:t>
            </w:r>
          </w:p>
        </w:tc>
        <w:tc>
          <w:tcPr>
            <w:tcW w:type="dxa" w:w="2076"/>
          </w:tcPr>
          <w:p>
            <w:pPr>
              <w:spacing w:line="360" w:lineRule="auto" w:before="0" w:after="0"/>
            </w:pPr>
            <w:r>
              <w:rPr>
                <w:rFonts w:ascii="宋体" w:hAnsi="宋体" w:cs="宋体" w:eastAsia="宋体" w:hint="eastAsia"/>
                <w:b w:val="0"/>
                <w:sz w:val="24"/>
              </w:rPr>
              <w:t>是</w:t>
            </w:r>
          </w:p>
        </w:tc>
        <w:tc>
          <w:tcPr>
            <w:tcW w:type="dxa" w:w="2076"/>
          </w:tcPr>
          <w:p>
            <w:pPr>
              <w:spacing w:line="360" w:lineRule="auto" w:before="0" w:after="0"/>
            </w:pPr>
            <w:r>
              <w:rPr>
                <w:rFonts w:ascii="宋体" w:hAnsi="宋体" w:cs="宋体" w:eastAsia="宋体" w:hint="eastAsia"/>
                <w:b w:val="0"/>
                <w:sz w:val="24"/>
              </w:rPr>
              <w:t>是</w:t>
            </w:r>
          </w:p>
        </w:tc>
        <w:tc>
          <w:tcPr>
            <w:tcW w:type="dxa" w:w="2076"/>
          </w:tcPr>
          <w:p>
            <w:pPr>
              <w:spacing w:line="360" w:lineRule="auto" w:before="0" w:after="0"/>
            </w:pPr>
            <w:r>
              <w:rPr>
                <w:rFonts w:ascii="宋体" w:hAnsi="宋体" w:cs="宋体" w:eastAsia="宋体" w:hint="eastAsia"/>
                <w:b w:val="0"/>
                <w:sz w:val="24"/>
              </w:rPr>
              <w:t>识别切分结果</w:t>
            </w:r>
          </w:p>
        </w:tc>
      </w:tr>
      <w:tr>
        <w:tc>
          <w:tcPr>
            <w:tcW w:type="dxa" w:w="2076"/>
          </w:tcPr>
          <w:p>
            <w:pPr>
              <w:spacing w:line="360" w:lineRule="auto" w:before="0" w:after="0"/>
            </w:pPr>
            <w:r>
              <w:rPr>
                <w:rFonts w:ascii="宋体" w:hAnsi="宋体" w:cs="宋体" w:eastAsia="宋体" w:hint="eastAsia"/>
                <w:b w:val="0"/>
                <w:sz w:val="24"/>
              </w:rPr>
              <w:t>快递面单</w:t>
            </w:r>
          </w:p>
        </w:tc>
        <w:tc>
          <w:tcPr>
            <w:tcW w:type="dxa" w:w="2076"/>
          </w:tcPr>
          <w:p>
            <w:pPr>
              <w:spacing w:line="360" w:lineRule="auto" w:before="0" w:after="0"/>
            </w:pPr>
            <w:r>
              <w:rPr>
                <w:rFonts w:ascii="宋体" w:hAnsi="宋体" w:cs="宋体" w:eastAsia="宋体" w:hint="eastAsia"/>
                <w:b w:val="0"/>
                <w:sz w:val="24"/>
              </w:rPr>
              <w:t>是</w:t>
            </w:r>
          </w:p>
        </w:tc>
        <w:tc>
          <w:tcPr>
            <w:tcW w:type="dxa" w:w="2076"/>
          </w:tcPr>
          <w:p>
            <w:pPr>
              <w:spacing w:line="360" w:lineRule="auto" w:before="0" w:after="0"/>
            </w:pPr>
            <w:r>
              <w:rPr>
                <w:rFonts w:ascii="宋体" w:hAnsi="宋体" w:cs="宋体" w:eastAsia="宋体" w:hint="eastAsia"/>
                <w:b w:val="0"/>
                <w:sz w:val="24"/>
              </w:rPr>
              <w:t>是</w:t>
            </w:r>
          </w:p>
        </w:tc>
        <w:tc>
          <w:tcPr>
            <w:tcW w:type="dxa" w:w="2076"/>
          </w:tcPr>
          <w:p>
            <w:pPr>
              <w:spacing w:line="360" w:lineRule="auto" w:before="0" w:after="0"/>
            </w:pPr>
            <w:r>
              <w:rPr>
                <w:rFonts w:ascii="宋体" w:hAnsi="宋体" w:cs="宋体" w:eastAsia="宋体" w:hint="eastAsia"/>
                <w:b w:val="0"/>
                <w:sz w:val="24"/>
              </w:rPr>
              <w:t>往来：每段最后一页；银行：回函件里识别出的面单页</w:t>
            </w:r>
          </w:p>
        </w:tc>
      </w:tr>
      <w:tr>
        <w:tc>
          <w:tcPr>
            <w:tcW w:type="dxa" w:w="2076"/>
          </w:tcPr>
          <w:p>
            <w:pPr>
              <w:spacing w:line="360" w:lineRule="auto" w:before="0" w:after="0"/>
            </w:pPr>
            <w:r>
              <w:rPr>
                <w:rFonts w:ascii="宋体" w:hAnsi="宋体" w:cs="宋体" w:eastAsia="宋体" w:hint="eastAsia"/>
                <w:b w:val="0"/>
                <w:sz w:val="24"/>
              </w:rPr>
              <w:t>快递公司</w:t>
            </w:r>
          </w:p>
        </w:tc>
        <w:tc>
          <w:tcPr>
            <w:tcW w:type="dxa" w:w="2076"/>
          </w:tcPr>
          <w:p>
            <w:pPr>
              <w:spacing w:line="360" w:lineRule="auto" w:before="0" w:after="0"/>
            </w:pPr>
            <w:r>
              <w:rPr>
                <w:rFonts w:ascii="宋体" w:hAnsi="宋体" w:cs="宋体" w:eastAsia="宋体" w:hint="eastAsia"/>
                <w:b w:val="0"/>
                <w:sz w:val="24"/>
              </w:rPr>
              <w:t>是</w:t>
            </w:r>
          </w:p>
        </w:tc>
        <w:tc>
          <w:tcPr>
            <w:tcW w:type="dxa" w:w="2076"/>
          </w:tcPr>
          <w:p>
            <w:pPr>
              <w:spacing w:line="360" w:lineRule="auto" w:before="0" w:after="0"/>
            </w:pPr>
            <w:r>
              <w:rPr>
                <w:rFonts w:ascii="宋体" w:hAnsi="宋体" w:cs="宋体" w:eastAsia="宋体" w:hint="eastAsia"/>
                <w:b w:val="0"/>
                <w:sz w:val="24"/>
              </w:rPr>
              <w:t>是</w:t>
            </w:r>
          </w:p>
        </w:tc>
        <w:tc>
          <w:tcPr>
            <w:tcW w:type="dxa" w:w="2076"/>
          </w:tcPr>
          <w:p>
            <w:pPr>
              <w:spacing w:line="360" w:lineRule="auto" w:before="0" w:after="0"/>
            </w:pPr>
            <w:r>
              <w:rPr>
                <w:rFonts w:ascii="宋体" w:hAnsi="宋体" w:cs="宋体" w:eastAsia="宋体" w:hint="eastAsia"/>
                <w:b w:val="0"/>
                <w:sz w:val="24"/>
              </w:rPr>
              <w:t>面单承运商标识</w:t>
            </w:r>
          </w:p>
        </w:tc>
      </w:tr>
      <w:tr>
        <w:tc>
          <w:tcPr>
            <w:tcW w:type="dxa" w:w="2076"/>
          </w:tcPr>
          <w:p>
            <w:pPr>
              <w:spacing w:line="360" w:lineRule="auto" w:before="0" w:after="0"/>
            </w:pPr>
            <w:r>
              <w:rPr>
                <w:rFonts w:ascii="宋体" w:hAnsi="宋体" w:cs="宋体" w:eastAsia="宋体" w:hint="eastAsia"/>
                <w:b w:val="0"/>
                <w:sz w:val="24"/>
              </w:rPr>
              <w:t>快递运单号</w:t>
            </w:r>
          </w:p>
        </w:tc>
        <w:tc>
          <w:tcPr>
            <w:tcW w:type="dxa" w:w="2076"/>
          </w:tcPr>
          <w:p>
            <w:pPr>
              <w:spacing w:line="360" w:lineRule="auto" w:before="0" w:after="0"/>
            </w:pPr>
            <w:r>
              <w:rPr>
                <w:rFonts w:ascii="宋体" w:hAnsi="宋体" w:cs="宋体" w:eastAsia="宋体" w:hint="eastAsia"/>
                <w:b w:val="0"/>
                <w:sz w:val="24"/>
              </w:rPr>
              <w:t>是</w:t>
            </w:r>
          </w:p>
        </w:tc>
        <w:tc>
          <w:tcPr>
            <w:tcW w:type="dxa" w:w="2076"/>
          </w:tcPr>
          <w:p>
            <w:pPr>
              <w:spacing w:line="360" w:lineRule="auto" w:before="0" w:after="0"/>
            </w:pPr>
            <w:r>
              <w:rPr>
                <w:rFonts w:ascii="宋体" w:hAnsi="宋体" w:cs="宋体" w:eastAsia="宋体" w:hint="eastAsia"/>
                <w:b w:val="0"/>
                <w:sz w:val="24"/>
              </w:rPr>
              <w:t>是</w:t>
            </w:r>
          </w:p>
        </w:tc>
        <w:tc>
          <w:tcPr>
            <w:tcW w:type="dxa" w:w="2076"/>
          </w:tcPr>
          <w:p>
            <w:pPr>
              <w:spacing w:line="360" w:lineRule="auto" w:before="0" w:after="0"/>
            </w:pPr>
            <w:r>
              <w:rPr>
                <w:rFonts w:ascii="宋体" w:hAnsi="宋体" w:cs="宋体" w:eastAsia="宋体" w:hint="eastAsia"/>
                <w:b w:val="0"/>
                <w:sz w:val="24"/>
              </w:rPr>
              <w:t>面单条码识别</w:t>
            </w:r>
          </w:p>
        </w:tc>
      </w:tr>
      <w:tr>
        <w:tc>
          <w:tcPr>
            <w:tcW w:type="dxa" w:w="2076"/>
          </w:tcPr>
          <w:p>
            <w:pPr>
              <w:spacing w:line="360" w:lineRule="auto" w:before="0" w:after="0"/>
            </w:pPr>
            <w:r>
              <w:rPr>
                <w:rFonts w:ascii="宋体" w:hAnsi="宋体" w:cs="宋体" w:eastAsia="宋体" w:hint="eastAsia"/>
                <w:b w:val="0"/>
                <w:sz w:val="24"/>
              </w:rPr>
              <w:t>发件人姓名 / 电话 / 地址</w:t>
            </w:r>
          </w:p>
        </w:tc>
        <w:tc>
          <w:tcPr>
            <w:tcW w:type="dxa" w:w="2076"/>
          </w:tcPr>
          <w:p>
            <w:pPr>
              <w:spacing w:line="360" w:lineRule="auto" w:before="0" w:after="0"/>
            </w:pPr>
            <w:r>
              <w:rPr>
                <w:rFonts w:ascii="宋体" w:hAnsi="宋体" w:cs="宋体" w:eastAsia="宋体" w:hint="eastAsia"/>
                <w:b w:val="0"/>
                <w:sz w:val="24"/>
              </w:rPr>
              <w:t>是</w:t>
            </w:r>
          </w:p>
        </w:tc>
        <w:tc>
          <w:tcPr>
            <w:tcW w:type="dxa" w:w="2076"/>
          </w:tcPr>
          <w:p>
            <w:pPr>
              <w:spacing w:line="360" w:lineRule="auto" w:before="0" w:after="0"/>
            </w:pPr>
            <w:r>
              <w:rPr>
                <w:rFonts w:ascii="宋体" w:hAnsi="宋体" w:cs="宋体" w:eastAsia="宋体" w:hint="eastAsia"/>
                <w:b w:val="0"/>
                <w:sz w:val="24"/>
              </w:rPr>
              <w:t>是</w:t>
            </w:r>
          </w:p>
        </w:tc>
        <w:tc>
          <w:tcPr>
            <w:tcW w:type="dxa" w:w="2076"/>
          </w:tcPr>
          <w:p>
            <w:pPr>
              <w:spacing w:line="360" w:lineRule="auto" w:before="0" w:after="0"/>
            </w:pPr>
            <w:r>
              <w:rPr>
                <w:rFonts w:ascii="宋体" w:hAnsi="宋体" w:cs="宋体" w:eastAsia="宋体" w:hint="eastAsia"/>
                <w:b w:val="0"/>
                <w:sz w:val="24"/>
              </w:rPr>
              <w:t>面单寄件人栏</w:t>
            </w:r>
          </w:p>
        </w:tc>
      </w:tr>
      <w:tr>
        <w:tc>
          <w:tcPr>
            <w:tcW w:type="dxa" w:w="2076"/>
          </w:tcPr>
          <w:p>
            <w:pPr>
              <w:spacing w:line="360" w:lineRule="auto" w:before="0" w:after="0"/>
            </w:pPr>
            <w:r>
              <w:rPr>
                <w:rFonts w:ascii="宋体" w:hAnsi="宋体" w:cs="宋体" w:eastAsia="宋体" w:hint="eastAsia"/>
                <w:b w:val="0"/>
                <w:sz w:val="24"/>
              </w:rPr>
              <w:t>收件人姓名 / 电话 / 地址</w:t>
            </w:r>
          </w:p>
        </w:tc>
        <w:tc>
          <w:tcPr>
            <w:tcW w:type="dxa" w:w="2076"/>
          </w:tcPr>
          <w:p>
            <w:pPr>
              <w:spacing w:line="360" w:lineRule="auto" w:before="0" w:after="0"/>
            </w:pPr>
            <w:r>
              <w:rPr>
                <w:rFonts w:ascii="宋体" w:hAnsi="宋体" w:cs="宋体" w:eastAsia="宋体" w:hint="eastAsia"/>
                <w:b w:val="0"/>
                <w:sz w:val="24"/>
              </w:rPr>
              <w:t>是</w:t>
            </w:r>
          </w:p>
        </w:tc>
        <w:tc>
          <w:tcPr>
            <w:tcW w:type="dxa" w:w="2076"/>
          </w:tcPr>
          <w:p>
            <w:pPr>
              <w:spacing w:line="360" w:lineRule="auto" w:before="0" w:after="0"/>
            </w:pPr>
            <w:r>
              <w:rPr>
                <w:rFonts w:ascii="宋体" w:hAnsi="宋体" w:cs="宋体" w:eastAsia="宋体" w:hint="eastAsia"/>
                <w:b w:val="0"/>
                <w:sz w:val="24"/>
              </w:rPr>
              <w:t>否</w:t>
            </w:r>
          </w:p>
        </w:tc>
        <w:tc>
          <w:tcPr>
            <w:tcW w:type="dxa" w:w="2076"/>
          </w:tcPr>
          <w:p>
            <w:pPr>
              <w:spacing w:line="360" w:lineRule="auto" w:before="0" w:after="0"/>
            </w:pPr>
            <w:r>
              <w:rPr>
                <w:rFonts w:ascii="宋体" w:hAnsi="宋体" w:cs="宋体" w:eastAsia="宋体" w:hint="eastAsia"/>
                <w:b w:val="0"/>
                <w:sz w:val="24"/>
              </w:rPr>
              <w:t>人工填写（全表唯一 AI 完全识别不了的字段）</w:t>
            </w:r>
          </w:p>
        </w:tc>
      </w:tr>
      <w:tr>
        <w:tc>
          <w:tcPr>
            <w:tcW w:type="dxa" w:w="2076"/>
          </w:tcPr>
          <w:p>
            <w:pPr>
              <w:spacing w:line="360" w:lineRule="auto" w:before="0" w:after="0"/>
            </w:pPr>
            <w:r>
              <w:rPr>
                <w:rFonts w:ascii="宋体" w:hAnsi="宋体" w:cs="宋体" w:eastAsia="宋体" w:hint="eastAsia"/>
                <w:b w:val="0"/>
                <w:sz w:val="24"/>
              </w:rPr>
              <w:t>寄件时间（下单时间）</w:t>
            </w:r>
          </w:p>
        </w:tc>
        <w:tc>
          <w:tcPr>
            <w:tcW w:type="dxa" w:w="2076"/>
          </w:tcPr>
          <w:p>
            <w:pPr>
              <w:spacing w:line="360" w:lineRule="auto" w:before="0" w:after="0"/>
            </w:pPr>
            <w:r>
              <w:rPr>
                <w:rFonts w:ascii="宋体" w:hAnsi="宋体" w:cs="宋体" w:eastAsia="宋体" w:hint="eastAsia"/>
                <w:b w:val="0"/>
                <w:sz w:val="24"/>
              </w:rPr>
              <w:t>是</w:t>
            </w:r>
          </w:p>
        </w:tc>
        <w:tc>
          <w:tcPr>
            <w:tcW w:type="dxa" w:w="2076"/>
          </w:tcPr>
          <w:p>
            <w:pPr>
              <w:spacing w:line="360" w:lineRule="auto" w:before="0" w:after="0"/>
            </w:pPr>
            <w:r>
              <w:rPr>
                <w:rFonts w:ascii="宋体" w:hAnsi="宋体" w:cs="宋体" w:eastAsia="宋体" w:hint="eastAsia"/>
                <w:b w:val="0"/>
                <w:sz w:val="24"/>
              </w:rPr>
              <w:t>是</w:t>
            </w:r>
          </w:p>
        </w:tc>
        <w:tc>
          <w:tcPr>
            <w:tcW w:type="dxa" w:w="2076"/>
          </w:tcPr>
          <w:p>
            <w:pPr>
              <w:spacing w:line="360" w:lineRule="auto" w:before="0" w:after="0"/>
            </w:pPr>
            <w:r>
              <w:rPr>
                <w:rFonts w:ascii="宋体" w:hAnsi="宋体" w:cs="宋体" w:eastAsia="宋体" w:hint="eastAsia"/>
                <w:b w:val="0"/>
                <w:sz w:val="24"/>
              </w:rPr>
              <w:t>面单时间栏</w:t>
            </w:r>
          </w:p>
        </w:tc>
      </w:tr>
      <w:tr>
        <w:tc>
          <w:tcPr>
            <w:tcW w:type="dxa" w:w="2076"/>
          </w:tcPr>
          <w:p>
            <w:pPr>
              <w:spacing w:line="360" w:lineRule="auto" w:before="0" w:after="0"/>
            </w:pPr>
            <w:r>
              <w:rPr>
                <w:rFonts w:ascii="宋体" w:hAnsi="宋体" w:cs="宋体" w:eastAsia="宋体" w:hint="eastAsia"/>
                <w:b w:val="0"/>
                <w:sz w:val="24"/>
              </w:rPr>
              <w:t>签收时间（回函时间）</w:t>
            </w:r>
          </w:p>
        </w:tc>
        <w:tc>
          <w:tcPr>
            <w:tcW w:type="dxa" w:w="2076"/>
          </w:tcPr>
          <w:p>
            <w:pPr>
              <w:spacing w:line="360" w:lineRule="auto" w:before="0" w:after="0"/>
            </w:pPr>
            <w:r>
              <w:rPr>
                <w:rFonts w:ascii="宋体" w:hAnsi="宋体" w:cs="宋体" w:eastAsia="宋体" w:hint="eastAsia"/>
                <w:b w:val="0"/>
                <w:sz w:val="24"/>
              </w:rPr>
              <w:t>是</w:t>
            </w:r>
          </w:p>
        </w:tc>
        <w:tc>
          <w:tcPr>
            <w:tcW w:type="dxa" w:w="2076"/>
          </w:tcPr>
          <w:p>
            <w:pPr>
              <w:spacing w:line="360" w:lineRule="auto" w:before="0" w:after="0"/>
            </w:pPr>
            <w:r>
              <w:rPr>
                <w:rFonts w:ascii="宋体" w:hAnsi="宋体" w:cs="宋体" w:eastAsia="宋体" w:hint="eastAsia"/>
                <w:b w:val="0"/>
                <w:sz w:val="24"/>
              </w:rPr>
              <w:t>是</w:t>
            </w:r>
          </w:p>
        </w:tc>
        <w:tc>
          <w:tcPr>
            <w:tcW w:type="dxa" w:w="2076"/>
          </w:tcPr>
          <w:p>
            <w:pPr>
              <w:spacing w:line="360" w:lineRule="auto" w:before="0" w:after="0"/>
            </w:pPr>
            <w:r>
              <w:rPr>
                <w:rFonts w:ascii="宋体" w:hAnsi="宋体" w:cs="宋体" w:eastAsia="宋体" w:hint="eastAsia"/>
                <w:b w:val="0"/>
                <w:sz w:val="24"/>
              </w:rPr>
              <w:t>面单签收栏</w:t>
            </w:r>
          </w:p>
        </w:tc>
      </w:tr>
    </w:tbl>
    <w:p>
      <w:pPr>
        <w:spacing w:line="360" w:lineRule="auto"/>
      </w:pPr>
      <w:r>
        <w:rPr>
          <w:rFonts w:ascii="宋体" w:hAnsi="宋体" w:cs="宋体" w:eastAsia="宋体" w:hint="eastAsia"/>
          <w:sz w:val="24"/>
        </w:rPr>
        <w:t>上述「必填」约束仅适用于最终有效回函；历史回函的这些字段均为非必填。</w:t>
      </w:r>
    </w:p>
    <w:p>
      <w:pPr>
        <w:spacing w:line="360" w:lineRule="auto"/>
      </w:pPr>
      <w:r>
        <w:rPr>
          <w:rFonts w:ascii="宋体" w:hAnsi="宋体" w:cs="宋体" w:eastAsia="宋体" w:hint="eastAsia"/>
          <w:sz w:val="24"/>
        </w:rPr>
        <w:t>面单与函证的对应</w:t>
      </w:r>
    </w:p>
    <w:p>
      <w:pPr>
        <w:spacing w:line="360" w:lineRule="auto"/>
      </w:pPr>
      <w:r>
        <w:rPr>
          <w:rFonts w:ascii="宋体" w:hAnsi="宋体" w:cs="宋体" w:eastAsia="宋体" w:hint="eastAsia"/>
          <w:sz w:val="24"/>
        </w:rPr>
        <w:t>面单在两类函证里来源不同，这是本节的第一个前提：</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类型</w:t>
            </w:r>
          </w:p>
        </w:tc>
        <w:tc>
          <w:tcPr>
            <w:tcW w:type="dxa" w:w="2769"/>
          </w:tcPr>
          <w:p>
            <w:pPr>
              <w:spacing w:line="360" w:lineRule="auto" w:before="0" w:after="0"/>
            </w:pPr>
            <w:r>
              <w:rPr>
                <w:rFonts w:ascii="宋体" w:hAnsi="宋体" w:cs="宋体" w:eastAsia="宋体" w:hint="eastAsia"/>
                <w:b w:val="0"/>
                <w:sz w:val="24"/>
              </w:rPr>
              <w:t>面单从哪来</w:t>
            </w:r>
          </w:p>
        </w:tc>
        <w:tc>
          <w:tcPr>
            <w:tcW w:type="dxa" w:w="2769"/>
          </w:tcPr>
          <w:p>
            <w:pPr>
              <w:spacing w:line="360" w:lineRule="auto" w:before="0" w:after="0"/>
            </w:pPr>
            <w:r>
              <w:rPr>
                <w:rFonts w:ascii="宋体" w:hAnsi="宋体" w:cs="宋体" w:eastAsia="宋体" w:hint="eastAsia"/>
                <w:b w:val="0"/>
                <w:sz w:val="24"/>
              </w:rPr>
              <w:t>识别方式</w:t>
            </w:r>
          </w:p>
        </w:tc>
      </w:tr>
      <w:tr>
        <w:tc>
          <w:tcPr>
            <w:tcW w:type="dxa" w:w="2769"/>
          </w:tcPr>
          <w:p>
            <w:pPr>
              <w:spacing w:line="360" w:lineRule="auto" w:before="0" w:after="0"/>
            </w:pPr>
            <w:r>
              <w:rPr>
                <w:rFonts w:ascii="宋体" w:hAnsi="宋体" w:cs="宋体" w:eastAsia="宋体" w:hint="eastAsia"/>
                <w:b w:val="0"/>
                <w:sz w:val="24"/>
              </w:rPr>
              <w:t>往来函证</w:t>
            </w:r>
          </w:p>
        </w:tc>
        <w:tc>
          <w:tcPr>
            <w:tcW w:type="dxa" w:w="2769"/>
          </w:tcPr>
          <w:p>
            <w:pPr>
              <w:spacing w:line="360" w:lineRule="auto" w:before="0" w:after="0"/>
            </w:pPr>
            <w:r>
              <w:rPr>
                <w:rFonts w:ascii="宋体" w:hAnsi="宋体" w:cs="宋体" w:eastAsia="宋体" w:hint="eastAsia"/>
                <w:b w:val="0"/>
                <w:sz w:val="24"/>
              </w:rPr>
              <w:t>拼在回函件里（每段尾部一页，见 C-10）</w:t>
            </w:r>
          </w:p>
        </w:tc>
        <w:tc>
          <w:tcPr>
            <w:tcW w:type="dxa" w:w="2769"/>
          </w:tcPr>
          <w:p>
            <w:pPr>
              <w:spacing w:line="360" w:lineRule="auto" w:before="0" w:after="0"/>
            </w:pPr>
            <w:r>
              <w:rPr>
                <w:rFonts w:ascii="宋体" w:hAnsi="宋体" w:cs="宋体" w:eastAsia="宋体" w:hint="eastAsia"/>
                <w:b w:val="0"/>
                <w:sz w:val="24"/>
              </w:rPr>
              <w:t>识别阶段顺带读出（往来保留「快递面单识别」检测项）</w:t>
            </w:r>
          </w:p>
        </w:tc>
      </w:tr>
      <w:tr>
        <w:tc>
          <w:tcPr>
            <w:tcW w:type="dxa" w:w="2769"/>
          </w:tcPr>
          <w:p>
            <w:pPr>
              <w:spacing w:line="360" w:lineRule="auto" w:before="0" w:after="0"/>
            </w:pPr>
            <w:r>
              <w:rPr>
                <w:rFonts w:ascii="宋体" w:hAnsi="宋体" w:cs="宋体" w:eastAsia="宋体" w:hint="eastAsia"/>
                <w:b w:val="0"/>
                <w:sz w:val="24"/>
              </w:rPr>
              <w:t>银行函证</w:t>
            </w:r>
          </w:p>
        </w:tc>
        <w:tc>
          <w:tcPr>
            <w:tcW w:type="dxa" w:w="2769"/>
          </w:tcPr>
          <w:p>
            <w:pPr>
              <w:spacing w:line="360" w:lineRule="auto" w:before="0" w:after="0"/>
            </w:pPr>
            <w:r>
              <w:rPr>
                <w:rFonts w:ascii="宋体" w:hAnsi="宋体" w:cs="宋体" w:eastAsia="宋体" w:hint="eastAsia"/>
                <w:b w:val="0"/>
                <w:sz w:val="24"/>
              </w:rPr>
              <w:t>回函件里的面单页</w:t>
            </w:r>
          </w:p>
        </w:tc>
        <w:tc>
          <w:tcPr>
            <w:tcW w:type="dxa" w:w="2769"/>
          </w:tcPr>
          <w:p>
            <w:pPr>
              <w:spacing w:line="360" w:lineRule="auto" w:before="0" w:after="0"/>
            </w:pPr>
            <w:r>
              <w:rPr>
                <w:rFonts w:ascii="宋体" w:hAnsi="宋体" w:cs="宋体" w:eastAsia="宋体" w:hint="eastAsia"/>
                <w:b w:val="0"/>
                <w:sz w:val="24"/>
              </w:rPr>
              <w:t>识别阶段判定哪几页是面单并解码条形码得运单号</w:t>
            </w:r>
          </w:p>
        </w:tc>
      </w:tr>
    </w:tbl>
    <w:p>
      <w:pPr>
        <w:numPr>
          <w:ilvl w:val="0"/>
          <w:numId w:val="27"/>
        </w:numPr>
        <w:spacing w:line="360" w:lineRule="auto"/>
      </w:pPr>
      <w:r>
        <w:rPr>
          <w:rFonts w:ascii="宋体" w:hAnsi="宋体" w:cs="宋体" w:eastAsia="宋体" w:hint="eastAsia"/>
          <w:sz w:val="24"/>
        </w:rPr>
        <w:t>难点（C-12）：银行函证「一年一封」，企业一次给同一家银行发多年多封，银行把多封回函装进同一个快递袋寄回 —— 因此一张面单对应多封函证。旧流程要求把面单文件命名为函证编号，一单多证时只能复制多份或漏掉 —— 根因是强制「一单一证」。</w:t>
      </w:r>
    </w:p>
    <w:p>
      <w:pPr>
        <w:numPr>
          <w:ilvl w:val="0"/>
          <w:numId w:val="27"/>
        </w:numPr>
        <w:spacing w:line="360" w:lineRule="auto"/>
      </w:pPr>
      <w:r>
        <w:rPr>
          <w:rFonts w:ascii="宋体" w:hAnsi="宋体" w:cs="宋体" w:eastAsia="宋体" w:hint="eastAsia"/>
          <w:sz w:val="24"/>
        </w:rPr>
        <w:t>做法：一次上传 = 一个快递袋 = 一个批次。批次内可以有多份银行回函文件 + 随批次上传的面单（不要求命名）；系统只识别条形码得运单号，并把它写入该批次内每一封函证的「回函快递信息」—— 一单多证天然成立。</w:t>
      </w:r>
    </w:p>
    <w:p>
      <w:pPr>
        <w:numPr>
          <w:ilvl w:val="0"/>
          <w:numId w:val="27"/>
        </w:numPr>
        <w:spacing w:line="360" w:lineRule="auto"/>
      </w:pPr>
      <w:r>
        <w:rPr>
          <w:rFonts w:ascii="宋体" w:hAnsi="宋体" w:cs="宋体" w:eastAsia="宋体" w:hint="eastAsia"/>
          <w:sz w:val="24"/>
        </w:rPr>
        <w:t>确认动作优化：同批次同面单的多封函证，本弹窗确认一次即带入其余，不必逐份点 N 次。</w:t>
      </w:r>
    </w:p>
    <w:p>
      <w:pPr>
        <w:spacing w:line="360" w:lineRule="auto"/>
      </w:pPr>
      <w:r>
        <w:rPr>
          <w:rFonts w:ascii="宋体" w:hAnsi="宋体" w:cs="宋体" w:eastAsia="宋体" w:hint="eastAsia"/>
          <w:sz w:val="24"/>
        </w:rPr>
        <w:t>交叉校验（智能化的增量，共五条）：</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校验</w:t>
            </w:r>
          </w:p>
        </w:tc>
        <w:tc>
          <w:tcPr>
            <w:tcW w:type="dxa" w:w="2769"/>
          </w:tcPr>
          <w:p>
            <w:pPr>
              <w:spacing w:line="360" w:lineRule="auto" w:before="0" w:after="0"/>
            </w:pPr>
            <w:r>
              <w:rPr>
                <w:rFonts w:ascii="宋体" w:hAnsi="宋体" w:cs="宋体" w:eastAsia="宋体" w:hint="eastAsia"/>
                <w:b w:val="0"/>
                <w:sz w:val="24"/>
              </w:rPr>
              <w:t>判据</w:t>
            </w:r>
          </w:p>
        </w:tc>
        <w:tc>
          <w:tcPr>
            <w:tcW w:type="dxa" w:w="2769"/>
          </w:tcPr>
          <w:p>
            <w:pPr>
              <w:spacing w:line="360" w:lineRule="auto" w:before="0" w:after="0"/>
            </w:pPr>
            <w:r>
              <w:rPr>
                <w:rFonts w:ascii="宋体" w:hAnsi="宋体" w:cs="宋体" w:eastAsia="宋体" w:hint="eastAsia"/>
                <w:b w:val="0"/>
                <w:sz w:val="24"/>
              </w:rPr>
              <w:t>作用</w:t>
            </w:r>
          </w:p>
        </w:tc>
      </w:tr>
      <w:tr>
        <w:tc>
          <w:tcPr>
            <w:tcW w:type="dxa" w:w="2769"/>
          </w:tcPr>
          <w:p>
            <w:pPr>
              <w:spacing w:line="360" w:lineRule="auto" w:before="0" w:after="0"/>
            </w:pPr>
            <w:r>
              <w:rPr>
                <w:rFonts w:ascii="宋体" w:hAnsi="宋体" w:cs="宋体" w:eastAsia="宋体" w:hint="eastAsia"/>
                <w:b w:val="0"/>
                <w:sz w:val="24"/>
              </w:rPr>
              <w:t>寄件人 ↔ 被询证单位</w:t>
            </w:r>
          </w:p>
        </w:tc>
        <w:tc>
          <w:tcPr>
            <w:tcW w:type="dxa" w:w="2769"/>
          </w:tcPr>
          <w:p>
            <w:pPr>
              <w:spacing w:line="360" w:lineRule="auto" w:before="0" w:after="0"/>
            </w:pPr>
            <w:r>
              <w:rPr>
                <w:rFonts w:ascii="宋体" w:hAnsi="宋体" w:cs="宋体" w:eastAsia="宋体" w:hint="eastAsia"/>
                <w:b w:val="0"/>
                <w:sz w:val="24"/>
              </w:rPr>
              <w:t>面单寄件人 / 寄件网点 ↔ 批次内各函证的被询证单位</w:t>
            </w:r>
          </w:p>
        </w:tc>
        <w:tc>
          <w:tcPr>
            <w:tcW w:type="dxa" w:w="2769"/>
          </w:tcPr>
          <w:p>
            <w:pPr>
              <w:spacing w:line="360" w:lineRule="auto" w:before="0" w:after="0"/>
            </w:pPr>
            <w:r>
              <w:rPr>
                <w:rFonts w:ascii="宋体" w:hAnsi="宋体" w:cs="宋体" w:eastAsia="宋体" w:hint="eastAsia"/>
                <w:b w:val="0"/>
                <w:sz w:val="24"/>
              </w:rPr>
              <w:t>防混装 —— 快递袋里混进别家银行的回函时立即提示</w:t>
            </w:r>
          </w:p>
        </w:tc>
      </w:tr>
      <w:tr>
        <w:tc>
          <w:tcPr>
            <w:tcW w:type="dxa" w:w="2769"/>
          </w:tcPr>
          <w:p>
            <w:pPr>
              <w:spacing w:line="360" w:lineRule="auto" w:before="0" w:after="0"/>
            </w:pPr>
            <w:r>
              <w:rPr>
                <w:rFonts w:ascii="宋体" w:hAnsi="宋体" w:cs="宋体" w:eastAsia="宋体" w:hint="eastAsia"/>
                <w:b w:val="0"/>
                <w:sz w:val="24"/>
              </w:rPr>
              <w:t>单位聚类</w:t>
            </w:r>
          </w:p>
        </w:tc>
        <w:tc>
          <w:tcPr>
            <w:tcW w:type="dxa" w:w="2769"/>
          </w:tcPr>
          <w:p>
            <w:pPr>
              <w:spacing w:line="360" w:lineRule="auto" w:before="0" w:after="0"/>
            </w:pPr>
            <w:r>
              <w:rPr>
                <w:rFonts w:ascii="宋体" w:hAnsi="宋体" w:cs="宋体" w:eastAsia="宋体" w:hint="eastAsia"/>
                <w:b w:val="0"/>
                <w:sz w:val="24"/>
              </w:rPr>
              <w:t>批次内多封函证的被询证单位相同</w:t>
            </w:r>
          </w:p>
        </w:tc>
        <w:tc>
          <w:tcPr>
            <w:tcW w:type="dxa" w:w="2769"/>
          </w:tcPr>
          <w:p>
            <w:pPr>
              <w:spacing w:line="360" w:lineRule="auto" w:before="0" w:after="0"/>
            </w:pPr>
            <w:r>
              <w:rPr>
                <w:rFonts w:ascii="宋体" w:hAnsi="宋体" w:cs="宋体" w:eastAsia="宋体" w:hint="eastAsia"/>
                <w:b w:val="0"/>
                <w:sz w:val="24"/>
              </w:rPr>
              <w:t>强提示「这 N 封可共用一张面单」</w:t>
            </w:r>
          </w:p>
        </w:tc>
      </w:tr>
      <w:tr>
        <w:tc>
          <w:tcPr>
            <w:tcW w:type="dxa" w:w="2769"/>
          </w:tcPr>
          <w:p>
            <w:pPr>
              <w:spacing w:line="360" w:lineRule="auto" w:before="0" w:after="0"/>
            </w:pPr>
            <w:r>
              <w:rPr>
                <w:rFonts w:ascii="宋体" w:hAnsi="宋体" w:cs="宋体" w:eastAsia="宋体" w:hint="eastAsia"/>
                <w:b w:val="0"/>
                <w:sz w:val="24"/>
              </w:rPr>
              <w:t>张数 ↔ 家数</w:t>
            </w:r>
          </w:p>
        </w:tc>
        <w:tc>
          <w:tcPr>
            <w:tcW w:type="dxa" w:w="2769"/>
          </w:tcPr>
          <w:p>
            <w:pPr>
              <w:spacing w:line="360" w:lineRule="auto" w:before="0" w:after="0"/>
            </w:pPr>
            <w:r>
              <w:rPr>
                <w:rFonts w:ascii="宋体" w:hAnsi="宋体" w:cs="宋体" w:eastAsia="宋体" w:hint="eastAsia"/>
                <w:b w:val="0"/>
                <w:sz w:val="24"/>
              </w:rPr>
              <w:t>面单张数 ↔ 批次内不同银行的家数</w:t>
            </w:r>
          </w:p>
        </w:tc>
        <w:tc>
          <w:tcPr>
            <w:tcW w:type="dxa" w:w="2769"/>
          </w:tcPr>
          <w:p>
            <w:pPr>
              <w:spacing w:line="360" w:lineRule="auto" w:before="0" w:after="0"/>
            </w:pPr>
            <w:r>
              <w:rPr>
                <w:rFonts w:ascii="宋体" w:hAnsi="宋体" w:cs="宋体" w:eastAsia="宋体" w:hint="eastAsia"/>
                <w:b w:val="0"/>
                <w:sz w:val="24"/>
              </w:rPr>
              <w:t>不等即提示复核（如 2 家银行却只有 1 张面单）</w:t>
            </w:r>
          </w:p>
        </w:tc>
      </w:tr>
      <w:tr>
        <w:tc>
          <w:tcPr>
            <w:tcW w:type="dxa" w:w="2769"/>
          </w:tcPr>
          <w:p>
            <w:pPr>
              <w:spacing w:line="360" w:lineRule="auto" w:before="0" w:after="0"/>
            </w:pPr>
            <w:r>
              <w:rPr>
                <w:rFonts w:ascii="宋体" w:hAnsi="宋体" w:cs="宋体" w:eastAsia="宋体" w:hint="eastAsia"/>
                <w:b w:val="0"/>
                <w:sz w:val="24"/>
              </w:rPr>
              <w:t>与快递 Excel 互校</w:t>
            </w:r>
          </w:p>
        </w:tc>
        <w:tc>
          <w:tcPr>
            <w:tcW w:type="dxa" w:w="2769"/>
          </w:tcPr>
          <w:p>
            <w:pPr>
              <w:spacing w:line="360" w:lineRule="auto" w:before="0" w:after="0"/>
            </w:pPr>
            <w:r>
              <w:rPr>
                <w:rFonts w:ascii="宋体" w:hAnsi="宋体" w:cs="宋体" w:eastAsia="宋体" w:hint="eastAsia"/>
                <w:b w:val="0"/>
                <w:sz w:val="24"/>
              </w:rPr>
              <w:t>运单号 ↔「导入快递数据」里的单号</w:t>
            </w:r>
          </w:p>
        </w:tc>
        <w:tc>
          <w:tcPr>
            <w:tcW w:type="dxa" w:w="2769"/>
          </w:tcPr>
          <w:p>
            <w:pPr>
              <w:spacing w:line="360" w:lineRule="auto" w:before="0" w:after="0"/>
            </w:pPr>
            <w:r>
              <w:rPr>
                <w:rFonts w:ascii="宋体" w:hAnsi="宋体" w:cs="宋体" w:eastAsia="宋体" w:hint="eastAsia"/>
                <w:b w:val="0"/>
                <w:sz w:val="24"/>
              </w:rPr>
              <w:t>命中即带出公司 / 地址 / 电话（已有能力）</w:t>
            </w:r>
          </w:p>
        </w:tc>
      </w:tr>
      <w:tr>
        <w:tc>
          <w:tcPr>
            <w:tcW w:type="dxa" w:w="2769"/>
          </w:tcPr>
          <w:p>
            <w:pPr>
              <w:spacing w:line="360" w:lineRule="auto" w:before="0" w:after="0"/>
            </w:pPr>
            <w:r>
              <w:rPr>
                <w:rFonts w:ascii="宋体" w:hAnsi="宋体" w:cs="宋体" w:eastAsia="宋体" w:hint="eastAsia"/>
                <w:b w:val="0"/>
                <w:sz w:val="24"/>
              </w:rPr>
              <w:t>签收时间 ↔ 回函登记</w:t>
            </w:r>
          </w:p>
        </w:tc>
        <w:tc>
          <w:tcPr>
            <w:tcW w:type="dxa" w:w="2769"/>
          </w:tcPr>
          <w:p>
            <w:pPr>
              <w:spacing w:line="360" w:lineRule="auto" w:before="0" w:after="0"/>
            </w:pPr>
            <w:r>
              <w:rPr>
                <w:rFonts w:ascii="宋体" w:hAnsi="宋体" w:cs="宋体" w:eastAsia="宋体" w:hint="eastAsia"/>
                <w:b w:val="0"/>
                <w:sz w:val="24"/>
              </w:rPr>
              <w:t>面单签收时间应早于回函登记日期</w:t>
            </w:r>
          </w:p>
        </w:tc>
        <w:tc>
          <w:tcPr>
            <w:tcW w:type="dxa" w:w="2769"/>
          </w:tcPr>
          <w:p>
            <w:pPr>
              <w:spacing w:line="360" w:lineRule="auto" w:before="0" w:after="0"/>
            </w:pPr>
            <w:r>
              <w:rPr>
                <w:rFonts w:ascii="宋体" w:hAnsi="宋体" w:cs="宋体" w:eastAsia="宋体" w:hint="eastAsia"/>
                <w:b w:val="0"/>
                <w:sz w:val="24"/>
              </w:rPr>
              <w:t>弱校验，异常时提示复核</w:t>
            </w:r>
          </w:p>
        </w:tc>
      </w:tr>
    </w:tbl>
    <w:p>
      <w:pPr>
        <w:spacing w:line="360" w:lineRule="auto"/>
      </w:pPr>
      <w:r>
        <w:rPr>
          <w:rFonts w:ascii="宋体" w:hAnsi="宋体" w:cs="宋体" w:eastAsia="宋体" w:hint="eastAsia"/>
          <w:sz w:val="24"/>
        </w:rPr>
        <w:t>批次内确实混装两家银行时，给手动拆分兜底（把某几封改成另一张面单）；默认走自动。</w:t>
      </w:r>
    </w:p>
    <w:p>
      <w:pPr>
        <w:spacing w:line="360" w:lineRule="auto"/>
      </w:pPr>
      <w:r>
        <w:rPr>
          <w:rFonts w:ascii="宋体" w:hAnsi="宋体" w:cs="宋体" w:eastAsia="宋体" w:hint="eastAsia"/>
          <w:sz w:val="24"/>
        </w:rPr>
        <w:t>字段呈现</w:t>
      </w:r>
    </w:p>
    <w:p>
      <w:pPr>
        <w:spacing w:line="360" w:lineRule="auto"/>
      </w:pPr>
      <w:r>
        <w:rPr>
          <w:rFonts w:ascii="宋体" w:hAnsi="宋体" w:cs="宋体" w:eastAsia="宋体" w:hint="eastAsia"/>
          <w:sz w:val="24"/>
        </w:rPr>
        <w:t>字段值由识别阶段预填，直接可改 —— 本节没有「采纳 / ✓ 已确认」动作、置信度胶囊、低置信度提醒与「全部采纳 / 全部清除」批量操作。</w:t>
      </w:r>
    </w:p>
    <w:p>
      <w:pPr>
        <w:spacing w:line="360" w:lineRule="auto"/>
      </w:pPr>
      <w:r>
        <w:rPr>
          <w:rFonts w:ascii="宋体" w:hAnsi="宋体" w:cs="宋体" w:eastAsia="宋体" w:hint="eastAsia"/>
          <w:sz w:val="24"/>
        </w:rPr>
        <w:t>为什么去掉：这一环节 AI 几乎全包（12 个字段里只有收件人三项识别不了），逐项点「采纳」是纯重复劳动；而「AI 只出建议、人工确认才写入」（约束 C-03）这条底线由底栏那一次确认承担 —— 一次签字足够，不必在字段级别再签一遍。需要人处理的只剩「必填项是否为空」这一件事。</w:t>
      </w:r>
    </w:p>
    <w:p>
      <w:pPr>
        <w:numPr>
          <w:ilvl w:val="0"/>
          <w:numId w:val="27"/>
        </w:numPr>
        <w:spacing w:line="360" w:lineRule="auto"/>
      </w:pPr>
      <w:r>
        <w:rPr>
          <w:rFonts w:ascii="宋体" w:hAnsi="宋体" w:cs="宋体" w:eastAsia="宋体" w:hint="eastAsia"/>
          <w:sz w:val="24"/>
        </w:rPr>
        <w:t>每个字段展示为：标签 + 输入框；纯人工填写的字段（收件人三项）在右侧灰字标「需人工填写」。</w:t>
      </w:r>
    </w:p>
    <w:p>
      <w:pPr>
        <w:numPr>
          <w:ilvl w:val="0"/>
          <w:numId w:val="27"/>
        </w:numPr>
        <w:spacing w:line="360" w:lineRule="auto"/>
      </w:pPr>
      <w:r>
        <w:rPr>
          <w:rFonts w:ascii="宋体" w:hAnsi="宋体" w:cs="宋体" w:eastAsia="宋体" w:hint="eastAsia"/>
          <w:sz w:val="24"/>
        </w:rPr>
        <w:t>上次人工确认过的值仍回显并标「人工确认」标签（与 AI 无关，见下方「值回显」）。</w:t>
      </w:r>
    </w:p>
    <w:p>
      <w:pPr>
        <w:numPr>
          <w:ilvl w:val="0"/>
          <w:numId w:val="27"/>
        </w:numPr>
        <w:spacing w:line="360" w:lineRule="auto"/>
      </w:pPr>
      <w:r>
        <w:rPr>
          <w:rFonts w:ascii="宋体" w:hAnsi="宋体" w:cs="宋体" w:eastAsia="宋体" w:hint="eastAsia"/>
          <w:sz w:val="24"/>
        </w:rPr>
        <w:t>📷 图 5.4-1 ｜ 「回函快递信息」弹窗（首次确认态）</w:t>
      </w:r>
    </w:p>
    <w:p>
      <w:pPr>
        <w:numPr>
          <w:ilvl w:val="0"/>
          <w:numId w:val="27"/>
        </w:numPr>
        <w:spacing w:line="360" w:lineRule="auto"/>
      </w:pPr>
      <w:r>
        <w:rPr>
          <w:rFonts w:ascii="宋体" w:hAnsi="宋体" w:cs="宋体" w:eastAsia="宋体" w:hint="eastAsia"/>
          <w:sz w:val="24"/>
        </w:rPr>
        <w:t>应展示：点列表「回函信息录入进度」列步骤条第一步「快递信息」打开的整屏弹窗，处于首次确认（尚未打过核验留痕）。</w:t>
      </w:r>
    </w:p>
    <w:p>
      <w:pPr>
        <w:numPr>
          <w:ilvl w:val="0"/>
          <w:numId w:val="27"/>
        </w:numPr>
        <w:spacing w:line="360" w:lineRule="auto"/>
      </w:pPr>
      <w:r>
        <w:rPr>
          <w:rFonts w:ascii="宋体" w:hAnsi="宋体" w:cs="宋体" w:eastAsia="宋体" w:hint="eastAsia"/>
          <w:sz w:val="24"/>
        </w:rPr>
        <w:t>重点可见：① 标题 + 函证编号；② 左侧只渲染面单那一页（页码恒为 1 / 1，不铺整份回函）；③ 右侧字段列表（标签 + 输入框）；④ 收件人三项（姓名 / 电话 / 地址）右侧灰字「需人工填写」；⑤ 必填项为空时的红档浅底；⑥ 底栏「确认并进入结果填写」+ 必填未处理提示（如「还有 3 项必填待处理」）；⑦ 没有逐项「采纳 / 已确认」与置信度胶囊 —— 这些。</w:t>
      </w:r>
    </w:p>
    <w:p>
      <w:pPr>
        <w:numPr>
          <w:ilvl w:val="0"/>
          <w:numId w:val="27"/>
        </w:numPr>
        <w:spacing w:line="360" w:lineRule="auto"/>
      </w:pPr>
      <w:r>
        <w:rPr>
          <w:rFonts w:ascii="宋体" w:hAnsi="宋体" w:cs="宋体" w:eastAsia="宋体" w:hint="eastAsia"/>
          <w:sz w:val="24"/>
        </w:rPr>
        <w:t>对应正文：§5.4「字段呈现」「校验」「确认与修改」</w:t>
      </w:r>
    </w:p>
    <w:p>
      <w:pPr>
        <w:numPr>
          <w:ilvl w:val="0"/>
          <w:numId w:val="27"/>
        </w:numPr>
        <w:spacing w:line="360" w:lineRule="auto"/>
      </w:pPr>
      <w:r>
        <w:rPr>
          <w:rFonts w:ascii="宋体" w:hAnsi="宋体" w:cs="宋体" w:eastAsia="宋体" w:hint="eastAsia"/>
          <w:sz w:val="24"/>
        </w:rPr>
        <w:t>📷 图 5.4-2 ｜ 「回函快递信息」弹窗（修改态）</w:t>
      </w:r>
    </w:p>
    <w:p>
      <w:pPr>
        <w:numPr>
          <w:ilvl w:val="0"/>
          <w:numId w:val="27"/>
        </w:numPr>
        <w:spacing w:line="360" w:lineRule="auto"/>
      </w:pPr>
      <w:r>
        <w:rPr>
          <w:rFonts w:ascii="宋体" w:hAnsi="宋体" w:cs="宋体" w:eastAsia="宋体" w:hint="eastAsia"/>
          <w:sz w:val="24"/>
        </w:rPr>
        <w:t>应展示：已完成归档后再次打开同一弹窗。</w:t>
      </w:r>
    </w:p>
    <w:p>
      <w:pPr>
        <w:numPr>
          <w:ilvl w:val="0"/>
          <w:numId w:val="27"/>
        </w:numPr>
        <w:spacing w:line="360" w:lineRule="auto"/>
      </w:pPr>
      <w:r>
        <w:rPr>
          <w:rFonts w:ascii="宋体" w:hAnsi="宋体" w:cs="宋体" w:eastAsia="宋体" w:hint="eastAsia"/>
          <w:sz w:val="24"/>
        </w:rPr>
        <w:t>重点可见：底栏按钮变为「保存修改」；说明文案「本次修改只更新回函快递信息 —— 不改变回函进度、不重复产生核验留痕」；已确认过的字段带「人工确认」标签；顶部提示「已回显 N 项上次确认值，可直接修改后保存」。</w:t>
      </w:r>
    </w:p>
    <w:p>
      <w:pPr>
        <w:numPr>
          <w:ilvl w:val="0"/>
          <w:numId w:val="27"/>
        </w:numPr>
        <w:spacing w:line="360" w:lineRule="auto"/>
      </w:pPr>
      <w:r>
        <w:rPr>
          <w:rFonts w:ascii="宋体" w:hAnsi="宋体" w:cs="宋体" w:eastAsia="宋体" w:hint="eastAsia"/>
          <w:sz w:val="24"/>
        </w:rPr>
        <w:t>对应正文：§5.4「确认与修改」（两种模式）</w:t>
      </w:r>
    </w:p>
    <w:p>
      <w:pPr>
        <w:numPr>
          <w:ilvl w:val="0"/>
          <w:numId w:val="27"/>
        </w:numPr>
        <w:spacing w:line="360" w:lineRule="auto"/>
      </w:pPr>
      <w:r>
        <w:rPr>
          <w:rFonts w:ascii="宋体" w:hAnsi="宋体" w:cs="宋体" w:eastAsia="宋体" w:hint="eastAsia"/>
          <w:sz w:val="24"/>
        </w:rPr>
        <w:t>📷 图 5.4-3 ｜ 无面单时的空态（银行侧）</w:t>
      </w:r>
    </w:p>
    <w:p>
      <w:pPr>
        <w:numPr>
          <w:ilvl w:val="0"/>
          <w:numId w:val="27"/>
        </w:numPr>
        <w:spacing w:line="360" w:lineRule="auto"/>
      </w:pPr>
      <w:r>
        <w:rPr>
          <w:rFonts w:ascii="宋体" w:hAnsi="宋体" w:cs="宋体" w:eastAsia="宋体" w:hint="eastAsia"/>
          <w:sz w:val="24"/>
        </w:rPr>
        <w:t>应展示：银行函证打开该弹窗、且这份回函没有面单页时的左侧空态。</w:t>
      </w:r>
    </w:p>
    <w:p>
      <w:pPr>
        <w:numPr>
          <w:ilvl w:val="0"/>
          <w:numId w:val="27"/>
        </w:numPr>
        <w:spacing w:line="360" w:lineRule="auto"/>
      </w:pPr>
      <w:r>
        <w:rPr>
          <w:rFonts w:ascii="宋体" w:hAnsi="宋体" w:cs="宋体" w:eastAsia="宋体" w:hint="eastAsia"/>
          <w:sz w:val="24"/>
        </w:rPr>
        <w:t>重点可见：说明文案「银行函证回函由银行自行出具，通常不含快递面单」；不退回展示函证正文；右侧字段照常可填。</w:t>
      </w:r>
    </w:p>
    <w:p>
      <w:pPr>
        <w:numPr>
          <w:ilvl w:val="0"/>
          <w:numId w:val="27"/>
        </w:numPr>
        <w:spacing w:line="360" w:lineRule="auto"/>
      </w:pPr>
      <w:r>
        <w:rPr>
          <w:rFonts w:ascii="宋体" w:hAnsi="宋体" w:cs="宋体" w:eastAsia="宋体" w:hint="eastAsia"/>
          <w:sz w:val="24"/>
        </w:rPr>
        <w:t>对应正文：§5.4「未识别到面单时给空态」</w:t>
      </w:r>
    </w:p>
    <w:p>
      <w:pPr>
        <w:spacing w:line="360" w:lineRule="auto"/>
      </w:pPr>
      <w:r>
        <w:rPr>
          <w:rFonts w:ascii="宋体" w:hAnsi="宋体" w:cs="宋体" w:eastAsia="宋体" w:hint="eastAsia"/>
          <w:sz w:val="24"/>
        </w:rPr>
        <w:t>校验</w:t>
      </w:r>
    </w:p>
    <w:p>
      <w:pPr>
        <w:spacing w:line="360" w:lineRule="auto"/>
      </w:pPr>
      <w:r>
        <w:rPr>
          <w:rFonts w:ascii="宋体" w:hAnsi="宋体" w:cs="宋体" w:eastAsia="宋体" w:hint="eastAsia"/>
          <w:sz w:val="24"/>
        </w:rPr>
        <w:t>底栏提示必填未处理项（如「还有 3 项必填待处理：收件人姓名、收件人联系电话、收件人地址」）—— 只提示、不阻断；对应字段给红档浅底。</w:t>
      </w:r>
    </w:p>
    <w:p>
      <w:pPr>
        <w:spacing w:line="360" w:lineRule="auto"/>
      </w:pPr>
      <w:r>
        <w:rPr>
          <w:rFonts w:ascii="宋体" w:hAnsi="宋体" w:cs="宋体" w:eastAsia="宋体" w:hint="eastAsia"/>
          <w:sz w:val="24"/>
        </w:rPr>
        <w:t>确认与修改（两种模式）</w:t>
      </w:r>
    </w:p>
    <w:p>
      <w:pPr>
        <w:spacing w:line="360" w:lineRule="auto"/>
      </w:pPr>
      <w:r>
        <w:rPr>
          <w:rFonts w:ascii="宋体" w:hAnsi="宋体" w:cs="宋体" w:eastAsia="宋体" w:hint="eastAsia"/>
          <w:sz w:val="24"/>
        </w:rPr>
        <w:t>底栏按钮按是否已打过核验留痕分为两种模式 —— 判定单点来自记录的核验状态，弹窗内不自行猜测：</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126"/>
        <w:gridCol w:w="2126"/>
        <w:gridCol w:w="2126"/>
        <w:gridCol w:w="2126"/>
      </w:tblGrid>
      <w:tr>
        <w:tc>
          <w:tcPr>
            <w:tcW w:type="dxa" w:w="2076"/>
          </w:tcPr>
          <w:p>
            <w:pPr>
              <w:spacing w:line="360" w:lineRule="auto" w:before="0" w:after="0"/>
            </w:pPr>
            <w:r>
              <w:rPr>
                <w:rFonts w:ascii="宋体" w:hAnsi="宋体" w:cs="宋体" w:eastAsia="宋体" w:hint="eastAsia"/>
                <w:b w:val="0"/>
                <w:sz w:val="24"/>
              </w:rPr>
              <w:t>模式</w:t>
            </w:r>
          </w:p>
        </w:tc>
        <w:tc>
          <w:tcPr>
            <w:tcW w:type="dxa" w:w="2076"/>
          </w:tcPr>
          <w:p>
            <w:pPr>
              <w:spacing w:line="360" w:lineRule="auto" w:before="0" w:after="0"/>
            </w:pPr>
            <w:r>
              <w:rPr>
                <w:rFonts w:ascii="宋体" w:hAnsi="宋体" w:cs="宋体" w:eastAsia="宋体" w:hint="eastAsia"/>
                <w:b w:val="0"/>
                <w:sz w:val="24"/>
              </w:rPr>
              <w:t>进入条件</w:t>
            </w:r>
          </w:p>
        </w:tc>
        <w:tc>
          <w:tcPr>
            <w:tcW w:type="dxa" w:w="2076"/>
          </w:tcPr>
          <w:p>
            <w:pPr>
              <w:spacing w:line="360" w:lineRule="auto" w:before="0" w:after="0"/>
            </w:pPr>
            <w:r>
              <w:rPr>
                <w:rFonts w:ascii="宋体" w:hAnsi="宋体" w:cs="宋体" w:eastAsia="宋体" w:hint="eastAsia"/>
                <w:b w:val="0"/>
                <w:sz w:val="24"/>
              </w:rPr>
              <w:t>底栏按钮</w:t>
            </w:r>
          </w:p>
        </w:tc>
        <w:tc>
          <w:tcPr>
            <w:tcW w:type="dxa" w:w="2076"/>
          </w:tcPr>
          <w:p>
            <w:pPr>
              <w:spacing w:line="360" w:lineRule="auto" w:before="0" w:after="0"/>
            </w:pPr>
            <w:r>
              <w:rPr>
                <w:rFonts w:ascii="宋体" w:hAnsi="宋体" w:cs="宋体" w:eastAsia="宋体" w:hint="eastAsia"/>
                <w:b w:val="0"/>
                <w:sz w:val="24"/>
              </w:rPr>
              <w:t>行为</w:t>
            </w:r>
          </w:p>
        </w:tc>
      </w:tr>
      <w:tr>
        <w:tc>
          <w:tcPr>
            <w:tcW w:type="dxa" w:w="2076"/>
          </w:tcPr>
          <w:p>
            <w:pPr>
              <w:spacing w:line="360" w:lineRule="auto" w:before="0" w:after="0"/>
            </w:pPr>
            <w:r>
              <w:rPr>
                <w:rFonts w:ascii="宋体" w:hAnsi="宋体" w:cs="宋体" w:eastAsia="宋体" w:hint="eastAsia"/>
                <w:b w:val="0"/>
                <w:sz w:val="24"/>
              </w:rPr>
              <w:t>首次确认</w:t>
            </w:r>
          </w:p>
        </w:tc>
        <w:tc>
          <w:tcPr>
            <w:tcW w:type="dxa" w:w="2076"/>
          </w:tcPr>
          <w:p>
            <w:pPr>
              <w:spacing w:line="360" w:lineRule="auto" w:before="0" w:after="0"/>
            </w:pPr>
            <w:r>
              <w:rPr>
                <w:rFonts w:ascii="宋体" w:hAnsi="宋体" w:cs="宋体" w:eastAsia="宋体" w:hint="eastAsia"/>
                <w:b w:val="0"/>
                <w:sz w:val="24"/>
              </w:rPr>
              <w:t>核验状态为待确认</w:t>
            </w:r>
          </w:p>
        </w:tc>
        <w:tc>
          <w:tcPr>
            <w:tcW w:type="dxa" w:w="2076"/>
          </w:tcPr>
          <w:p>
            <w:pPr>
              <w:spacing w:line="360" w:lineRule="auto" w:before="0" w:after="0"/>
            </w:pPr>
            <w:r>
              <w:rPr>
                <w:rFonts w:ascii="宋体" w:hAnsi="宋体" w:cs="宋体" w:eastAsia="宋体" w:hint="eastAsia"/>
                <w:b w:val="0"/>
                <w:sz w:val="24"/>
              </w:rPr>
              <w:t>「确认并进入结果填写」</w:t>
            </w:r>
          </w:p>
        </w:tc>
        <w:tc>
          <w:tcPr>
            <w:tcW w:type="dxa" w:w="2076"/>
          </w:tcPr>
          <w:p>
            <w:pPr>
              <w:spacing w:line="360" w:lineRule="auto" w:before="0" w:after="0"/>
            </w:pPr>
            <w:r>
              <w:rPr>
                <w:rFonts w:ascii="宋体" w:hAnsi="宋体" w:cs="宋体" w:eastAsia="宋体" w:hint="eastAsia"/>
                <w:b w:val="0"/>
                <w:sz w:val="24"/>
              </w:rPr>
              <w:t>打「已人工核验」+ 记录核验人与时间，并直接衔接「回函结果」（无需退回列表再点一次）</w:t>
            </w:r>
          </w:p>
        </w:tc>
      </w:tr>
      <w:tr>
        <w:tc>
          <w:tcPr>
            <w:tcW w:type="dxa" w:w="2076"/>
          </w:tcPr>
          <w:p>
            <w:pPr>
              <w:spacing w:line="360" w:lineRule="auto" w:before="0" w:after="0"/>
            </w:pPr>
            <w:r>
              <w:rPr>
                <w:rFonts w:ascii="宋体" w:hAnsi="宋体" w:cs="宋体" w:eastAsia="宋体" w:hint="eastAsia"/>
                <w:b w:val="0"/>
                <w:sz w:val="24"/>
              </w:rPr>
              <w:t>修改</w:t>
            </w:r>
          </w:p>
        </w:tc>
        <w:tc>
          <w:tcPr>
            <w:tcW w:type="dxa" w:w="2076"/>
          </w:tcPr>
          <w:p>
            <w:pPr>
              <w:spacing w:line="360" w:lineRule="auto" w:before="0" w:after="0"/>
            </w:pPr>
            <w:r>
              <w:rPr>
                <w:rFonts w:ascii="宋体" w:hAnsi="宋体" w:cs="宋体" w:eastAsia="宋体" w:hint="eastAsia"/>
                <w:b w:val="0"/>
                <w:sz w:val="24"/>
              </w:rPr>
              <w:t>已人工核验（含已完成归档）</w:t>
            </w:r>
          </w:p>
        </w:tc>
        <w:tc>
          <w:tcPr>
            <w:tcW w:type="dxa" w:w="2076"/>
          </w:tcPr>
          <w:p>
            <w:pPr>
              <w:spacing w:line="360" w:lineRule="auto" w:before="0" w:after="0"/>
            </w:pPr>
            <w:r>
              <w:rPr>
                <w:rFonts w:ascii="宋体" w:hAnsi="宋体" w:cs="宋体" w:eastAsia="宋体" w:hint="eastAsia"/>
                <w:b w:val="0"/>
                <w:sz w:val="24"/>
              </w:rPr>
              <w:t>「保存修改」</w:t>
            </w:r>
          </w:p>
        </w:tc>
        <w:tc>
          <w:tcPr>
            <w:tcW w:type="dxa" w:w="2076"/>
          </w:tcPr>
          <w:p>
            <w:pPr>
              <w:spacing w:line="360" w:lineRule="auto" w:before="0" w:after="0"/>
            </w:pPr>
            <w:r>
              <w:rPr>
                <w:rFonts w:ascii="宋体" w:hAnsi="宋体" w:cs="宋体" w:eastAsia="宋体" w:hint="eastAsia"/>
                <w:b w:val="0"/>
                <w:sz w:val="24"/>
              </w:rPr>
              <w:t>只写回内容 + 记录最近修改人与时间；不改回函进度、不重打核验留痕</w:t>
            </w:r>
          </w:p>
        </w:tc>
      </w:tr>
    </w:tbl>
    <w:p>
      <w:pPr>
        <w:numPr>
          <w:ilvl w:val="0"/>
          <w:numId w:val="27"/>
        </w:numPr>
        <w:spacing w:line="360" w:lineRule="auto"/>
      </w:pPr>
      <w:r>
        <w:rPr>
          <w:rFonts w:ascii="宋体" w:hAnsi="宋体" w:cs="宋体" w:eastAsia="宋体" w:hint="eastAsia"/>
          <w:sz w:val="24"/>
        </w:rPr>
        <w:t>「AI 核验」页只读（见 5.3），留痕只在「首次确认」这一处产生 —— 用户不必再判断「该在哪里签字」。</w:t>
      </w:r>
    </w:p>
    <w:p>
      <w:pPr>
        <w:numPr>
          <w:ilvl w:val="0"/>
          <w:numId w:val="27"/>
        </w:numPr>
        <w:spacing w:line="360" w:lineRule="auto"/>
      </w:pPr>
      <w:r>
        <w:rPr>
          <w:rFonts w:ascii="宋体" w:hAnsi="宋体" w:cs="宋体" w:eastAsia="宋体" w:hint="eastAsia"/>
          <w:sz w:val="24"/>
        </w:rPr>
        <w:t>首次确认底栏预告下一步：「确认后记录核验人『张审计』与核验时间（核验留痕的唯一入口），并把 AI 核验结论带入『填写回函结果』由你采纳或修改」。</w:t>
      </w:r>
    </w:p>
    <w:p>
      <w:pPr>
        <w:numPr>
          <w:ilvl w:val="0"/>
          <w:numId w:val="27"/>
        </w:numPr>
        <w:spacing w:line="360" w:lineRule="auto"/>
      </w:pPr>
      <w:r>
        <w:rPr>
          <w:rFonts w:ascii="宋体" w:hAnsi="宋体" w:cs="宋体" w:eastAsia="宋体" w:hint="eastAsia"/>
          <w:sz w:val="24"/>
        </w:rPr>
        <w:t>修改底栏说明：「本次修改只更新回函快递信息 —— 不改变回函进度、不重复产生核验留痕；系统会记录修改人与修改时间」。</w:t>
      </w:r>
    </w:p>
    <w:p>
      <w:pPr>
        <w:numPr>
          <w:ilvl w:val="0"/>
          <w:numId w:val="27"/>
        </w:numPr>
        <w:spacing w:line="360" w:lineRule="auto"/>
      </w:pPr>
      <w:r>
        <w:rPr>
          <w:rFonts w:ascii="宋体" w:hAnsi="宋体" w:cs="宋体" w:eastAsia="宋体" w:hint="eastAsia"/>
          <w:sz w:val="24"/>
        </w:rPr>
        <w:t>左侧只展示「回函快递面单」这一页—— 本弹窗承载的是快递信息，左侧就给面单：直接渲染面单本身（单页文件）并只渲染这一页（滚不出其它页、页码指示恒为 1 / 1），缩放（适应宽度 / 适应页面 / 1:1 / Ctrl+滚轮）仍可用；不展示整份回函附件（要看函证正文从列表行操作区的「查看」入口进）。面单上没有印章 / 落章区域 / 手写区，故不提供「原始文件 / AI 批注」切换。</w:t>
      </w:r>
    </w:p>
    <w:p>
      <w:pPr>
        <w:numPr>
          <w:ilvl w:val="0"/>
          <w:numId w:val="27"/>
        </w:numPr>
        <w:spacing w:line="360" w:lineRule="auto"/>
      </w:pPr>
      <w:r>
        <w:rPr>
          <w:rFonts w:ascii="宋体" w:hAnsi="宋体" w:cs="宋体" w:eastAsia="宋体" w:hint="eastAsia"/>
          <w:sz w:val="24"/>
        </w:rPr>
        <w:t>未识别到面单时给空态（按类型给不同说明）：往来说明「面单随回函一并寄回、由识别阶段读出」；银行说明「银行函证回函由银行自行出具，通常不含快递面单」。并提示「可对照右侧『快递面单』字段核对单号」—— 不退回展示函证正文。</w:t>
      </w:r>
    </w:p>
    <w:p>
      <w:pPr>
        <w:spacing w:line="360" w:lineRule="auto"/>
      </w:pPr>
      <w:r>
        <w:rPr>
          <w:rFonts w:ascii="宋体" w:hAnsi="宋体" w:cs="宋体" w:eastAsia="宋体" w:hint="eastAsia"/>
          <w:sz w:val="24"/>
        </w:rPr>
        <w:t>值回显（重新打开时看到什么）</w:t>
      </w:r>
    </w:p>
    <w:p>
      <w:pPr>
        <w:numPr>
          <w:ilvl w:val="0"/>
          <w:numId w:val="27"/>
        </w:numPr>
        <w:spacing w:line="360" w:lineRule="auto"/>
      </w:pPr>
      <w:r>
        <w:rPr>
          <w:rFonts w:ascii="宋体" w:hAnsi="宋体" w:cs="宋体" w:eastAsia="宋体" w:hint="eastAsia"/>
          <w:sz w:val="24"/>
        </w:rPr>
        <w:t>已保存过的人工确认值优先回显，字段右侧标「人工确认」标签 —— 让业务人员一眼看出「这是我上次确认的值」，而不是 AI 的原始猜测。</w:t>
      </w:r>
    </w:p>
    <w:p>
      <w:pPr>
        <w:numPr>
          <w:ilvl w:val="0"/>
          <w:numId w:val="27"/>
        </w:numPr>
        <w:spacing w:line="360" w:lineRule="auto"/>
      </w:pPr>
      <w:r>
        <w:rPr>
          <w:rFonts w:ascii="宋体" w:hAnsi="宋体" w:cs="宋体" w:eastAsia="宋体" w:hint="eastAsia"/>
          <w:sz w:val="24"/>
        </w:rPr>
        <w:t>顶部提示相应变为「已回显 N 项上次确认值，可直接修改后保存」。</w:t>
      </w:r>
    </w:p>
    <w:p>
      <w:pPr>
        <w:numPr>
          <w:ilvl w:val="0"/>
          <w:numId w:val="27"/>
        </w:numPr>
        <w:spacing w:line="360" w:lineRule="auto"/>
      </w:pPr>
      <w:r>
        <w:rPr>
          <w:rFonts w:ascii="宋体" w:hAnsi="宋体" w:cs="宋体" w:eastAsia="宋体" w:hint="eastAsia"/>
          <w:sz w:val="24"/>
        </w:rPr>
        <w:t>未识别 / 未填写的项不写入记录 —— 否则「—」会被当成一个有效的人工确认值存下来，重开弹窗又把它显示成已确认。</w:t>
      </w:r>
    </w:p>
    <w:p>
      <w:pPr>
        <w:numPr>
          <w:ilvl w:val="0"/>
          <w:numId w:val="27"/>
        </w:numPr>
        <w:spacing w:line="360" w:lineRule="auto"/>
      </w:pPr>
      <w:r>
        <w:rPr>
          <w:rFonts w:ascii="宋体" w:hAnsi="宋体" w:cs="宋体" w:eastAsia="宋体" w:hint="eastAsia"/>
          <w:sz w:val="24"/>
        </w:rPr>
        <w:t>从未保存过时，表单内容就是识别阶段的预填值（未识别的为空），供人工直接核对修改。</w:t>
      </w:r>
    </w:p>
    <w:p>
      <w:pPr>
        <w:pStyle w:val="5"/>
        <w:spacing w:line="360" w:lineRule="auto"/>
      </w:pPr>
      <w:r>
        <w:rPr>
          <w:rFonts w:hint="eastAsia"/>
        </w:rPr>
        <w:t>补充说明</w:t>
      </w:r>
    </w:p>
    <w:p>
      <w:pPr>
        <w:numPr>
          <w:ilvl w:val="0"/>
          <w:numId w:val="27"/>
        </w:numPr>
        <w:spacing w:line="360" w:lineRule="auto"/>
      </w:pPr>
      <w:r>
        <w:rPr>
          <w:rFonts w:ascii="宋体" w:hAnsi="宋体" w:cs="宋体" w:eastAsia="宋体" w:hint="eastAsia"/>
          <w:sz w:val="24"/>
        </w:rPr>
        <w:t>对应功能编号：F-09。</w:t>
      </w:r>
    </w:p>
    <w:p>
      <w:pPr>
        <w:numPr>
          <w:ilvl w:val="0"/>
          <w:numId w:val="27"/>
        </w:numPr>
        <w:spacing w:line="360" w:lineRule="auto"/>
      </w:pPr>
      <w:r>
        <w:rPr>
          <w:rFonts w:ascii="宋体" w:hAnsi="宋体" w:cs="宋体" w:eastAsia="宋体" w:hint="eastAsia"/>
          <w:sz w:val="24"/>
        </w:rPr>
        <w:t>字段底色只标「需要你处理」的项：必填且为空（含识别不到时留下的「—」）→ 红档浅底 + 右侧「需人工填写」；其余一律不上色。</w:t>
      </w:r>
    </w:p>
    <w:p>
      <w:pPr>
        <w:numPr>
          <w:ilvl w:val="0"/>
          <w:numId w:val="27"/>
        </w:numPr>
        <w:spacing w:line="360" w:lineRule="auto"/>
      </w:pPr>
      <w:r>
        <w:rPr>
          <w:rFonts w:ascii="宋体" w:hAnsi="宋体" w:cs="宋体" w:eastAsia="宋体" w:hint="eastAsia"/>
          <w:sz w:val="24"/>
        </w:rPr>
        <w:t>⚠️ 实现状态 —— 本节原列两块「只有规格、尚未接入界面」，现况：</w:t>
      </w:r>
    </w:p>
    <w:p>
      <w:pPr>
        <w:numPr>
          <w:ilvl w:val="0"/>
          <w:numId w:val="27"/>
        </w:numPr>
        <w:spacing w:line="360" w:lineRule="auto"/>
      </w:pPr>
      <w:r>
        <w:rPr>
          <w:rFonts w:ascii="宋体" w:hAnsi="宋体" w:cs="宋体" w:eastAsia="宋体" w:hint="eastAsia"/>
          <w:sz w:val="24"/>
        </w:rPr>
        <w:t>「同批次同面单，确认一次即带入其余」 —— 随 ① 一并失去场景：面单不再独立上传，单号由面单段那一处管理、被管辖的函证段继承同一个单号，本就不存在"逐份重复确认"这件事。</w:t>
      </w:r>
    </w:p>
    <w:p>
      <w:pPr>
        <w:pStyle w:val="4"/>
        <w:spacing w:line="360" w:lineRule="auto"/>
      </w:pPr>
      <w:r>
        <w:rPr>
          <w:rFonts w:hint="eastAsia"/>
        </w:rPr>
        <w:t>回函结果填写</w:t>
      </w:r>
    </w:p>
    <w:p>
      <w:pPr>
        <w:pStyle w:val="5"/>
        <w:spacing w:line="360" w:lineRule="auto"/>
      </w:pPr>
      <w:r>
        <w:rPr>
          <w:rFonts w:hint="eastAsia"/>
        </w:rPr>
        <w:t>业务说明</w:t>
      </w:r>
    </w:p>
    <w:p>
      <w:pPr>
        <w:spacing w:line="360" w:lineRule="auto"/>
        <w:ind w:firstLine="420"/>
      </w:pPr>
      <w:r>
        <w:rPr>
          <w:rFonts w:ascii="宋体" w:hAnsi="宋体" w:cs="宋体" w:eastAsia="宋体" w:hint="eastAsia"/>
          <w:sz w:val="24"/>
        </w:rPr>
        <w:t>业务人员确认快递信息后，需要依据回函内容填写最终的回函结果并归档。</w:t>
      </w:r>
    </w:p>
    <w:p>
      <w:pPr>
        <w:spacing w:line="360" w:lineRule="auto"/>
        <w:ind w:firstLine="420"/>
      </w:pPr>
      <w:r>
        <w:rPr>
          <w:rFonts w:ascii="宋体" w:hAnsi="宋体" w:cs="宋体" w:eastAsia="宋体" w:hint="eastAsia"/>
          <w:sz w:val="24"/>
        </w:rPr>
        <w:t>系统把 AI 识别结论带入表单，业务人员采纳或修改后保存，保存即归档。</w:t>
      </w:r>
    </w:p>
    <w:p>
      <w:pPr>
        <w:pStyle w:val="5"/>
        <w:spacing w:line="360" w:lineRule="auto"/>
      </w:pPr>
      <w:r>
        <w:rPr>
          <w:rFonts w:hint="eastAsia"/>
        </w:rPr>
        <w:t>业务规则</w:t>
      </w:r>
    </w:p>
    <w:p>
      <w:pPr>
        <w:numPr>
          <w:ilvl w:val="0"/>
          <w:numId w:val="27"/>
        </w:numPr>
        <w:spacing w:line="360" w:lineRule="auto"/>
      </w:pPr>
      <w:r>
        <w:rPr>
          <w:rFonts w:ascii="宋体" w:hAnsi="宋体" w:cs="宋体" w:eastAsia="宋体" w:hint="eastAsia"/>
          <w:sz w:val="24"/>
        </w:rPr>
        <w:t>归档后再次修改属于补正：保持「已完成」并记录最近修改人与时间；修改与核验留痕在列表展开行以一行小字展示，不单设列。</w:t>
      </w:r>
    </w:p>
    <w:p>
      <w:pPr>
        <w:numPr>
          <w:ilvl w:val="0"/>
          <w:numId w:val="27"/>
        </w:numPr>
        <w:spacing w:line="360" w:lineRule="auto"/>
      </w:pPr>
      <w:r>
        <w:rPr>
          <w:rFonts w:ascii="宋体" w:hAnsi="宋体" w:cs="宋体" w:eastAsia="宋体" w:hint="eastAsia"/>
          <w:sz w:val="24"/>
        </w:rPr>
        <w:t>表单初值优先级：已保存过的人工值 → 已采纳事项带出的值 → 空；第三层一律留空，不默认等于 AI 建议。</w:t>
      </w:r>
    </w:p>
    <w:p>
      <w:pPr>
        <w:numPr>
          <w:ilvl w:val="0"/>
          <w:numId w:val="27"/>
        </w:numPr>
        <w:spacing w:line="360" w:lineRule="auto"/>
      </w:pPr>
      <w:r>
        <w:rPr>
          <w:rFonts w:ascii="宋体" w:hAnsi="宋体" w:cs="宋体" w:eastAsia="宋体" w:hint="eastAsia"/>
          <w:sz w:val="24"/>
        </w:rPr>
        <w:t>采纳事项的带出映射：印章核查→相符性 / 名称是否一致 / 是否为公章 / 是否有骑缝章（往来）；一致性检测→回函结果不相符处的描述（差异清单）；手写体识别→把转录追加进同一字段；银行由「回函是否相符检测」带相符性、印章核查带印章两项。标记不采纳的一律不带值。</w:t>
      </w:r>
    </w:p>
    <w:p>
      <w:pPr>
        <w:numPr>
          <w:ilvl w:val="0"/>
          <w:numId w:val="27"/>
        </w:numPr>
        <w:spacing w:line="360" w:lineRule="auto"/>
      </w:pPr>
      <w:r>
        <w:rPr>
          <w:rFonts w:ascii="宋体" w:hAnsi="宋体" w:cs="宋体" w:eastAsia="宋体" w:hint="eastAsia"/>
          <w:sz w:val="24"/>
        </w:rPr>
        <w:t>核验页各页签的「人工确认」列与本页读写同一份回函结果：核验页改的是草稿，点核验页第 4 项「保存」或本页保存才落库。</w:t>
      </w:r>
    </w:p>
    <w:p>
      <w:pPr>
        <w:pStyle w:val="5"/>
        <w:spacing w:line="360" w:lineRule="auto"/>
      </w:pPr>
      <w:r>
        <w:rPr>
          <w:rFonts w:hint="eastAsia"/>
        </w:rPr>
        <w:t>使用角色</w:t>
      </w:r>
    </w:p>
    <w:p>
      <w:pPr>
        <w:spacing w:line="360" w:lineRule="auto"/>
      </w:pPr>
      <w:r>
        <w:rPr>
          <w:rFonts w:ascii="宋体" w:hAnsi="宋体" w:cs="宋体" w:eastAsia="宋体" w:hint="eastAsia"/>
          <w:sz w:val="24"/>
        </w:rPr>
        <w:t>业务人员。</w:t>
      </w:r>
    </w:p>
    <w:p>
      <w:pPr>
        <w:pStyle w:val="5"/>
        <w:spacing w:line="360" w:lineRule="auto"/>
      </w:pPr>
      <w:r>
        <w:rPr>
          <w:rFonts w:hint="eastAsia"/>
        </w:rPr>
        <w:t>权限说明</w:t>
      </w:r>
    </w:p>
    <w:p>
      <w:pPr>
        <w:numPr>
          <w:ilvl w:val="0"/>
          <w:numId w:val="27"/>
        </w:numPr>
        <w:spacing w:line="360" w:lineRule="auto"/>
      </w:pPr>
      <w:r>
        <w:rPr>
          <w:rFonts w:ascii="宋体" w:hAnsi="宋体" w:cs="宋体" w:eastAsia="宋体" w:hint="eastAsia"/>
          <w:sz w:val="24"/>
        </w:rPr>
        <w:t>菜单权限：业务人员拥有回函管理菜单权限。</w:t>
      </w:r>
    </w:p>
    <w:p>
      <w:pPr>
        <w:numPr>
          <w:ilvl w:val="0"/>
          <w:numId w:val="27"/>
        </w:numPr>
        <w:spacing w:line="360" w:lineRule="auto"/>
      </w:pPr>
      <w:r>
        <w:rPr>
          <w:rFonts w:ascii="宋体" w:hAnsi="宋体" w:cs="宋体" w:eastAsia="宋体" w:hint="eastAsia"/>
          <w:sz w:val="24"/>
        </w:rPr>
        <w:t>功能权限：维护－包括填写回函结果、应用 AI 识别值、保存。</w:t>
      </w:r>
    </w:p>
    <w:p>
      <w:pPr>
        <w:numPr>
          <w:ilvl w:val="0"/>
          <w:numId w:val="27"/>
        </w:numPr>
        <w:spacing w:line="360" w:lineRule="auto"/>
      </w:pPr>
      <w:r>
        <w:rPr>
          <w:rFonts w:ascii="宋体" w:hAnsi="宋体" w:cs="宋体" w:eastAsia="宋体" w:hint="eastAsia"/>
          <w:sz w:val="24"/>
        </w:rPr>
        <w:t>列表数据权限：不涉及。</w:t>
      </w:r>
    </w:p>
    <w:p>
      <w:pPr>
        <w:pStyle w:val="5"/>
        <w:spacing w:line="360" w:lineRule="auto"/>
      </w:pPr>
      <w:r>
        <w:rPr>
          <w:rFonts w:hint="eastAsia"/>
        </w:rPr>
        <w:t>功能说明</w:t>
      </w:r>
    </w:p>
    <w:p>
      <w:pPr>
        <w:spacing w:line="360" w:lineRule="auto"/>
        <w:ind w:firstLine="420"/>
      </w:pPr>
      <w:r>
        <w:rPr>
          <w:rFonts w:ascii="宋体" w:hAnsi="宋体" w:cs="宋体" w:eastAsia="宋体" w:hint="eastAsia"/>
          <w:sz w:val="24"/>
        </w:rPr>
        <w:t>本页面用于填写并归档最终回函结果：系统把 AI 识别结论带入表单，业务人员采纳或修改后保存，保存即归档并记录留痕。</w:t>
      </w:r>
    </w:p>
    <w:p>
      <w:pPr>
        <w:spacing w:line="360" w:lineRule="auto"/>
      </w:pPr>
      <w:r>
        <w:rPr>
          <w:rFonts w:ascii="宋体" w:hAnsi="宋体" w:cs="宋体" w:eastAsia="宋体" w:hint="eastAsia"/>
          <w:sz w:val="24"/>
        </w:rPr>
        <w:t>操作说明：</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984"/>
        <w:gridCol w:w="1417"/>
        <w:gridCol w:w="5103"/>
      </w:tblGrid>
      <w:tr>
        <w:tc>
          <w:tcPr>
            <w:tcW w:type="dxa" w:w="2769"/>
          </w:tcPr>
          <w:p>
            <w:pPr>
              <w:spacing w:line="360" w:lineRule="auto" w:before="0" w:after="0"/>
            </w:pPr>
            <w:r>
              <w:rPr>
                <w:rFonts w:ascii="宋体" w:hAnsi="宋体" w:cs="宋体" w:eastAsia="宋体" w:hint="eastAsia"/>
                <w:b w:val="0"/>
                <w:sz w:val="24"/>
              </w:rPr>
              <w:t>名称</w:t>
            </w:r>
          </w:p>
        </w:tc>
        <w:tc>
          <w:tcPr>
            <w:tcW w:type="dxa" w:w="2769"/>
          </w:tcPr>
          <w:p>
            <w:pPr>
              <w:spacing w:line="360" w:lineRule="auto" w:before="0" w:after="0"/>
            </w:pPr>
            <w:r>
              <w:rPr>
                <w:rFonts w:ascii="宋体" w:hAnsi="宋体" w:cs="宋体" w:eastAsia="宋体" w:hint="eastAsia"/>
                <w:b w:val="0"/>
                <w:sz w:val="24"/>
              </w:rPr>
              <w:t>类型</w:t>
            </w:r>
          </w:p>
        </w:tc>
        <w:tc>
          <w:tcPr>
            <w:tcW w:type="dxa" w:w="2769"/>
          </w:tcPr>
          <w:p>
            <w:pPr>
              <w:spacing w:line="360" w:lineRule="auto" w:before="0" w:after="0"/>
            </w:pPr>
            <w:r>
              <w:rPr>
                <w:rFonts w:ascii="宋体" w:hAnsi="宋体" w:cs="宋体" w:eastAsia="宋体" w:hint="eastAsia"/>
                <w:b w:val="0"/>
                <w:sz w:val="24"/>
              </w:rPr>
              <w:t>规则/说明</w:t>
            </w:r>
          </w:p>
        </w:tc>
      </w:tr>
      <w:tr>
        <w:tc>
          <w:tcPr>
            <w:tcW w:type="dxa" w:w="2769"/>
          </w:tcPr>
          <w:p>
            <w:pPr>
              <w:spacing w:line="360" w:lineRule="auto" w:before="0" w:after="0"/>
            </w:pPr>
            <w:r>
              <w:rPr>
                <w:rFonts w:ascii="宋体" w:hAnsi="宋体" w:cs="宋体" w:eastAsia="宋体" w:hint="eastAsia"/>
                <w:b w:val="0"/>
                <w:sz w:val="24"/>
              </w:rPr>
              <w:t>一键采纳所有</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把「AI 核验结论」栏中有建议的结论一次性带入表单；与逐条点「采纳」同效，无建议的项不采纳</w:t>
            </w:r>
          </w:p>
        </w:tc>
      </w:tr>
      <w:tr>
        <w:tc>
          <w:tcPr>
            <w:tcW w:type="dxa" w:w="2769"/>
          </w:tcPr>
          <w:p>
            <w:pPr>
              <w:spacing w:line="360" w:lineRule="auto" w:before="0" w:after="0"/>
            </w:pPr>
            <w:r>
              <w:rPr>
                <w:rFonts w:ascii="宋体" w:hAnsi="宋体" w:cs="宋体" w:eastAsia="宋体" w:hint="eastAsia"/>
                <w:b w:val="0"/>
                <w:sz w:val="24"/>
              </w:rPr>
              <w:t>来源标签</w:t>
            </w:r>
          </w:p>
        </w:tc>
        <w:tc>
          <w:tcPr>
            <w:tcW w:type="dxa" w:w="2769"/>
          </w:tcPr>
          <w:p>
            <w:pPr>
              <w:spacing w:line="360" w:lineRule="auto" w:before="0" w:after="0"/>
            </w:pPr>
            <w:r>
              <w:rPr>
                <w:rFonts w:ascii="宋体" w:hAnsi="宋体" w:cs="宋体" w:eastAsia="宋体" w:hint="eastAsia"/>
                <w:b w:val="0"/>
                <w:sz w:val="24"/>
              </w:rPr>
              <w:t>标签</w:t>
            </w:r>
          </w:p>
        </w:tc>
        <w:tc>
          <w:tcPr>
            <w:tcW w:type="dxa" w:w="2769"/>
          </w:tcPr>
          <w:p>
            <w:pPr>
              <w:spacing w:line="360" w:lineRule="auto" w:before="0" w:after="0"/>
            </w:pPr>
            <w:r>
              <w:rPr>
                <w:rFonts w:ascii="宋体" w:hAnsi="宋体" w:cs="宋体" w:eastAsia="宋体" w:hint="eastAsia"/>
                <w:b w:val="0"/>
                <w:sz w:val="24"/>
              </w:rPr>
              <w:t>在列表「核查事项复核」里采纳过的项会带出到本页对应字段，区块标题旁显示「已带出列表采纳的 N 项」，悬停说明不采纳的项不会带值、带进来的也仍可修改</w:t>
            </w:r>
          </w:p>
        </w:tc>
      </w:tr>
      <w:tr>
        <w:tc>
          <w:tcPr>
            <w:tcW w:type="dxa" w:w="2769"/>
          </w:tcPr>
          <w:p>
            <w:pPr>
              <w:spacing w:line="360" w:lineRule="auto" w:before="0" w:after="0"/>
            </w:pPr>
            <w:r>
              <w:rPr>
                <w:rFonts w:ascii="宋体" w:hAnsi="宋体" w:cs="宋体" w:eastAsia="宋体" w:hint="eastAsia"/>
                <w:b w:val="0"/>
                <w:sz w:val="24"/>
              </w:rPr>
              <w:t>一键应用</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将 AI 识别值应用到对应字段</w:t>
            </w:r>
          </w:p>
        </w:tc>
      </w:tr>
      <w:tr>
        <w:tc>
          <w:tcPr>
            <w:tcW w:type="dxa" w:w="2769"/>
          </w:tcPr>
          <w:p>
            <w:pPr>
              <w:spacing w:line="360" w:lineRule="auto" w:before="0" w:after="0"/>
            </w:pPr>
            <w:r>
              <w:rPr>
                <w:rFonts w:ascii="宋体" w:hAnsi="宋体" w:cs="宋体" w:eastAsia="宋体" w:hint="eastAsia"/>
                <w:b w:val="0"/>
                <w:sz w:val="24"/>
              </w:rPr>
              <w:t>回函值</w:t>
            </w:r>
          </w:p>
        </w:tc>
        <w:tc>
          <w:tcPr>
            <w:tcW w:type="dxa" w:w="2769"/>
          </w:tcPr>
          <w:p>
            <w:pPr>
              <w:spacing w:line="360" w:lineRule="auto" w:before="0" w:after="0"/>
            </w:pPr>
            <w:r>
              <w:rPr>
                <w:rFonts w:ascii="宋体" w:hAnsi="宋体" w:cs="宋体" w:eastAsia="宋体" w:hint="eastAsia"/>
                <w:b w:val="0"/>
                <w:sz w:val="24"/>
              </w:rPr>
              <w:t>输入框</w:t>
            </w:r>
          </w:p>
        </w:tc>
        <w:tc>
          <w:tcPr>
            <w:tcW w:type="dxa" w:w="2769"/>
          </w:tcPr>
          <w:p>
            <w:pPr>
              <w:spacing w:line="360" w:lineRule="auto" w:before="0" w:after="0"/>
            </w:pPr>
            <w:r>
              <w:rPr>
                <w:rFonts w:ascii="宋体" w:hAnsi="宋体" w:cs="宋体" w:eastAsia="宋体" w:hint="eastAsia"/>
                <w:b w:val="0"/>
                <w:sz w:val="24"/>
              </w:rPr>
              <w:t>逐项填写／修正回函内容；银行函证为询证事项逐项核对表</w:t>
            </w:r>
          </w:p>
        </w:tc>
      </w:tr>
      <w:tr>
        <w:tc>
          <w:tcPr>
            <w:tcW w:type="dxa" w:w="2769"/>
          </w:tcPr>
          <w:p>
            <w:pPr>
              <w:spacing w:line="360" w:lineRule="auto" w:before="0" w:after="0"/>
            </w:pPr>
            <w:r>
              <w:rPr>
                <w:rFonts w:ascii="宋体" w:hAnsi="宋体" w:cs="宋体" w:eastAsia="宋体" w:hint="eastAsia"/>
                <w:b w:val="0"/>
                <w:sz w:val="24"/>
              </w:rPr>
              <w:t>确定</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保存回函结果并归档，进度置为「已完成」</w:t>
            </w:r>
          </w:p>
        </w:tc>
      </w:tr>
      <w:tr>
        <w:tc>
          <w:tcPr>
            <w:tcW w:type="dxa" w:w="2769"/>
          </w:tcPr>
          <w:p>
            <w:pPr>
              <w:spacing w:line="360" w:lineRule="auto" w:before="0" w:after="0"/>
            </w:pPr>
            <w:r>
              <w:rPr>
                <w:rFonts w:ascii="宋体" w:hAnsi="宋体" w:cs="宋体" w:eastAsia="宋体" w:hint="eastAsia"/>
                <w:b w:val="0"/>
                <w:sz w:val="24"/>
              </w:rPr>
              <w:t>关闭</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关闭界面，未保存的填写不生效</w:t>
            </w:r>
          </w:p>
        </w:tc>
      </w:tr>
    </w:tbl>
    <w:p>
      <w:pPr>
        <w:pStyle w:val="25"/>
        <w:spacing w:line="360" w:lineRule="auto"/>
      </w:pPr>
      <w:r>
        <w:rPr>
          <w:rFonts w:ascii="宋体" w:hAnsi="宋体" w:cs="宋体" w:eastAsia="宋体" w:hint="eastAsia"/>
          <w:sz w:val="24"/>
        </w:rPr>
        <w:t>「填写回函结果」页（往来：函证结果、盖章一致性、差异说明）：</w:t>
      </w:r>
    </w:p>
    <w:p>
      <w:pPr>
        <w:spacing w:line="360" w:lineRule="auto"/>
        <w:jc w:val="center"/>
      </w:pPr>
      <w:r>
        <w:drawing>
          <wp:inline xmlns:a="http://schemas.openxmlformats.org/drawingml/2006/main" xmlns:pic="http://schemas.openxmlformats.org/drawingml/2006/picture">
            <wp:extent cx="5400000" cy="3211200"/>
            <wp:docPr id="133" name="Picture 133"/>
            <wp:cNvGraphicFramePr>
              <a:graphicFrameLocks noChangeAspect="1"/>
            </wp:cNvGraphicFramePr>
            <a:graphic>
              <a:graphicData uri="http://schemas.openxmlformats.org/drawingml/2006/picture">
                <pic:pic>
                  <pic:nvPicPr>
                    <pic:cNvPr id="0" name="ui_result.png"/>
                    <pic:cNvPicPr/>
                  </pic:nvPicPr>
                  <pic:blipFill>
                    <a:blip r:embed="rId30"/>
                    <a:stretch>
                      <a:fillRect/>
                    </a:stretch>
                  </pic:blipFill>
                  <pic:spPr>
                    <a:xfrm>
                      <a:off x="0" y="0"/>
                      <a:ext cx="5400000" cy="3211200"/>
                    </a:xfrm>
                    <a:prstGeom prst="rect"/>
                  </pic:spPr>
                </pic:pic>
              </a:graphicData>
            </a:graphic>
          </wp:inline>
        </w:drawing>
      </w:r>
    </w:p>
    <w:p>
      <w:pPr>
        <w:pStyle w:val="5"/>
        <w:spacing w:line="360" w:lineRule="auto"/>
      </w:pPr>
      <w:r>
        <w:rPr>
          <w:rFonts w:hint="eastAsia"/>
        </w:rPr>
        <w:t>页面字段说明</w:t>
      </w:r>
    </w:p>
    <w:p>
      <w:pPr>
        <w:numPr>
          <w:ilvl w:val="0"/>
          <w:numId w:val="27"/>
        </w:numPr>
        <w:spacing w:line="360" w:lineRule="auto"/>
      </w:pPr>
      <w:r>
        <w:rPr>
          <w:rFonts w:ascii="宋体" w:hAnsi="宋体" w:cs="宋体" w:eastAsia="宋体" w:hint="eastAsia"/>
          <w:sz w:val="24"/>
        </w:rPr>
        <w:t>询证事项逐项核对表（银行）：14 个标准询证事项分组 + 1 个资金归集附表，可折叠，组内五列对照（系统数据 / AI 识别值 / 回函值 / 差异 / 结论）。</w:t>
      </w:r>
    </w:p>
    <w:p>
      <w:pPr>
        <w:numPr>
          <w:ilvl w:val="0"/>
          <w:numId w:val="27"/>
        </w:numPr>
        <w:spacing w:line="360" w:lineRule="auto"/>
      </w:pPr>
      <w:r>
        <w:rPr>
          <w:rFonts w:ascii="宋体" w:hAnsi="宋体" w:cs="宋体" w:eastAsia="宋体" w:hint="eastAsia"/>
          <w:sz w:val="24"/>
        </w:rPr>
        <w:t>回函结果不相符处的描述、盖章不一致处原因描述：核验页的「人工确认」列也写这两格，两处是同一份数据。</w:t>
      </w:r>
    </w:p>
    <w:p>
      <w:pPr>
        <w:numPr>
          <w:ilvl w:val="0"/>
          <w:numId w:val="27"/>
        </w:numPr>
        <w:spacing w:line="360" w:lineRule="auto"/>
      </w:pPr>
      <w:r>
        <w:rPr>
          <w:rFonts w:ascii="宋体" w:hAnsi="宋体" w:cs="宋体" w:eastAsia="宋体" w:hint="eastAsia"/>
          <w:sz w:val="24"/>
        </w:rPr>
        <w:t>替代性测试文件、差异调节表：附件，可传多件，不是必填。</w:t>
      </w:r>
    </w:p>
    <w:p>
      <w:pPr>
        <w:numPr>
          <w:ilvl w:val="0"/>
          <w:numId w:val="27"/>
        </w:numPr>
        <w:spacing w:line="360" w:lineRule="auto"/>
      </w:pPr>
      <w:r>
        <w:rPr>
          <w:rFonts w:ascii="宋体" w:hAnsi="宋体" w:cs="宋体" w:eastAsia="宋体" w:hint="eastAsia"/>
          <w:sz w:val="24"/>
        </w:rPr>
        <w:t>拟执行的进一步核查程序及底稿指引：文本，写准备执行哪些程序、底稿怎么索引；不是必填。</w:t>
      </w:r>
    </w:p>
    <w:p>
      <w:pPr>
        <w:pStyle w:val="5"/>
        <w:spacing w:line="360" w:lineRule="auto"/>
      </w:pPr>
      <w:r>
        <w:rPr>
          <w:rFonts w:hint="eastAsia"/>
        </w:rPr>
        <w:t>输入、输出</w:t>
      </w:r>
    </w:p>
    <w:p>
      <w:pPr>
        <w:spacing w:line="360" w:lineRule="auto"/>
      </w:pPr>
      <w:r>
        <w:rPr>
          <w:rFonts w:ascii="宋体" w:hAnsi="宋体" w:cs="宋体" w:eastAsia="宋体" w:hint="eastAsia"/>
          <w:sz w:val="24"/>
        </w:rPr>
        <w:t>输入：</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来源</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AI 识别结论</w:t>
            </w:r>
          </w:p>
        </w:tc>
        <w:tc>
          <w:tcPr>
            <w:tcW w:type="dxa" w:w="2769"/>
          </w:tcPr>
          <w:p>
            <w:pPr>
              <w:spacing w:line="360" w:lineRule="auto" w:before="0" w:after="0"/>
            </w:pPr>
            <w:r>
              <w:rPr>
                <w:rFonts w:ascii="宋体" w:hAnsi="宋体" w:cs="宋体" w:eastAsia="宋体" w:hint="eastAsia"/>
                <w:b w:val="0"/>
                <w:sz w:val="24"/>
              </w:rPr>
              <w:t>识别服务</w:t>
            </w:r>
          </w:p>
        </w:tc>
        <w:tc>
          <w:tcPr>
            <w:tcW w:type="dxa" w:w="2769"/>
          </w:tcPr>
          <w:p>
            <w:pPr>
              <w:spacing w:line="360" w:lineRule="auto" w:before="0" w:after="0"/>
            </w:pPr>
            <w:r>
              <w:rPr>
                <w:rFonts w:ascii="宋体" w:hAnsi="宋体" w:cs="宋体" w:eastAsia="宋体" w:hint="eastAsia"/>
                <w:b w:val="0"/>
                <w:sz w:val="24"/>
              </w:rPr>
              <w:t>带「✦ AI」前缀，表示尚未人工确认</w:t>
            </w:r>
          </w:p>
        </w:tc>
      </w:tr>
      <w:tr>
        <w:tc>
          <w:tcPr>
            <w:tcW w:type="dxa" w:w="2769"/>
          </w:tcPr>
          <w:p>
            <w:pPr>
              <w:spacing w:line="360" w:lineRule="auto" w:before="0" w:after="0"/>
            </w:pPr>
            <w:r>
              <w:rPr>
                <w:rFonts w:ascii="宋体" w:hAnsi="宋体" w:cs="宋体" w:eastAsia="宋体" w:hint="eastAsia"/>
                <w:b w:val="0"/>
                <w:sz w:val="24"/>
              </w:rPr>
              <w:t>回函值</w:t>
            </w:r>
          </w:p>
        </w:tc>
        <w:tc>
          <w:tcPr>
            <w:tcW w:type="dxa" w:w="2769"/>
          </w:tcPr>
          <w:p>
            <w:pPr>
              <w:spacing w:line="360" w:lineRule="auto" w:before="0" w:after="0"/>
            </w:pPr>
            <w:r>
              <w:rPr>
                <w:rFonts w:ascii="宋体" w:hAnsi="宋体" w:cs="宋体" w:eastAsia="宋体" w:hint="eastAsia"/>
                <w:b w:val="0"/>
                <w:sz w:val="24"/>
              </w:rPr>
              <w:t>人工录入</w:t>
            </w:r>
          </w:p>
        </w:tc>
        <w:tc>
          <w:tcPr>
            <w:tcW w:type="dxa" w:w="2769"/>
          </w:tcPr>
          <w:p>
            <w:pPr>
              <w:spacing w:line="360" w:lineRule="auto" w:before="0" w:after="0"/>
            </w:pPr>
            <w:r>
              <w:rPr>
                <w:rFonts w:ascii="宋体" w:hAnsi="宋体" w:cs="宋体" w:eastAsia="宋体" w:hint="eastAsia"/>
                <w:b w:val="0"/>
                <w:sz w:val="24"/>
              </w:rPr>
              <w:t>逐项填写 / 修正；银行函证为询证事项逐项核对表</w:t>
            </w:r>
          </w:p>
        </w:tc>
      </w:tr>
      <w:tr>
        <w:tc>
          <w:tcPr>
            <w:tcW w:type="dxa" w:w="2769"/>
          </w:tcPr>
          <w:p>
            <w:pPr>
              <w:spacing w:line="360" w:lineRule="auto" w:before="0" w:after="0"/>
            </w:pPr>
            <w:r>
              <w:rPr>
                <w:rFonts w:ascii="宋体" w:hAnsi="宋体" w:cs="宋体" w:eastAsia="宋体" w:hint="eastAsia"/>
                <w:b w:val="0"/>
                <w:sz w:val="24"/>
              </w:rPr>
              <w:t>函面原件</w:t>
            </w:r>
          </w:p>
        </w:tc>
        <w:tc>
          <w:tcPr>
            <w:tcW w:type="dxa" w:w="2769"/>
          </w:tcPr>
          <w:p>
            <w:pPr>
              <w:spacing w:line="360" w:lineRule="auto" w:before="0" w:after="0"/>
            </w:pPr>
            <w:r>
              <w:rPr>
                <w:rFonts w:ascii="宋体" w:hAnsi="宋体" w:cs="宋体" w:eastAsia="宋体" w:hint="eastAsia"/>
                <w:b w:val="0"/>
                <w:sz w:val="24"/>
              </w:rPr>
              <w:t>系统内生成</w:t>
            </w:r>
          </w:p>
        </w:tc>
        <w:tc>
          <w:tcPr>
            <w:tcW w:type="dxa" w:w="2769"/>
          </w:tcPr>
          <w:p>
            <w:pPr>
              <w:spacing w:line="360" w:lineRule="auto" w:before="0" w:after="0"/>
            </w:pPr>
            <w:r>
              <w:rPr>
                <w:rFonts w:ascii="宋体" w:hAnsi="宋体" w:cs="宋体" w:eastAsia="宋体" w:hint="eastAsia"/>
                <w:b w:val="0"/>
                <w:sz w:val="24"/>
              </w:rPr>
              <w:t>左侧预览，供填写时对照</w:t>
            </w:r>
          </w:p>
        </w:tc>
      </w:tr>
    </w:tbl>
    <w:p>
      <w:pPr>
        <w:spacing w:line="360" w:lineRule="auto"/>
      </w:pPr>
      <w:r>
        <w:rPr>
          <w:rFonts w:ascii="宋体" w:hAnsi="宋体" w:cs="宋体" w:eastAsia="宋体" w:hint="eastAsia"/>
          <w:sz w:val="24"/>
        </w:rPr>
        <w:t>输出：</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去向</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回函结果</w:t>
            </w:r>
          </w:p>
        </w:tc>
        <w:tc>
          <w:tcPr>
            <w:tcW w:type="dxa" w:w="2769"/>
          </w:tcPr>
          <w:p>
            <w:pPr>
              <w:spacing w:line="360" w:lineRule="auto" w:before="0" w:after="0"/>
            </w:pPr>
            <w:r>
              <w:rPr>
                <w:rFonts w:ascii="宋体" w:hAnsi="宋体" w:cs="宋体" w:eastAsia="宋体" w:hint="eastAsia"/>
                <w:b w:val="0"/>
                <w:sz w:val="24"/>
              </w:rPr>
              <w:t>回函记录</w:t>
            </w:r>
          </w:p>
        </w:tc>
        <w:tc>
          <w:tcPr>
            <w:tcW w:type="dxa" w:w="2769"/>
          </w:tcPr>
          <w:p>
            <w:pPr>
              <w:spacing w:line="360" w:lineRule="auto" w:before="0" w:after="0"/>
            </w:pPr>
            <w:r>
              <w:rPr>
                <w:rFonts w:ascii="宋体" w:hAnsi="宋体" w:cs="宋体" w:eastAsia="宋体" w:hint="eastAsia"/>
                <w:b w:val="0"/>
                <w:sz w:val="24"/>
              </w:rPr>
              <w:t>函证结果、盖章一致性、差异说明、科目余额分录等</w:t>
            </w:r>
          </w:p>
        </w:tc>
      </w:tr>
      <w:tr>
        <w:tc>
          <w:tcPr>
            <w:tcW w:type="dxa" w:w="2769"/>
          </w:tcPr>
          <w:p>
            <w:pPr>
              <w:spacing w:line="360" w:lineRule="auto" w:before="0" w:after="0"/>
            </w:pPr>
            <w:r>
              <w:rPr>
                <w:rFonts w:ascii="宋体" w:hAnsi="宋体" w:cs="宋体" w:eastAsia="宋体" w:hint="eastAsia"/>
                <w:b w:val="0"/>
                <w:sz w:val="24"/>
              </w:rPr>
              <w:t>处理进度</w:t>
            </w:r>
          </w:p>
        </w:tc>
        <w:tc>
          <w:tcPr>
            <w:tcW w:type="dxa" w:w="2769"/>
          </w:tcPr>
          <w:p>
            <w:pPr>
              <w:spacing w:line="360" w:lineRule="auto" w:before="0" w:after="0"/>
            </w:pPr>
            <w:r>
              <w:rPr>
                <w:rFonts w:ascii="宋体" w:hAnsi="宋体" w:cs="宋体" w:eastAsia="宋体" w:hint="eastAsia"/>
                <w:b w:val="0"/>
                <w:sz w:val="24"/>
              </w:rPr>
              <w:t>回函列表</w:t>
            </w:r>
          </w:p>
        </w:tc>
        <w:tc>
          <w:tcPr>
            <w:tcW w:type="dxa" w:w="2769"/>
          </w:tcPr>
          <w:p>
            <w:pPr>
              <w:spacing w:line="360" w:lineRule="auto" w:before="0" w:after="0"/>
            </w:pPr>
            <w:r>
              <w:rPr>
                <w:rFonts w:ascii="宋体" w:hAnsi="宋体" w:cs="宋体" w:eastAsia="宋体" w:hint="eastAsia"/>
                <w:b w:val="0"/>
                <w:sz w:val="24"/>
              </w:rPr>
              <w:t>保存后置为「已完成」</w:t>
            </w:r>
          </w:p>
        </w:tc>
      </w:tr>
      <w:tr>
        <w:tc>
          <w:tcPr>
            <w:tcW w:type="dxa" w:w="2769"/>
          </w:tcPr>
          <w:p>
            <w:pPr>
              <w:spacing w:line="360" w:lineRule="auto" w:before="0" w:after="0"/>
            </w:pPr>
            <w:r>
              <w:rPr>
                <w:rFonts w:ascii="宋体" w:hAnsi="宋体" w:cs="宋体" w:eastAsia="宋体" w:hint="eastAsia"/>
                <w:b w:val="0"/>
                <w:sz w:val="24"/>
              </w:rPr>
              <w:t>修改留痕</w:t>
            </w:r>
          </w:p>
        </w:tc>
        <w:tc>
          <w:tcPr>
            <w:tcW w:type="dxa" w:w="2769"/>
          </w:tcPr>
          <w:p>
            <w:pPr>
              <w:spacing w:line="360" w:lineRule="auto" w:before="0" w:after="0"/>
            </w:pPr>
            <w:r>
              <w:rPr>
                <w:rFonts w:ascii="宋体" w:hAnsi="宋体" w:cs="宋体" w:eastAsia="宋体" w:hint="eastAsia"/>
                <w:b w:val="0"/>
                <w:sz w:val="24"/>
              </w:rPr>
              <w:t>回函列表（展开行）</w:t>
            </w:r>
          </w:p>
        </w:tc>
        <w:tc>
          <w:tcPr>
            <w:tcW w:type="dxa" w:w="2769"/>
          </w:tcPr>
          <w:p>
            <w:pPr>
              <w:spacing w:line="360" w:lineRule="auto" w:before="0" w:after="0"/>
            </w:pPr>
            <w:r>
              <w:rPr>
                <w:rFonts w:ascii="宋体" w:hAnsi="宋体" w:cs="宋体" w:eastAsia="宋体" w:hint="eastAsia"/>
                <w:b w:val="0"/>
                <w:sz w:val="24"/>
              </w:rPr>
              <w:t>最近修改人 + 修改时间</w:t>
            </w:r>
          </w:p>
        </w:tc>
      </w:tr>
    </w:tbl>
    <w:p>
      <w:pPr>
        <w:pStyle w:val="4"/>
        <w:spacing w:line="360" w:lineRule="auto"/>
      </w:pPr>
      <w:r>
        <w:rPr>
          <w:rFonts w:hint="eastAsia"/>
        </w:rPr>
        <w:t>AI 智能核验－回函结果补充</w:t>
      </w:r>
    </w:p>
    <w:p>
      <w:pPr>
        <w:pStyle w:val="5"/>
        <w:spacing w:line="360" w:lineRule="auto"/>
      </w:pPr>
      <w:r>
        <w:rPr>
          <w:rFonts w:hint="eastAsia"/>
        </w:rPr>
        <w:t>业务说明</w:t>
      </w:r>
    </w:p>
    <w:p>
      <w:pPr>
        <w:spacing w:line="360" w:lineRule="auto"/>
        <w:ind w:firstLine="420"/>
      </w:pPr>
      <w:r>
        <w:rPr>
          <w:rFonts w:ascii="宋体" w:hAnsi="宋体" w:cs="宋体" w:eastAsia="宋体" w:hint="eastAsia"/>
          <w:sz w:val="24"/>
        </w:rPr>
        <w:t>把不用 AI 的那些回函结果事项收进核验动线：三个 AI 检测页签看完后，直接在这里补齐附件与底稿指引并保存，不必再跳到「回函结果填写」页。</w:t>
      </w:r>
    </w:p>
    <w:p>
      <w:pPr>
        <w:spacing w:line="360" w:lineRule="auto"/>
        <w:ind w:firstLine="420"/>
      </w:pPr>
      <w:r>
        <w:rPr>
          <w:rFonts w:ascii="宋体" w:hAnsi="宋体" w:cs="宋体" w:eastAsia="宋体" w:hint="eastAsia"/>
          <w:sz w:val="24"/>
        </w:rPr>
        <w:t>本项不是 AI 核查事项：页脚不提供「采纳 / 不采纳识别数据」，动作在本项内容里（保存 / 保存并归档）。</w:t>
      </w:r>
    </w:p>
    <w:p>
      <w:pPr>
        <w:pStyle w:val="5"/>
        <w:spacing w:line="360" w:lineRule="auto"/>
      </w:pPr>
      <w:r>
        <w:rPr>
          <w:rFonts w:hint="eastAsia"/>
        </w:rPr>
        <w:t>业务规则</w:t>
      </w:r>
    </w:p>
    <w:p>
      <w:pPr>
        <w:numPr>
          <w:ilvl w:val="0"/>
          <w:numId w:val="27"/>
        </w:numPr>
        <w:spacing w:line="360" w:lineRule="auto"/>
      </w:pPr>
      <w:r>
        <w:rPr>
          <w:rFonts w:ascii="宋体" w:hAnsi="宋体" w:cs="宋体" w:eastAsia="宋体" w:hint="eastAsia"/>
          <w:sz w:val="24"/>
        </w:rPr>
        <w:t>本项装两件 AI 给不了的事：两个附件（替代性测试文件 / 差异调节表）+ 一段文本（拟执行的进一步核查程序及底稿指引）；必填项不在这里问 —— 它们各有出处（见各检测页签的人工确认列）。</w:t>
      </w:r>
    </w:p>
    <w:p>
      <w:pPr>
        <w:numPr>
          <w:ilvl w:val="0"/>
          <w:numId w:val="27"/>
        </w:numPr>
        <w:spacing w:line="360" w:lineRule="auto"/>
      </w:pPr>
      <w:r>
        <w:rPr>
          <w:rFonts w:ascii="宋体" w:hAnsi="宋体" w:cs="宋体" w:eastAsia="宋体" w:hint="eastAsia"/>
          <w:sz w:val="24"/>
        </w:rPr>
        <w:t>本项与「回函结果填写」页读写同一份回函结果；核验页内落库只有本项这一个出口（三个页签的人工确认列写的是一份草稿）。</w:t>
      </w:r>
    </w:p>
    <w:p>
      <w:pPr>
        <w:numPr>
          <w:ilvl w:val="0"/>
          <w:numId w:val="27"/>
        </w:numPr>
        <w:spacing w:line="360" w:lineRule="auto"/>
      </w:pPr>
      <w:r>
        <w:rPr>
          <w:rFonts w:ascii="宋体" w:hAnsi="宋体" w:cs="宋体" w:eastAsia="宋体" w:hint="eastAsia"/>
          <w:sz w:val="24"/>
        </w:rPr>
        <w:t>保存时按总判定判一次：达成（核查项全表态 + 必填全有值）即保存并归档、关窗；未达成只保存字段、不推进进度，并提示还剩哪几项。</w:t>
      </w:r>
    </w:p>
    <w:p>
      <w:pPr>
        <w:pStyle w:val="5"/>
        <w:spacing w:line="360" w:lineRule="auto"/>
      </w:pPr>
      <w:r>
        <w:rPr>
          <w:rFonts w:hint="eastAsia"/>
        </w:rPr>
        <w:t>使用角色</w:t>
      </w:r>
    </w:p>
    <w:p>
      <w:pPr>
        <w:spacing w:line="360" w:lineRule="auto"/>
      </w:pPr>
      <w:r>
        <w:rPr>
          <w:rFonts w:ascii="宋体" w:hAnsi="宋体" w:cs="宋体" w:eastAsia="宋体" w:hint="eastAsia"/>
          <w:sz w:val="24"/>
        </w:rPr>
        <w:t>业务人员。</w:t>
      </w:r>
    </w:p>
    <w:p>
      <w:pPr>
        <w:pStyle w:val="5"/>
        <w:spacing w:line="360" w:lineRule="auto"/>
      </w:pPr>
      <w:r>
        <w:rPr>
          <w:rFonts w:hint="eastAsia"/>
        </w:rPr>
        <w:t>权限说明</w:t>
      </w:r>
    </w:p>
    <w:p>
      <w:pPr>
        <w:numPr>
          <w:ilvl w:val="0"/>
          <w:numId w:val="27"/>
        </w:numPr>
        <w:spacing w:line="360" w:lineRule="auto"/>
      </w:pPr>
      <w:r>
        <w:rPr>
          <w:rFonts w:ascii="宋体" w:hAnsi="宋体" w:cs="宋体" w:eastAsia="宋体" w:hint="eastAsia"/>
          <w:sz w:val="24"/>
        </w:rPr>
        <w:t>菜单权限：业务人员拥有回函管理菜单权限。</w:t>
      </w:r>
    </w:p>
    <w:p>
      <w:pPr>
        <w:numPr>
          <w:ilvl w:val="0"/>
          <w:numId w:val="27"/>
        </w:numPr>
        <w:spacing w:line="360" w:lineRule="auto"/>
      </w:pPr>
      <w:r>
        <w:rPr>
          <w:rFonts w:ascii="宋体" w:hAnsi="宋体" w:cs="宋体" w:eastAsia="宋体" w:hint="eastAsia"/>
          <w:sz w:val="24"/>
        </w:rPr>
        <w:t>功能权限：维护－包括填写回函结果补充项、上传附件、保存并归档。</w:t>
      </w:r>
    </w:p>
    <w:p>
      <w:pPr>
        <w:numPr>
          <w:ilvl w:val="0"/>
          <w:numId w:val="27"/>
        </w:numPr>
        <w:spacing w:line="360" w:lineRule="auto"/>
      </w:pPr>
      <w:r>
        <w:rPr>
          <w:rFonts w:ascii="宋体" w:hAnsi="宋体" w:cs="宋体" w:eastAsia="宋体" w:hint="eastAsia"/>
          <w:sz w:val="24"/>
        </w:rPr>
        <w:t>列表数据权限：不涉及。</w:t>
      </w:r>
    </w:p>
    <w:p>
      <w:pPr>
        <w:pStyle w:val="5"/>
        <w:spacing w:line="360" w:lineRule="auto"/>
      </w:pPr>
      <w:r>
        <w:rPr>
          <w:rFonts w:hint="eastAsia"/>
        </w:rPr>
        <w:t>功能说明</w:t>
      </w:r>
    </w:p>
    <w:p>
      <w:pPr>
        <w:spacing w:line="360" w:lineRule="auto"/>
        <w:ind w:firstLine="420"/>
      </w:pPr>
      <w:r>
        <w:rPr>
          <w:rFonts w:ascii="宋体" w:hAnsi="宋体" w:cs="宋体" w:eastAsia="宋体" w:hint="eastAsia"/>
          <w:sz w:val="24"/>
        </w:rPr>
        <w:t>核验页的第 4 个页签：左侧仍是原件预览栈，右侧为本项的填写区（附件与底稿指引），底部为保存动作与「还剩几项」的提示。</w:t>
      </w:r>
    </w:p>
    <w:p>
      <w:pPr>
        <w:spacing w:line="360" w:lineRule="auto"/>
      </w:pPr>
      <w:r>
        <w:rPr>
          <w:rFonts w:ascii="宋体" w:hAnsi="宋体" w:cs="宋体" w:eastAsia="宋体" w:hint="eastAsia"/>
          <w:sz w:val="24"/>
        </w:rPr>
        <w:t>操作说明：</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984"/>
        <w:gridCol w:w="1417"/>
        <w:gridCol w:w="5103"/>
      </w:tblGrid>
      <w:tr>
        <w:tc>
          <w:tcPr>
            <w:tcW w:type="dxa" w:w="2769"/>
          </w:tcPr>
          <w:p>
            <w:pPr>
              <w:spacing w:line="360" w:lineRule="auto" w:before="0" w:after="0"/>
            </w:pPr>
            <w:r>
              <w:rPr>
                <w:rFonts w:ascii="宋体" w:hAnsi="宋体" w:cs="宋体" w:eastAsia="宋体" w:hint="eastAsia"/>
                <w:b w:val="0"/>
                <w:sz w:val="24"/>
              </w:rPr>
              <w:t>名称</w:t>
            </w:r>
          </w:p>
        </w:tc>
        <w:tc>
          <w:tcPr>
            <w:tcW w:type="dxa" w:w="2769"/>
          </w:tcPr>
          <w:p>
            <w:pPr>
              <w:spacing w:line="360" w:lineRule="auto" w:before="0" w:after="0"/>
            </w:pPr>
            <w:r>
              <w:rPr>
                <w:rFonts w:ascii="宋体" w:hAnsi="宋体" w:cs="宋体" w:eastAsia="宋体" w:hint="eastAsia"/>
                <w:b w:val="0"/>
                <w:sz w:val="24"/>
              </w:rPr>
              <w:t>类型</w:t>
            </w:r>
          </w:p>
        </w:tc>
        <w:tc>
          <w:tcPr>
            <w:tcW w:type="dxa" w:w="2769"/>
          </w:tcPr>
          <w:p>
            <w:pPr>
              <w:spacing w:line="360" w:lineRule="auto" w:before="0" w:after="0"/>
            </w:pPr>
            <w:r>
              <w:rPr>
                <w:rFonts w:ascii="宋体" w:hAnsi="宋体" w:cs="宋体" w:eastAsia="宋体" w:hint="eastAsia"/>
                <w:b w:val="0"/>
                <w:sz w:val="24"/>
              </w:rPr>
              <w:t>规则/说明</w:t>
            </w:r>
          </w:p>
        </w:tc>
      </w:tr>
      <w:tr>
        <w:tc>
          <w:tcPr>
            <w:tcW w:type="dxa" w:w="2769"/>
          </w:tcPr>
          <w:p>
            <w:pPr>
              <w:spacing w:line="360" w:lineRule="auto" w:before="0" w:after="0"/>
            </w:pPr>
            <w:r>
              <w:rPr>
                <w:rFonts w:ascii="宋体" w:hAnsi="宋体" w:cs="宋体" w:eastAsia="宋体" w:hint="eastAsia"/>
                <w:b w:val="0"/>
                <w:sz w:val="24"/>
              </w:rPr>
              <w:t>替代性测试文件</w:t>
            </w:r>
          </w:p>
        </w:tc>
        <w:tc>
          <w:tcPr>
            <w:tcW w:type="dxa" w:w="2769"/>
          </w:tcPr>
          <w:p>
            <w:pPr>
              <w:spacing w:line="360" w:lineRule="auto" w:before="0" w:after="0"/>
            </w:pPr>
            <w:r>
              <w:rPr>
                <w:rFonts w:ascii="宋体" w:hAnsi="宋体" w:cs="宋体" w:eastAsia="宋体" w:hint="eastAsia"/>
                <w:b w:val="0"/>
                <w:sz w:val="24"/>
              </w:rPr>
              <w:t>上传控件</w:t>
            </w:r>
          </w:p>
        </w:tc>
        <w:tc>
          <w:tcPr>
            <w:tcW w:type="dxa" w:w="2769"/>
          </w:tcPr>
          <w:p>
            <w:pPr>
              <w:spacing w:line="360" w:lineRule="auto" w:before="0" w:after="0"/>
            </w:pPr>
            <w:r>
              <w:rPr>
                <w:rFonts w:ascii="宋体" w:hAnsi="宋体" w:cs="宋体" w:eastAsia="宋体" w:hint="eastAsia"/>
                <w:b w:val="0"/>
                <w:sz w:val="24"/>
              </w:rPr>
              <w:t>上传 JPG / JPEG / PDF，可多附件；与结果页同一份数据，两处都能传</w:t>
            </w:r>
          </w:p>
        </w:tc>
      </w:tr>
      <w:tr>
        <w:tc>
          <w:tcPr>
            <w:tcW w:type="dxa" w:w="2769"/>
          </w:tcPr>
          <w:p>
            <w:pPr>
              <w:spacing w:line="360" w:lineRule="auto" w:before="0" w:after="0"/>
            </w:pPr>
            <w:r>
              <w:rPr>
                <w:rFonts w:ascii="宋体" w:hAnsi="宋体" w:cs="宋体" w:eastAsia="宋体" w:hint="eastAsia"/>
                <w:b w:val="0"/>
                <w:sz w:val="24"/>
              </w:rPr>
              <w:t>差异调节表</w:t>
            </w:r>
          </w:p>
        </w:tc>
        <w:tc>
          <w:tcPr>
            <w:tcW w:type="dxa" w:w="2769"/>
          </w:tcPr>
          <w:p>
            <w:pPr>
              <w:spacing w:line="360" w:lineRule="auto" w:before="0" w:after="0"/>
            </w:pPr>
            <w:r>
              <w:rPr>
                <w:rFonts w:ascii="宋体" w:hAnsi="宋体" w:cs="宋体" w:eastAsia="宋体" w:hint="eastAsia"/>
                <w:b w:val="0"/>
                <w:sz w:val="24"/>
              </w:rPr>
              <w:t>上传控件</w:t>
            </w:r>
          </w:p>
        </w:tc>
        <w:tc>
          <w:tcPr>
            <w:tcW w:type="dxa" w:w="2769"/>
          </w:tcPr>
          <w:p>
            <w:pPr>
              <w:spacing w:line="360" w:lineRule="auto" w:before="0" w:after="0"/>
            </w:pPr>
            <w:r>
              <w:rPr>
                <w:rFonts w:ascii="宋体" w:hAnsi="宋体" w:cs="宋体" w:eastAsia="宋体" w:hint="eastAsia"/>
                <w:b w:val="0"/>
                <w:sz w:val="24"/>
              </w:rPr>
              <w:t>上传 PDF / Excel，可多附件；与结果页同一份数据</w:t>
            </w:r>
          </w:p>
        </w:tc>
      </w:tr>
      <w:tr>
        <w:tc>
          <w:tcPr>
            <w:tcW w:type="dxa" w:w="2769"/>
          </w:tcPr>
          <w:p>
            <w:pPr>
              <w:spacing w:line="360" w:lineRule="auto" w:before="0" w:after="0"/>
            </w:pPr>
            <w:r>
              <w:rPr>
                <w:rFonts w:ascii="宋体" w:hAnsi="宋体" w:cs="宋体" w:eastAsia="宋体" w:hint="eastAsia"/>
                <w:b w:val="0"/>
                <w:sz w:val="24"/>
              </w:rPr>
              <w:t>拟执行的进一步核查程序及底稿指引</w:t>
            </w:r>
          </w:p>
        </w:tc>
        <w:tc>
          <w:tcPr>
            <w:tcW w:type="dxa" w:w="2769"/>
          </w:tcPr>
          <w:p>
            <w:pPr>
              <w:spacing w:line="360" w:lineRule="auto" w:before="0" w:after="0"/>
            </w:pPr>
            <w:r>
              <w:rPr>
                <w:rFonts w:ascii="宋体" w:hAnsi="宋体" w:cs="宋体" w:eastAsia="宋体" w:hint="eastAsia"/>
                <w:b w:val="0"/>
                <w:sz w:val="24"/>
              </w:rPr>
              <w:t>输入框</w:t>
            </w:r>
          </w:p>
        </w:tc>
        <w:tc>
          <w:tcPr>
            <w:tcW w:type="dxa" w:w="2769"/>
          </w:tcPr>
          <w:p>
            <w:pPr>
              <w:spacing w:line="360" w:lineRule="auto" w:before="0" w:after="0"/>
            </w:pPr>
            <w:r>
              <w:rPr>
                <w:rFonts w:ascii="宋体" w:hAnsi="宋体" w:cs="宋体" w:eastAsia="宋体" w:hint="eastAsia"/>
                <w:b w:val="0"/>
                <w:sz w:val="24"/>
              </w:rPr>
              <w:t>文本填写（不上传附件）：写清准备执行哪些程序、相应底稿怎么索引</w:t>
            </w:r>
          </w:p>
        </w:tc>
      </w:tr>
      <w:tr>
        <w:tc>
          <w:tcPr>
            <w:tcW w:type="dxa" w:w="2769"/>
          </w:tcPr>
          <w:p>
            <w:pPr>
              <w:spacing w:line="360" w:lineRule="auto" w:before="0" w:after="0"/>
            </w:pPr>
            <w:r>
              <w:rPr>
                <w:rFonts w:ascii="宋体" w:hAnsi="宋体" w:cs="宋体" w:eastAsia="宋体" w:hint="eastAsia"/>
                <w:b w:val="0"/>
                <w:sz w:val="24"/>
              </w:rPr>
              <w:t>保存</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保存字段；若总判定已达成则同时归档并关闭核验弹窗</w:t>
            </w:r>
          </w:p>
        </w:tc>
      </w:tr>
    </w:tbl>
    <w:p>
      <w:pPr>
        <w:pStyle w:val="25"/>
        <w:spacing w:line="360" w:lineRule="auto"/>
      </w:pPr>
      <w:r>
        <w:rPr>
          <w:rFonts w:ascii="宋体" w:hAnsi="宋体" w:cs="宋体" w:eastAsia="宋体" w:hint="eastAsia"/>
          <w:sz w:val="24"/>
        </w:rPr>
        <w:t>核验页第 4 项「回函结果补充」：两个附件 + 底稿指引文本 + 保存（人工确认列的唯一落库出口）：</w:t>
      </w:r>
    </w:p>
    <w:p>
      <w:pPr>
        <w:spacing w:line="360" w:lineRule="auto"/>
        <w:jc w:val="center"/>
      </w:pPr>
      <w:r>
        <w:drawing>
          <wp:inline xmlns:a="http://schemas.openxmlformats.org/drawingml/2006/main" xmlns:pic="http://schemas.openxmlformats.org/drawingml/2006/picture">
            <wp:extent cx="5400000" cy="3211200"/>
            <wp:docPr id="134" name="Picture 134"/>
            <wp:cNvGraphicFramePr>
              <a:graphicFrameLocks noChangeAspect="1"/>
            </wp:cNvGraphicFramePr>
            <a:graphic>
              <a:graphicData uri="http://schemas.openxmlformats.org/drawingml/2006/picture">
                <pic:pic>
                  <pic:nvPicPr>
                    <pic:cNvPr id="0" name="ui_verify_result_extra.png"/>
                    <pic:cNvPicPr/>
                  </pic:nvPicPr>
                  <pic:blipFill>
                    <a:blip r:embed="rId31"/>
                    <a:stretch>
                      <a:fillRect/>
                    </a:stretch>
                  </pic:blipFill>
                  <pic:spPr>
                    <a:xfrm>
                      <a:off x="0" y="0"/>
                      <a:ext cx="5400000" cy="3211200"/>
                    </a:xfrm>
                    <a:prstGeom prst="rect"/>
                  </pic:spPr>
                </pic:pic>
              </a:graphicData>
            </a:graphic>
          </wp:inline>
        </w:drawing>
      </w:r>
    </w:p>
    <w:p>
      <w:pPr>
        <w:pStyle w:val="5"/>
        <w:spacing w:line="360" w:lineRule="auto"/>
      </w:pPr>
      <w:r>
        <w:rPr>
          <w:rFonts w:hint="eastAsia"/>
        </w:rPr>
        <w:t>页面字段说明</w:t>
      </w:r>
    </w:p>
    <w:p>
      <w:pPr>
        <w:numPr>
          <w:ilvl w:val="0"/>
          <w:numId w:val="27"/>
        </w:numPr>
        <w:spacing w:line="360" w:lineRule="auto"/>
      </w:pPr>
      <w:r>
        <w:rPr>
          <w:rFonts w:ascii="宋体" w:hAnsi="宋体" w:cs="宋体" w:eastAsia="宋体" w:hint="eastAsia"/>
          <w:sz w:val="24"/>
        </w:rPr>
        <w:t>替代性测试文件、差异调节表：附件，可传多件、不是必填。</w:t>
      </w:r>
    </w:p>
    <w:p>
      <w:pPr>
        <w:numPr>
          <w:ilvl w:val="0"/>
          <w:numId w:val="27"/>
        </w:numPr>
        <w:spacing w:line="360" w:lineRule="auto"/>
      </w:pPr>
      <w:r>
        <w:rPr>
          <w:rFonts w:ascii="宋体" w:hAnsi="宋体" w:cs="宋体" w:eastAsia="宋体" w:hint="eastAsia"/>
          <w:sz w:val="24"/>
        </w:rPr>
        <w:t>拟执行的进一步核查程序及底稿指引：文本，不是必填。</w:t>
      </w:r>
    </w:p>
    <w:p>
      <w:pPr>
        <w:pStyle w:val="5"/>
        <w:spacing w:line="360" w:lineRule="auto"/>
      </w:pPr>
      <w:r>
        <w:rPr>
          <w:rFonts w:hint="eastAsia"/>
        </w:rPr>
        <w:t>输入、输出</w:t>
      </w:r>
    </w:p>
    <w:p>
      <w:pPr>
        <w:spacing w:line="360" w:lineRule="auto"/>
      </w:pPr>
      <w:r>
        <w:rPr>
          <w:rFonts w:ascii="宋体" w:hAnsi="宋体" w:cs="宋体" w:eastAsia="宋体" w:hint="eastAsia"/>
          <w:sz w:val="24"/>
        </w:rPr>
        <w:t>输入：</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来源</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回函结果已填值</w:t>
            </w:r>
          </w:p>
        </w:tc>
        <w:tc>
          <w:tcPr>
            <w:tcW w:type="dxa" w:w="2769"/>
          </w:tcPr>
          <w:p>
            <w:pPr>
              <w:spacing w:line="360" w:lineRule="auto" w:before="0" w:after="0"/>
            </w:pPr>
            <w:r>
              <w:rPr>
                <w:rFonts w:ascii="宋体" w:hAnsi="宋体" w:cs="宋体" w:eastAsia="宋体" w:hint="eastAsia"/>
                <w:b w:val="0"/>
                <w:sz w:val="24"/>
              </w:rPr>
              <w:t>回函记录</w:t>
            </w:r>
          </w:p>
        </w:tc>
        <w:tc>
          <w:tcPr>
            <w:tcW w:type="dxa" w:w="2769"/>
          </w:tcPr>
          <w:p>
            <w:pPr>
              <w:spacing w:line="360" w:lineRule="auto" w:before="0" w:after="0"/>
            </w:pPr>
            <w:r>
              <w:rPr>
                <w:rFonts w:ascii="宋体" w:hAnsi="宋体" w:cs="宋体" w:eastAsia="宋体" w:hint="eastAsia"/>
                <w:b w:val="0"/>
                <w:sz w:val="24"/>
              </w:rPr>
              <w:t>本项打开时回显已保存的附件与底稿指引</w:t>
            </w:r>
          </w:p>
        </w:tc>
      </w:tr>
      <w:tr>
        <w:tc>
          <w:tcPr>
            <w:tcW w:type="dxa" w:w="2769"/>
          </w:tcPr>
          <w:p>
            <w:pPr>
              <w:spacing w:line="360" w:lineRule="auto" w:before="0" w:after="0"/>
            </w:pPr>
            <w:r>
              <w:rPr>
                <w:rFonts w:ascii="宋体" w:hAnsi="宋体" w:cs="宋体" w:eastAsia="宋体" w:hint="eastAsia"/>
                <w:b w:val="0"/>
                <w:sz w:val="24"/>
              </w:rPr>
              <w:t>核验页人工确认列草稿</w:t>
            </w:r>
          </w:p>
        </w:tc>
        <w:tc>
          <w:tcPr>
            <w:tcW w:type="dxa" w:w="2769"/>
          </w:tcPr>
          <w:p>
            <w:pPr>
              <w:spacing w:line="360" w:lineRule="auto" w:before="0" w:after="0"/>
            </w:pPr>
            <w:r>
              <w:rPr>
                <w:rFonts w:ascii="宋体" w:hAnsi="宋体" w:cs="宋体" w:eastAsia="宋体" w:hint="eastAsia"/>
                <w:b w:val="0"/>
                <w:sz w:val="24"/>
              </w:rPr>
              <w:t>本页签内的填写</w:t>
            </w:r>
          </w:p>
        </w:tc>
        <w:tc>
          <w:tcPr>
            <w:tcW w:type="dxa" w:w="2769"/>
          </w:tcPr>
          <w:p>
            <w:pPr>
              <w:spacing w:line="360" w:lineRule="auto" w:before="0" w:after="0"/>
            </w:pPr>
            <w:r>
              <w:rPr>
                <w:rFonts w:ascii="宋体" w:hAnsi="宋体" w:cs="宋体" w:eastAsia="宋体" w:hint="eastAsia"/>
                <w:b w:val="0"/>
                <w:sz w:val="24"/>
              </w:rPr>
              <w:t>三个 AI 页签的人工确认列与本项共用同一份草稿</w:t>
            </w:r>
          </w:p>
        </w:tc>
      </w:tr>
    </w:tbl>
    <w:p>
      <w:pPr>
        <w:spacing w:line="360" w:lineRule="auto"/>
      </w:pPr>
      <w:r>
        <w:rPr>
          <w:rFonts w:ascii="宋体" w:hAnsi="宋体" w:cs="宋体" w:eastAsia="宋体" w:hint="eastAsia"/>
          <w:sz w:val="24"/>
        </w:rPr>
        <w:t>输出：</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去向</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替代性测试文件 / 差异调节表 / 底稿指引</w:t>
            </w:r>
          </w:p>
        </w:tc>
        <w:tc>
          <w:tcPr>
            <w:tcW w:type="dxa" w:w="2769"/>
          </w:tcPr>
          <w:p>
            <w:pPr>
              <w:spacing w:line="360" w:lineRule="auto" w:before="0" w:after="0"/>
            </w:pPr>
            <w:r>
              <w:rPr>
                <w:rFonts w:ascii="宋体" w:hAnsi="宋体" w:cs="宋体" w:eastAsia="宋体" w:hint="eastAsia"/>
                <w:b w:val="0"/>
                <w:sz w:val="24"/>
              </w:rPr>
              <w:t>回函记录</w:t>
            </w:r>
          </w:p>
        </w:tc>
        <w:tc>
          <w:tcPr>
            <w:tcW w:type="dxa" w:w="2769"/>
          </w:tcPr>
          <w:p>
            <w:pPr>
              <w:spacing w:line="360" w:lineRule="auto" w:before="0" w:after="0"/>
            </w:pPr>
            <w:r>
              <w:rPr>
                <w:rFonts w:ascii="宋体" w:hAnsi="宋体" w:cs="宋体" w:eastAsia="宋体" w:hint="eastAsia"/>
                <w:b w:val="0"/>
                <w:sz w:val="24"/>
              </w:rPr>
              <w:t>保存后写入回函结果</w:t>
            </w:r>
          </w:p>
        </w:tc>
      </w:tr>
      <w:tr>
        <w:tc>
          <w:tcPr>
            <w:tcW w:type="dxa" w:w="2769"/>
          </w:tcPr>
          <w:p>
            <w:pPr>
              <w:spacing w:line="360" w:lineRule="auto" w:before="0" w:after="0"/>
            </w:pPr>
            <w:r>
              <w:rPr>
                <w:rFonts w:ascii="宋体" w:hAnsi="宋体" w:cs="宋体" w:eastAsia="宋体" w:hint="eastAsia"/>
                <w:b w:val="0"/>
                <w:sz w:val="24"/>
              </w:rPr>
              <w:t>处理进度</w:t>
            </w:r>
          </w:p>
        </w:tc>
        <w:tc>
          <w:tcPr>
            <w:tcW w:type="dxa" w:w="2769"/>
          </w:tcPr>
          <w:p>
            <w:pPr>
              <w:spacing w:line="360" w:lineRule="auto" w:before="0" w:after="0"/>
            </w:pPr>
            <w:r>
              <w:rPr>
                <w:rFonts w:ascii="宋体" w:hAnsi="宋体" w:cs="宋体" w:eastAsia="宋体" w:hint="eastAsia"/>
                <w:b w:val="0"/>
                <w:sz w:val="24"/>
              </w:rPr>
              <w:t>回函列表</w:t>
            </w:r>
          </w:p>
        </w:tc>
        <w:tc>
          <w:tcPr>
            <w:tcW w:type="dxa" w:w="2769"/>
          </w:tcPr>
          <w:p>
            <w:pPr>
              <w:spacing w:line="360" w:lineRule="auto" w:before="0" w:after="0"/>
            </w:pPr>
            <w:r>
              <w:rPr>
                <w:rFonts w:ascii="宋体" w:hAnsi="宋体" w:cs="宋体" w:eastAsia="宋体" w:hint="eastAsia"/>
                <w:b w:val="0"/>
                <w:sz w:val="24"/>
              </w:rPr>
              <w:t>总判定达成时归档为「已完成」</w:t>
            </w:r>
          </w:p>
        </w:tc>
      </w:tr>
      <w:tr>
        <w:tc>
          <w:tcPr>
            <w:tcW w:type="dxa" w:w="2769"/>
          </w:tcPr>
          <w:p>
            <w:pPr>
              <w:spacing w:line="360" w:lineRule="auto" w:before="0" w:after="0"/>
            </w:pPr>
            <w:r>
              <w:rPr>
                <w:rFonts w:ascii="宋体" w:hAnsi="宋体" w:cs="宋体" w:eastAsia="宋体" w:hint="eastAsia"/>
                <w:b w:val="0"/>
                <w:sz w:val="24"/>
              </w:rPr>
              <w:t>本项保存留痕</w:t>
            </w:r>
          </w:p>
        </w:tc>
        <w:tc>
          <w:tcPr>
            <w:tcW w:type="dxa" w:w="2769"/>
          </w:tcPr>
          <w:p>
            <w:pPr>
              <w:spacing w:line="360" w:lineRule="auto" w:before="0" w:after="0"/>
            </w:pPr>
            <w:r>
              <w:rPr>
                <w:rFonts w:ascii="宋体" w:hAnsi="宋体" w:cs="宋体" w:eastAsia="宋体" w:hint="eastAsia"/>
                <w:b w:val="0"/>
                <w:sz w:val="24"/>
              </w:rPr>
              <w:t>回函记录</w:t>
            </w:r>
          </w:p>
        </w:tc>
        <w:tc>
          <w:tcPr>
            <w:tcW w:type="dxa" w:w="2769"/>
          </w:tcPr>
          <w:p>
            <w:pPr>
              <w:spacing w:line="360" w:lineRule="auto" w:before="0" w:after="0"/>
            </w:pPr>
            <w:r>
              <w:rPr>
                <w:rFonts w:ascii="宋体" w:hAnsi="宋体" w:cs="宋体" w:eastAsia="宋体" w:hint="eastAsia"/>
                <w:b w:val="0"/>
                <w:sz w:val="24"/>
              </w:rPr>
              <w:t>记录本项保存时间，供页签进度条点亮最后一格</w:t>
            </w:r>
          </w:p>
        </w:tc>
      </w:tr>
    </w:tbl>
    <w:p>
      <w:pPr>
        <w:pStyle w:val="4"/>
        <w:spacing w:line="360" w:lineRule="auto"/>
      </w:pPr>
      <w:r>
        <w:rPr>
          <w:rFonts w:hint="eastAsia"/>
        </w:rPr>
        <w:t>函证查看与文件预览</w:t>
      </w:r>
    </w:p>
    <w:p>
      <w:pPr>
        <w:pStyle w:val="5"/>
        <w:spacing w:line="360" w:lineRule="auto"/>
      </w:pPr>
      <w:r>
        <w:rPr>
          <w:rFonts w:hint="eastAsia"/>
        </w:rPr>
        <w:t>业务说明</w:t>
      </w:r>
    </w:p>
    <w:p>
      <w:pPr>
        <w:spacing w:line="360" w:lineRule="auto"/>
        <w:ind w:firstLine="420"/>
      </w:pPr>
      <w:r>
        <w:rPr>
          <w:rFonts w:ascii="宋体" w:hAnsi="宋体" w:cs="宋体" w:eastAsia="宋体" w:hint="eastAsia"/>
          <w:sz w:val="24"/>
        </w:rPr>
        <w:t>业务人员看完 AI 结论后要回到原文核依据 —— 印章究竟落在哪个区、金额识别对不对、手写说明写了什么，都要打开原件逐页翻看得清才行。</w:t>
      </w:r>
    </w:p>
    <w:p>
      <w:pPr>
        <w:spacing w:line="360" w:lineRule="auto"/>
        <w:ind w:firstLine="420"/>
      </w:pPr>
      <w:r>
        <w:rPr>
          <w:rFonts w:ascii="宋体" w:hAnsi="宋体" w:cs="宋体" w:eastAsia="宋体" w:hint="eastAsia"/>
          <w:sz w:val="24"/>
        </w:rPr>
        <w:t>本功能提供「查看函证」全屏弹窗：顶部一条基础信息带，下面一排页签切换本次函证的不同文件，预览区多页连续滚动并支持缩放；历史回函也从这里看。</w:t>
      </w:r>
    </w:p>
    <w:p>
      <w:pPr>
        <w:pStyle w:val="5"/>
        <w:spacing w:line="360" w:lineRule="auto"/>
      </w:pPr>
      <w:r>
        <w:rPr>
          <w:rFonts w:hint="eastAsia"/>
        </w:rPr>
        <w:t>业务规则</w:t>
      </w:r>
    </w:p>
    <w:p>
      <w:pPr>
        <w:numPr>
          <w:ilvl w:val="0"/>
          <w:numId w:val="27"/>
        </w:numPr>
        <w:spacing w:line="360" w:lineRule="auto"/>
      </w:pPr>
      <w:r>
        <w:rPr>
          <w:rFonts w:ascii="宋体" w:hAnsi="宋体" w:cs="宋体" w:eastAsia="宋体" w:hint="eastAsia"/>
          <w:sz w:val="24"/>
        </w:rPr>
        <w:t>四个明细入口（查看 / AI 核验 / 回函快递信息 / 结果填写）统一为全屏弹窗，由列表页单一互斥状态驱动，同一时刻只开一个；全屏后遮罩不可见，故关闭入口保留三处：右上角 ×、Esc、底栏按钮。</w:t>
      </w:r>
    </w:p>
    <w:p>
      <w:pPr>
        <w:numPr>
          <w:ilvl w:val="0"/>
          <w:numId w:val="27"/>
        </w:numPr>
        <w:spacing w:line="360" w:lineRule="auto"/>
      </w:pPr>
      <w:r>
        <w:rPr>
          <w:rFonts w:ascii="宋体" w:hAnsi="宋体" w:cs="宋体" w:eastAsia="宋体" w:hint="eastAsia"/>
          <w:sz w:val="24"/>
        </w:rPr>
        <w:t>承载形态为多页连续滚动：逐页垂直排列并懒渲染（进入视口前 400px 才绘制）；默认「适应宽度」—— 回函文字密集，适宽最易读。</w:t>
      </w:r>
    </w:p>
    <w:p>
      <w:pPr>
        <w:numPr>
          <w:ilvl w:val="0"/>
          <w:numId w:val="27"/>
        </w:numPr>
        <w:spacing w:line="360" w:lineRule="auto"/>
      </w:pPr>
      <w:r>
        <w:rPr>
          <w:rFonts w:ascii="宋体" w:hAnsi="宋体" w:cs="宋体" w:eastAsia="宋体" w:hint="eastAsia"/>
          <w:sz w:val="24"/>
        </w:rPr>
        <w:t>缩放范围 25%~500%，可用底部浮动工具条（缩小 / 百分比预设 / 放大、适应宽度、适应页面、1:1、当前页 / 总页数），也支持 Ctrl + 滚轮与触控板捏合；普通滚轮只滚动、不缩放。缩放过程先用 CSS 拉伸撑住视觉，停手 260ms 后按新比例重渲染以保证清晰。</w:t>
      </w:r>
    </w:p>
    <w:p>
      <w:pPr>
        <w:numPr>
          <w:ilvl w:val="0"/>
          <w:numId w:val="27"/>
        </w:numPr>
        <w:spacing w:line="360" w:lineRule="auto"/>
      </w:pPr>
      <w:r>
        <w:rPr>
          <w:rFonts w:ascii="宋体" w:hAnsi="宋体" w:cs="宋体" w:eastAsia="宋体" w:hint="eastAsia"/>
          <w:sz w:val="24"/>
        </w:rPr>
        <w:t>AI 批注不绘制进原文件：采用「原件渲染层 + 批注叠加层」双层结构，原件二进制保持不可变（审计证据链要求），批注以结构化数据（页号 + 归一化坐标 + 类型 + 文案 + 置信度 + 归属来源）承载；只有导出 / 打印 / 归档这类需要固定留痕的场景，才在服务端合成为 PDF / 图片。</w:t>
      </w:r>
    </w:p>
    <w:p>
      <w:pPr>
        <w:numPr>
          <w:ilvl w:val="0"/>
          <w:numId w:val="27"/>
        </w:numPr>
        <w:spacing w:line="360" w:lineRule="auto"/>
      </w:pPr>
      <w:r>
        <w:rPr>
          <w:rFonts w:ascii="宋体" w:hAnsi="宋体" w:cs="宋体" w:eastAsia="宋体" w:hint="eastAsia"/>
          <w:sz w:val="24"/>
        </w:rPr>
        <w:t>批注坐标按页面百分比记录，与显示尺寸解耦 —— 缩放、滚动、换屏时始终贴合文件内容；印章定位框的含义写在框自带的标签上，页面上没有常驻图例。</w:t>
      </w:r>
    </w:p>
    <w:p>
      <w:pPr>
        <w:numPr>
          <w:ilvl w:val="0"/>
          <w:numId w:val="27"/>
        </w:numPr>
        <w:spacing w:line="360" w:lineRule="auto"/>
      </w:pPr>
      <w:r>
        <w:rPr>
          <w:rFonts w:ascii="宋体" w:hAnsi="宋体" w:cs="宋体" w:eastAsia="宋体" w:hint="eastAsia"/>
          <w:sz w:val="24"/>
        </w:rPr>
        <w:t>渲染引擎为 pdf.js，格式限制为只认 PDF —— Word / 图片需先转 PDF（第三方 iframe 无法叠加坐标标注，KKFileView 组件保留备用）。</w:t>
      </w:r>
    </w:p>
    <w:p>
      <w:pPr>
        <w:numPr>
          <w:ilvl w:val="0"/>
          <w:numId w:val="27"/>
        </w:numPr>
        <w:spacing w:line="360" w:lineRule="auto"/>
      </w:pPr>
      <w:r>
        <w:rPr>
          <w:rFonts w:ascii="宋体" w:hAnsi="宋体" w:cs="宋体" w:eastAsia="宋体" w:hint="eastAsia"/>
          <w:sz w:val="24"/>
        </w:rPr>
        <w:t>历史回函的查看详情页为纯只读：底部只有「关闭」，没有任何修改 / 保存 / 确认入口；顶部标明「这是第 N 次回函。已被后续回函覆盖，仅供参考；当前有效为第 M 次。」—— 历史回函已被覆盖、不参与统计与提示，给修改入口只会让人误改到无效数据。当前有效那一行不带这句提示。</w:t>
      </w:r>
    </w:p>
    <w:p>
      <w:pPr>
        <w:pStyle w:val="5"/>
        <w:spacing w:line="360" w:lineRule="auto"/>
      </w:pPr>
      <w:r>
        <w:rPr>
          <w:rFonts w:hint="eastAsia"/>
        </w:rPr>
        <w:t>使用角色</w:t>
      </w:r>
    </w:p>
    <w:p>
      <w:pPr>
        <w:spacing w:line="360" w:lineRule="auto"/>
      </w:pPr>
      <w:r>
        <w:rPr>
          <w:rFonts w:ascii="宋体" w:hAnsi="宋体" w:cs="宋体" w:eastAsia="宋体" w:hint="eastAsia"/>
          <w:sz w:val="24"/>
        </w:rPr>
        <w:t>业务人员。</w:t>
      </w:r>
    </w:p>
    <w:p>
      <w:pPr>
        <w:pStyle w:val="5"/>
        <w:spacing w:line="360" w:lineRule="auto"/>
      </w:pPr>
      <w:r>
        <w:rPr>
          <w:rFonts w:hint="eastAsia"/>
        </w:rPr>
        <w:t>权限说明</w:t>
      </w:r>
    </w:p>
    <w:p>
      <w:pPr>
        <w:numPr>
          <w:ilvl w:val="0"/>
          <w:numId w:val="27"/>
        </w:numPr>
        <w:spacing w:line="360" w:lineRule="auto"/>
      </w:pPr>
      <w:r>
        <w:rPr>
          <w:rFonts w:ascii="宋体" w:hAnsi="宋体" w:cs="宋体" w:eastAsia="宋体" w:hint="eastAsia"/>
          <w:sz w:val="24"/>
        </w:rPr>
        <w:t>菜单权限：业务人员拥有回函管理菜单权限。</w:t>
      </w:r>
    </w:p>
    <w:p>
      <w:pPr>
        <w:numPr>
          <w:ilvl w:val="0"/>
          <w:numId w:val="27"/>
        </w:numPr>
        <w:spacing w:line="360" w:lineRule="auto"/>
      </w:pPr>
      <w:r>
        <w:rPr>
          <w:rFonts w:ascii="宋体" w:hAnsi="宋体" w:cs="宋体" w:eastAsia="宋体" w:hint="eastAsia"/>
          <w:sz w:val="24"/>
        </w:rPr>
        <w:t>功能权限：本期不单独授权 —— 查看属只读动作，随列表权限一并开放。</w:t>
      </w:r>
    </w:p>
    <w:p>
      <w:pPr>
        <w:numPr>
          <w:ilvl w:val="0"/>
          <w:numId w:val="27"/>
        </w:numPr>
        <w:spacing w:line="360" w:lineRule="auto"/>
      </w:pPr>
      <w:r>
        <w:rPr>
          <w:rFonts w:ascii="宋体" w:hAnsi="宋体" w:cs="宋体" w:eastAsia="宋体" w:hint="eastAsia"/>
          <w:sz w:val="24"/>
        </w:rPr>
        <w:t>列表数据权限：不涉及。</w:t>
      </w:r>
    </w:p>
    <w:p>
      <w:pPr>
        <w:pStyle w:val="5"/>
        <w:spacing w:line="360" w:lineRule="auto"/>
      </w:pPr>
      <w:r>
        <w:rPr>
          <w:rFonts w:hint="eastAsia"/>
        </w:rPr>
        <w:t>功能说明</w:t>
      </w:r>
    </w:p>
    <w:p>
      <w:pPr>
        <w:spacing w:line="360" w:lineRule="auto"/>
        <w:ind w:firstLine="420"/>
      </w:pPr>
      <w:r>
        <w:rPr>
          <w:rFonts w:ascii="宋体" w:hAnsi="宋体" w:cs="宋体" w:eastAsia="宋体" w:hint="eastAsia"/>
          <w:sz w:val="24"/>
        </w:rPr>
        <w:t>列表页被询证单位列或操作列「查看」打开的整屏弹窗：顶部基础信息带 + 一排文件页签，下面是连续滚动的多页预览，右下浮动工具条管缩放。</w:t>
      </w:r>
    </w:p>
    <w:p>
      <w:pPr>
        <w:spacing w:line="360" w:lineRule="auto"/>
      </w:pPr>
      <w:r>
        <w:rPr>
          <w:rFonts w:ascii="宋体" w:hAnsi="宋体" w:cs="宋体" w:eastAsia="宋体" w:hint="eastAsia"/>
          <w:sz w:val="24"/>
        </w:rPr>
        <w:t>操作说明：</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984"/>
        <w:gridCol w:w="1417"/>
        <w:gridCol w:w="5103"/>
      </w:tblGrid>
      <w:tr>
        <w:tc>
          <w:tcPr>
            <w:tcW w:type="dxa" w:w="2769"/>
          </w:tcPr>
          <w:p>
            <w:pPr>
              <w:spacing w:line="360" w:lineRule="auto" w:before="0" w:after="0"/>
            </w:pPr>
            <w:r>
              <w:rPr>
                <w:rFonts w:ascii="宋体" w:hAnsi="宋体" w:cs="宋体" w:eastAsia="宋体" w:hint="eastAsia"/>
                <w:b w:val="0"/>
                <w:sz w:val="24"/>
              </w:rPr>
              <w:t>名称</w:t>
            </w:r>
          </w:p>
        </w:tc>
        <w:tc>
          <w:tcPr>
            <w:tcW w:type="dxa" w:w="2769"/>
          </w:tcPr>
          <w:p>
            <w:pPr>
              <w:spacing w:line="360" w:lineRule="auto" w:before="0" w:after="0"/>
            </w:pPr>
            <w:r>
              <w:rPr>
                <w:rFonts w:ascii="宋体" w:hAnsi="宋体" w:cs="宋体" w:eastAsia="宋体" w:hint="eastAsia"/>
                <w:b w:val="0"/>
                <w:sz w:val="24"/>
              </w:rPr>
              <w:t>类型</w:t>
            </w:r>
          </w:p>
        </w:tc>
        <w:tc>
          <w:tcPr>
            <w:tcW w:type="dxa" w:w="2769"/>
          </w:tcPr>
          <w:p>
            <w:pPr>
              <w:spacing w:line="360" w:lineRule="auto" w:before="0" w:after="0"/>
            </w:pPr>
            <w:r>
              <w:rPr>
                <w:rFonts w:ascii="宋体" w:hAnsi="宋体" w:cs="宋体" w:eastAsia="宋体" w:hint="eastAsia"/>
                <w:b w:val="0"/>
                <w:sz w:val="24"/>
              </w:rPr>
              <w:t>规则/说明</w:t>
            </w:r>
          </w:p>
        </w:tc>
      </w:tr>
      <w:tr>
        <w:tc>
          <w:tcPr>
            <w:tcW w:type="dxa" w:w="2769"/>
          </w:tcPr>
          <w:p>
            <w:pPr>
              <w:spacing w:line="360" w:lineRule="auto" w:before="0" w:after="0"/>
            </w:pPr>
            <w:r>
              <w:rPr>
                <w:rFonts w:ascii="宋体" w:hAnsi="宋体" w:cs="宋体" w:eastAsia="宋体" w:hint="eastAsia"/>
                <w:b w:val="0"/>
                <w:sz w:val="24"/>
              </w:rPr>
              <w:t>基础信息带</w:t>
            </w:r>
          </w:p>
        </w:tc>
        <w:tc>
          <w:tcPr>
            <w:tcW w:type="dxa" w:w="2769"/>
          </w:tcPr>
          <w:p>
            <w:pPr>
              <w:spacing w:line="360" w:lineRule="auto" w:before="0" w:after="0"/>
            </w:pPr>
            <w:r>
              <w:rPr>
                <w:rFonts w:ascii="宋体" w:hAnsi="宋体" w:cs="宋体" w:eastAsia="宋体" w:hint="eastAsia"/>
                <w:b w:val="0"/>
                <w:sz w:val="24"/>
              </w:rPr>
              <w:t>展示区</w:t>
            </w:r>
          </w:p>
        </w:tc>
        <w:tc>
          <w:tcPr>
            <w:tcW w:type="dxa" w:w="2769"/>
          </w:tcPr>
          <w:p>
            <w:pPr>
              <w:spacing w:line="360" w:lineRule="auto" w:before="0" w:after="0"/>
            </w:pPr>
            <w:r>
              <w:rPr>
                <w:rFonts w:ascii="宋体" w:hAnsi="宋体" w:cs="宋体" w:eastAsia="宋体" w:hint="eastAsia"/>
                <w:b w:val="0"/>
                <w:sz w:val="24"/>
              </w:rPr>
              <w:t>顶部一条 4 列 8 项：函证编号 / 函证类型 / 被询证单位 / 发函方式 / 发函登记日期 / 回函登记日期 / 快递公司 / 回函快递单号（单号旁带 AI 来源标注）</w:t>
            </w:r>
          </w:p>
        </w:tc>
      </w:tr>
      <w:tr>
        <w:tc>
          <w:tcPr>
            <w:tcW w:type="dxa" w:w="2769"/>
          </w:tcPr>
          <w:p>
            <w:pPr>
              <w:spacing w:line="360" w:lineRule="auto" w:before="0" w:after="0"/>
            </w:pPr>
            <w:r>
              <w:rPr>
                <w:rFonts w:ascii="宋体" w:hAnsi="宋体" w:cs="宋体" w:eastAsia="宋体" w:hint="eastAsia"/>
                <w:b w:val="0"/>
                <w:sz w:val="24"/>
              </w:rPr>
              <w:t>文件页签</w:t>
            </w:r>
          </w:p>
        </w:tc>
        <w:tc>
          <w:tcPr>
            <w:tcW w:type="dxa" w:w="2769"/>
          </w:tcPr>
          <w:p>
            <w:pPr>
              <w:spacing w:line="360" w:lineRule="auto" w:before="0" w:after="0"/>
            </w:pPr>
            <w:r>
              <w:rPr>
                <w:rFonts w:ascii="宋体" w:hAnsi="宋体" w:cs="宋体" w:eastAsia="宋体" w:hint="eastAsia"/>
                <w:b w:val="0"/>
                <w:sz w:val="24"/>
              </w:rPr>
              <w:t>页签</w:t>
            </w:r>
          </w:p>
        </w:tc>
        <w:tc>
          <w:tcPr>
            <w:tcW w:type="dxa" w:w="2769"/>
          </w:tcPr>
          <w:p>
            <w:pPr>
              <w:spacing w:line="360" w:lineRule="auto" w:before="0" w:after="0"/>
            </w:pPr>
            <w:r>
              <w:rPr>
                <w:rFonts w:ascii="宋体" w:hAnsi="宋体" w:cs="宋体" w:eastAsia="宋体" w:hint="eastAsia"/>
                <w:b w:val="0"/>
                <w:sz w:val="24"/>
              </w:rPr>
              <w:t>发函函证 / 发函信息 / 回函函证 / 回函信息 / 函证过程文件，当前页签渲染下面的预览</w:t>
            </w:r>
          </w:p>
        </w:tc>
      </w:tr>
      <w:tr>
        <w:tc>
          <w:tcPr>
            <w:tcW w:type="dxa" w:w="2769"/>
          </w:tcPr>
          <w:p>
            <w:pPr>
              <w:spacing w:line="360" w:lineRule="auto" w:before="0" w:after="0"/>
            </w:pPr>
            <w:r>
              <w:rPr>
                <w:rFonts w:ascii="宋体" w:hAnsi="宋体" w:cs="宋体" w:eastAsia="宋体" w:hint="eastAsia"/>
                <w:b w:val="0"/>
                <w:sz w:val="24"/>
              </w:rPr>
              <w:t>预览区</w:t>
            </w:r>
          </w:p>
        </w:tc>
        <w:tc>
          <w:tcPr>
            <w:tcW w:type="dxa" w:w="2769"/>
          </w:tcPr>
          <w:p>
            <w:pPr>
              <w:spacing w:line="360" w:lineRule="auto" w:before="0" w:after="0"/>
            </w:pPr>
            <w:r>
              <w:rPr>
                <w:rFonts w:ascii="宋体" w:hAnsi="宋体" w:cs="宋体" w:eastAsia="宋体" w:hint="eastAsia"/>
                <w:b w:val="0"/>
                <w:sz w:val="24"/>
              </w:rPr>
              <w:t>展示区</w:t>
            </w:r>
          </w:p>
        </w:tc>
        <w:tc>
          <w:tcPr>
            <w:tcW w:type="dxa" w:w="2769"/>
          </w:tcPr>
          <w:p>
            <w:pPr>
              <w:spacing w:line="360" w:lineRule="auto" w:before="0" w:after="0"/>
            </w:pPr>
            <w:r>
              <w:rPr>
                <w:rFonts w:ascii="宋体" w:hAnsi="宋体" w:cs="宋体" w:eastAsia="宋体" w:hint="eastAsia"/>
                <w:b w:val="0"/>
                <w:sz w:val="24"/>
              </w:rPr>
              <w:t>当前文件全部页连续滚动，逐页懒渲染；批注层恒显</w:t>
            </w:r>
          </w:p>
        </w:tc>
      </w:tr>
      <w:tr>
        <w:tc>
          <w:tcPr>
            <w:tcW w:type="dxa" w:w="2769"/>
          </w:tcPr>
          <w:p>
            <w:pPr>
              <w:spacing w:line="360" w:lineRule="auto" w:before="0" w:after="0"/>
            </w:pPr>
            <w:r>
              <w:rPr>
                <w:rFonts w:ascii="宋体" w:hAnsi="宋体" w:cs="宋体" w:eastAsia="宋体" w:hint="eastAsia"/>
                <w:b w:val="0"/>
                <w:sz w:val="24"/>
              </w:rPr>
              <w:t>缩小 / 百分比 / 放大</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按档位调整显示比例，范围 25%~500%</w:t>
            </w:r>
          </w:p>
        </w:tc>
      </w:tr>
      <w:tr>
        <w:tc>
          <w:tcPr>
            <w:tcW w:type="dxa" w:w="2769"/>
          </w:tcPr>
          <w:p>
            <w:pPr>
              <w:spacing w:line="360" w:lineRule="auto" w:before="0" w:after="0"/>
            </w:pPr>
            <w:r>
              <w:rPr>
                <w:rFonts w:ascii="宋体" w:hAnsi="宋体" w:cs="宋体" w:eastAsia="宋体" w:hint="eastAsia"/>
                <w:b w:val="0"/>
                <w:sz w:val="24"/>
              </w:rPr>
              <w:t>适应宽度 / 适应页面 / 1:1</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三种预设：进入时默认适应宽度</w:t>
            </w:r>
          </w:p>
        </w:tc>
      </w:tr>
      <w:tr>
        <w:tc>
          <w:tcPr>
            <w:tcW w:type="dxa" w:w="2769"/>
          </w:tcPr>
          <w:p>
            <w:pPr>
              <w:spacing w:line="360" w:lineRule="auto" w:before="0" w:after="0"/>
            </w:pPr>
            <w:r>
              <w:rPr>
                <w:rFonts w:ascii="宋体" w:hAnsi="宋体" w:cs="宋体" w:eastAsia="宋体" w:hint="eastAsia"/>
                <w:b w:val="0"/>
                <w:sz w:val="24"/>
              </w:rPr>
              <w:t>当前页 / 总页数</w:t>
            </w:r>
          </w:p>
        </w:tc>
        <w:tc>
          <w:tcPr>
            <w:tcW w:type="dxa" w:w="2769"/>
          </w:tcPr>
          <w:p>
            <w:pPr>
              <w:spacing w:line="360" w:lineRule="auto" w:before="0" w:after="0"/>
            </w:pPr>
            <w:r>
              <w:rPr>
                <w:rFonts w:ascii="宋体" w:hAnsi="宋体" w:cs="宋体" w:eastAsia="宋体" w:hint="eastAsia"/>
                <w:b w:val="0"/>
                <w:sz w:val="24"/>
              </w:rPr>
              <w:t>展示区</w:t>
            </w:r>
          </w:p>
        </w:tc>
        <w:tc>
          <w:tcPr>
            <w:tcW w:type="dxa" w:w="2769"/>
          </w:tcPr>
          <w:p>
            <w:pPr>
              <w:spacing w:line="360" w:lineRule="auto" w:before="0" w:after="0"/>
            </w:pPr>
            <w:r>
              <w:rPr>
                <w:rFonts w:ascii="宋体" w:hAnsi="宋体" w:cs="宋体" w:eastAsia="宋体" w:hint="eastAsia"/>
                <w:b w:val="0"/>
                <w:sz w:val="24"/>
              </w:rPr>
              <w:t>随滚动更新；仅在 PDF 全文渲染进度可判定时给出</w:t>
            </w:r>
          </w:p>
        </w:tc>
      </w:tr>
      <w:tr>
        <w:tc>
          <w:tcPr>
            <w:tcW w:type="dxa" w:w="2769"/>
          </w:tcPr>
          <w:p>
            <w:pPr>
              <w:spacing w:line="360" w:lineRule="auto" w:before="0" w:after="0"/>
            </w:pPr>
            <w:r>
              <w:rPr>
                <w:rFonts w:ascii="宋体" w:hAnsi="宋体" w:cs="宋体" w:eastAsia="宋体" w:hint="eastAsia"/>
                <w:b w:val="0"/>
                <w:sz w:val="24"/>
              </w:rPr>
              <w:t>关闭</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只读语境下底栏唯一动作（右上角 × 与 Esc 同效）</w:t>
            </w:r>
          </w:p>
        </w:tc>
      </w:tr>
    </w:tbl>
    <w:p>
      <w:pPr>
        <w:pStyle w:val="25"/>
        <w:spacing w:line="360" w:lineRule="auto"/>
      </w:pPr>
      <w:r>
        <w:rPr>
          <w:rFonts w:ascii="宋体" w:hAnsi="宋体" w:cs="宋体" w:eastAsia="宋体" w:hint="eastAsia"/>
          <w:sz w:val="24"/>
        </w:rPr>
        <w:t>「查看函证」弹窗 · 原始文件视图：</w:t>
      </w:r>
    </w:p>
    <w:p>
      <w:pPr>
        <w:spacing w:line="360" w:lineRule="auto"/>
        <w:jc w:val="center"/>
      </w:pPr>
      <w:r>
        <w:drawing>
          <wp:inline xmlns:a="http://schemas.openxmlformats.org/drawingml/2006/main" xmlns:pic="http://schemas.openxmlformats.org/drawingml/2006/picture">
            <wp:extent cx="5400000" cy="3211200"/>
            <wp:docPr id="135" name="Picture 135"/>
            <wp:cNvGraphicFramePr>
              <a:graphicFrameLocks noChangeAspect="1"/>
            </wp:cNvGraphicFramePr>
            <a:graphic>
              <a:graphicData uri="http://schemas.openxmlformats.org/drawingml/2006/picture">
                <pic:pic>
                  <pic:nvPicPr>
                    <pic:cNvPr id="0" name="ui_view_file.png"/>
                    <pic:cNvPicPr/>
                  </pic:nvPicPr>
                  <pic:blipFill>
                    <a:blip r:embed="rId17"/>
                    <a:stretch>
                      <a:fillRect/>
                    </a:stretch>
                  </pic:blipFill>
                  <pic:spPr>
                    <a:xfrm>
                      <a:off x="0" y="0"/>
                      <a:ext cx="5400000" cy="3211200"/>
                    </a:xfrm>
                    <a:prstGeom prst="rect"/>
                  </pic:spPr>
                </pic:pic>
              </a:graphicData>
            </a:graphic>
          </wp:inline>
        </w:drawing>
      </w:r>
    </w:p>
    <w:p>
      <w:pPr>
        <w:pStyle w:val="25"/>
        <w:spacing w:line="360" w:lineRule="auto"/>
      </w:pPr>
      <w:r>
        <w:rPr>
          <w:rFonts w:ascii="宋体" w:hAnsi="宋体" w:cs="宋体" w:eastAsia="宋体" w:hint="eastAsia"/>
          <w:sz w:val="24"/>
        </w:rPr>
        <w:t>「查看函证」弹窗 · 批注层近景（印章定位框 / 落章区域 / 手写区）：</w:t>
      </w:r>
    </w:p>
    <w:p>
      <w:pPr>
        <w:spacing w:line="360" w:lineRule="auto"/>
        <w:jc w:val="center"/>
      </w:pPr>
      <w:r>
        <w:drawing>
          <wp:inline xmlns:a="http://schemas.openxmlformats.org/drawingml/2006/main" xmlns:pic="http://schemas.openxmlformats.org/drawingml/2006/picture">
            <wp:extent cx="5209200" cy="7380000"/>
            <wp:docPr id="136" name="Picture 136"/>
            <wp:cNvGraphicFramePr>
              <a:graphicFrameLocks noChangeAspect="1"/>
            </wp:cNvGraphicFramePr>
            <a:graphic>
              <a:graphicData uri="http://schemas.openxmlformats.org/drawingml/2006/picture">
                <pic:pic>
                  <pic:nvPicPr>
                    <pic:cNvPr id="0" name="ui_view_annot.png"/>
                    <pic:cNvPicPr/>
                  </pic:nvPicPr>
                  <pic:blipFill>
                    <a:blip r:embed="rId18"/>
                    <a:stretch>
                      <a:fillRect/>
                    </a:stretch>
                  </pic:blipFill>
                  <pic:spPr>
                    <a:xfrm>
                      <a:off x="0" y="0"/>
                      <a:ext cx="5209200" cy="7380000"/>
                    </a:xfrm>
                    <a:prstGeom prst="rect"/>
                  </pic:spPr>
                </pic:pic>
              </a:graphicData>
            </a:graphic>
          </wp:inline>
        </w:drawing>
      </w:r>
    </w:p>
    <w:p>
      <w:pPr>
        <w:pStyle w:val="5"/>
        <w:spacing w:line="360" w:lineRule="auto"/>
      </w:pPr>
      <w:r>
        <w:rPr>
          <w:rFonts w:hint="eastAsia"/>
        </w:rPr>
        <w:t>页面字段说明</w:t>
      </w:r>
    </w:p>
    <w:p>
      <w:pPr>
        <w:numPr>
          <w:ilvl w:val="0"/>
          <w:numId w:val="27"/>
        </w:numPr>
        <w:spacing w:line="360" w:lineRule="auto"/>
      </w:pPr>
      <w:r>
        <w:rPr>
          <w:rFonts w:ascii="宋体" w:hAnsi="宋体" w:cs="宋体" w:eastAsia="宋体" w:hint="eastAsia"/>
          <w:sz w:val="24"/>
        </w:rPr>
        <w:t>基础信息带 8 项的前 7 项均来自函证系统与回函记录，只读；回函快递单号旁给 AI 来源标注。</w:t>
      </w:r>
    </w:p>
    <w:p>
      <w:pPr>
        <w:numPr>
          <w:ilvl w:val="0"/>
          <w:numId w:val="27"/>
        </w:numPr>
        <w:spacing w:line="360" w:lineRule="auto"/>
      </w:pPr>
      <w:r>
        <w:rPr>
          <w:rFonts w:ascii="宋体" w:hAnsi="宋体" w:cs="宋体" w:eastAsia="宋体" w:hint="eastAsia"/>
          <w:sz w:val="24"/>
        </w:rPr>
        <w:t>列表侧不再重复这些信息：只保留「快递单号」，以列的形式出现在展开行的「回函记录」表里。</w:t>
      </w:r>
    </w:p>
    <w:p>
      <w:pPr>
        <w:pStyle w:val="5"/>
        <w:spacing w:line="360" w:lineRule="auto"/>
      </w:pPr>
      <w:r>
        <w:rPr>
          <w:rFonts w:hint="eastAsia"/>
        </w:rPr>
        <w:t>输入、输出</w:t>
      </w:r>
    </w:p>
    <w:p>
      <w:pPr>
        <w:spacing w:line="360" w:lineRule="auto"/>
      </w:pPr>
      <w:r>
        <w:rPr>
          <w:rFonts w:ascii="宋体" w:hAnsi="宋体" w:cs="宋体" w:eastAsia="宋体" w:hint="eastAsia"/>
          <w:sz w:val="24"/>
        </w:rPr>
        <w:t>输入：</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来源</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函证基础信息</w:t>
            </w:r>
          </w:p>
        </w:tc>
        <w:tc>
          <w:tcPr>
            <w:tcW w:type="dxa" w:w="2769"/>
          </w:tcPr>
          <w:p>
            <w:pPr>
              <w:spacing w:line="360" w:lineRule="auto" w:before="0" w:after="0"/>
            </w:pPr>
            <w:r>
              <w:rPr>
                <w:rFonts w:ascii="宋体" w:hAnsi="宋体" w:cs="宋体" w:eastAsia="宋体" w:hint="eastAsia"/>
                <w:b w:val="0"/>
                <w:sz w:val="24"/>
              </w:rPr>
              <w:t>函证系统对接</w:t>
            </w:r>
          </w:p>
        </w:tc>
        <w:tc>
          <w:tcPr>
            <w:tcW w:type="dxa" w:w="2769"/>
          </w:tcPr>
          <w:p>
            <w:pPr>
              <w:spacing w:line="360" w:lineRule="auto" w:before="0" w:after="0"/>
            </w:pPr>
            <w:r>
              <w:rPr>
                <w:rFonts w:ascii="宋体" w:hAnsi="宋体" w:cs="宋体" w:eastAsia="宋体" w:hint="eastAsia"/>
                <w:b w:val="0"/>
                <w:sz w:val="24"/>
              </w:rPr>
              <w:t>编号、类型、被询证单位、发函方式、发函登记日期等</w:t>
            </w:r>
          </w:p>
        </w:tc>
      </w:tr>
      <w:tr>
        <w:tc>
          <w:tcPr>
            <w:tcW w:type="dxa" w:w="2769"/>
          </w:tcPr>
          <w:p>
            <w:pPr>
              <w:spacing w:line="360" w:lineRule="auto" w:before="0" w:after="0"/>
            </w:pPr>
            <w:r>
              <w:rPr>
                <w:rFonts w:ascii="宋体" w:hAnsi="宋体" w:cs="宋体" w:eastAsia="宋体" w:hint="eastAsia"/>
                <w:b w:val="0"/>
                <w:sz w:val="24"/>
              </w:rPr>
              <w:t>回函文件原件</w:t>
            </w:r>
          </w:p>
        </w:tc>
        <w:tc>
          <w:tcPr>
            <w:tcW w:type="dxa" w:w="2769"/>
          </w:tcPr>
          <w:p>
            <w:pPr>
              <w:spacing w:line="360" w:lineRule="auto" w:before="0" w:after="0"/>
            </w:pPr>
            <w:r>
              <w:rPr>
                <w:rFonts w:ascii="宋体" w:hAnsi="宋体" w:cs="宋体" w:eastAsia="宋体" w:hint="eastAsia"/>
                <w:b w:val="0"/>
                <w:sz w:val="24"/>
              </w:rPr>
              <w:t>上传时存入</w:t>
            </w:r>
          </w:p>
        </w:tc>
        <w:tc>
          <w:tcPr>
            <w:tcW w:type="dxa" w:w="2769"/>
          </w:tcPr>
          <w:p>
            <w:pPr>
              <w:spacing w:line="360" w:lineRule="auto" w:before="0" w:after="0"/>
            </w:pPr>
            <w:r>
              <w:rPr>
                <w:rFonts w:ascii="宋体" w:hAnsi="宋体" w:cs="宋体" w:eastAsia="宋体" w:hint="eastAsia"/>
                <w:b w:val="0"/>
                <w:sz w:val="24"/>
              </w:rPr>
              <w:t>PDF，按页读取用于预览</w:t>
            </w:r>
          </w:p>
        </w:tc>
      </w:tr>
      <w:tr>
        <w:tc>
          <w:tcPr>
            <w:tcW w:type="dxa" w:w="2769"/>
          </w:tcPr>
          <w:p>
            <w:pPr>
              <w:spacing w:line="360" w:lineRule="auto" w:before="0" w:after="0"/>
            </w:pPr>
            <w:r>
              <w:rPr>
                <w:rFonts w:ascii="宋体" w:hAnsi="宋体" w:cs="宋体" w:eastAsia="宋体" w:hint="eastAsia"/>
                <w:b w:val="0"/>
                <w:sz w:val="24"/>
              </w:rPr>
              <w:t>AI 标注数据</w:t>
            </w:r>
          </w:p>
        </w:tc>
        <w:tc>
          <w:tcPr>
            <w:tcW w:type="dxa" w:w="2769"/>
          </w:tcPr>
          <w:p>
            <w:pPr>
              <w:spacing w:line="360" w:lineRule="auto" w:before="0" w:after="0"/>
            </w:pPr>
            <w:r>
              <w:rPr>
                <w:rFonts w:ascii="宋体" w:hAnsi="宋体" w:cs="宋体" w:eastAsia="宋体" w:hint="eastAsia"/>
                <w:b w:val="0"/>
                <w:sz w:val="24"/>
              </w:rPr>
              <w:t>识别阶段产生</w:t>
            </w:r>
          </w:p>
        </w:tc>
        <w:tc>
          <w:tcPr>
            <w:tcW w:type="dxa" w:w="2769"/>
          </w:tcPr>
          <w:p>
            <w:pPr>
              <w:spacing w:line="360" w:lineRule="auto" w:before="0" w:after="0"/>
            </w:pPr>
            <w:r>
              <w:rPr>
                <w:rFonts w:ascii="宋体" w:hAnsi="宋体" w:cs="宋体" w:eastAsia="宋体" w:hint="eastAsia"/>
                <w:b w:val="0"/>
                <w:sz w:val="24"/>
              </w:rPr>
              <w:t>页号 + 归一化坐标 + 类型 + 文案 + 置信度 + 归属来源</w:t>
            </w:r>
          </w:p>
        </w:tc>
      </w:tr>
    </w:tbl>
    <w:p>
      <w:pPr>
        <w:spacing w:line="360" w:lineRule="auto"/>
      </w:pPr>
      <w:r>
        <w:rPr>
          <w:rFonts w:ascii="宋体" w:hAnsi="宋体" w:cs="宋体" w:eastAsia="宋体" w:hint="eastAsia"/>
          <w:sz w:val="24"/>
        </w:rPr>
        <w:t>输出：</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去向</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无数据写入</w:t>
            </w:r>
          </w:p>
        </w:tc>
        <w:tc>
          <w:tcPr>
            <w:tcW w:type="dxa" w:w="2769"/>
          </w:tcPr>
          <w:p>
            <w:pPr>
              <w:spacing w:line="360" w:lineRule="auto" w:before="0" w:after="0"/>
            </w:pPr>
            <w:r>
              <w:rPr>
                <w:rFonts w:ascii="宋体" w:hAnsi="宋体" w:cs="宋体" w:eastAsia="宋体" w:hint="eastAsia"/>
                <w:b w:val="0"/>
                <w:sz w:val="24"/>
              </w:rPr>
              <w:t>—</w:t>
            </w:r>
          </w:p>
        </w:tc>
        <w:tc>
          <w:tcPr>
            <w:tcW w:type="dxa" w:w="2769"/>
          </w:tcPr>
          <w:p>
            <w:pPr>
              <w:spacing w:line="360" w:lineRule="auto" w:before="0" w:after="0"/>
            </w:pPr>
            <w:r>
              <w:rPr>
                <w:rFonts w:ascii="宋体" w:hAnsi="宋体" w:cs="宋体" w:eastAsia="宋体" w:hint="eastAsia"/>
                <w:b w:val="0"/>
                <w:sz w:val="24"/>
              </w:rPr>
              <w:t>本功能为只读查看，不产生业务数据；导出 / 打印 / 归档时才在服务端合成带批注的文件</w:t>
            </w:r>
          </w:p>
        </w:tc>
      </w:tr>
    </w:tbl>
    <w:p>
      <w:pPr>
        <w:pStyle w:val="4"/>
        <w:spacing w:line="360" w:lineRule="auto"/>
      </w:pPr>
      <w:r>
        <w:rPr>
          <w:rFonts w:hint="eastAsia"/>
        </w:rPr>
        <w:t>快递数据导入</w:t>
      </w:r>
    </w:p>
    <w:p>
      <w:pPr>
        <w:pStyle w:val="5"/>
        <w:spacing w:line="360" w:lineRule="auto"/>
      </w:pPr>
      <w:r>
        <w:rPr>
          <w:rFonts w:hint="eastAsia"/>
        </w:rPr>
        <w:t>业务说明</w:t>
      </w:r>
    </w:p>
    <w:p>
      <w:pPr>
        <w:spacing w:line="360" w:lineRule="auto"/>
        <w:ind w:firstLine="420"/>
      </w:pPr>
      <w:r>
        <w:rPr>
          <w:rFonts w:ascii="宋体" w:hAnsi="宋体" w:cs="宋体" w:eastAsia="宋体" w:hint="eastAsia"/>
          <w:sz w:val="24"/>
        </w:rPr>
        <w:t>往来函证的物流信息（快递公司、寄件人、地址、电话）在面单上往往不完整，需要用快递系统导出的 Excel 补齐。</w:t>
      </w:r>
    </w:p>
    <w:p>
      <w:pPr>
        <w:spacing w:line="360" w:lineRule="auto"/>
        <w:ind w:firstLine="420"/>
      </w:pPr>
      <w:r>
        <w:rPr>
          <w:rFonts w:ascii="宋体" w:hAnsi="宋体" w:cs="宋体" w:eastAsia="宋体" w:hint="eastAsia"/>
          <w:sz w:val="24"/>
        </w:rPr>
        <w:t>业务人员要的不是再来一遍识别流程，而是「导进去、告诉我哪些对上了、哪些没对上」，确认后直接写到对应回函上。</w:t>
      </w:r>
    </w:p>
    <w:p>
      <w:pPr>
        <w:pStyle w:val="5"/>
        <w:spacing w:line="360" w:lineRule="auto"/>
      </w:pPr>
      <w:r>
        <w:rPr>
          <w:rFonts w:hint="eastAsia"/>
        </w:rPr>
        <w:t>业务规则</w:t>
      </w:r>
    </w:p>
    <w:p>
      <w:pPr>
        <w:numPr>
          <w:ilvl w:val="0"/>
          <w:numId w:val="27"/>
        </w:numPr>
        <w:spacing w:line="360" w:lineRule="auto"/>
      </w:pPr>
      <w:r>
        <w:rPr>
          <w:rFonts w:ascii="宋体" w:hAnsi="宋体" w:cs="宋体" w:eastAsia="宋体" w:hint="eastAsia"/>
          <w:sz w:val="24"/>
        </w:rPr>
        <w:t>匹配纽带是快递单号：回函文件里的面单给出「这封回函对应哪个函证」，导入的 Excel 给出「这一单快递的完整信息」，两者以单号合并 —— 即使面单上只有单号，也能通过导入的数据补齐收发件信息。</w:t>
      </w:r>
    </w:p>
    <w:p>
      <w:pPr>
        <w:numPr>
          <w:ilvl w:val="0"/>
          <w:numId w:val="27"/>
        </w:numPr>
        <w:spacing w:line="360" w:lineRule="auto"/>
      </w:pPr>
      <w:r>
        <w:rPr>
          <w:rFonts w:ascii="宋体" w:hAnsi="宋体" w:cs="宋体" w:eastAsia="宋体" w:hint="eastAsia"/>
          <w:sz w:val="24"/>
        </w:rPr>
        <w:t>按快递单号与回函面单识别出的单号匹配，抽屉里逐行给出「配上 / 配不上」；点「确认代入」才真正写入 —— 写的是当前有效那一次回函的快递公司与运单号。</w:t>
      </w:r>
    </w:p>
    <w:p>
      <w:pPr>
        <w:numPr>
          <w:ilvl w:val="0"/>
          <w:numId w:val="27"/>
        </w:numPr>
        <w:spacing w:line="360" w:lineRule="auto"/>
      </w:pPr>
      <w:r>
        <w:rPr>
          <w:rFonts w:ascii="宋体" w:hAnsi="宋体" w:cs="宋体" w:eastAsia="宋体" w:hint="eastAsia"/>
          <w:sz w:val="24"/>
        </w:rPr>
        <w:t>收件人三项（寄件人 / 联系电话 / 发件地址）不写回回函 —— AI 与快递数据都确定不了，只能在「回函快递信息」里人工补。</w:t>
      </w:r>
    </w:p>
    <w:p>
      <w:pPr>
        <w:numPr>
          <w:ilvl w:val="0"/>
          <w:numId w:val="27"/>
        </w:numPr>
        <w:spacing w:line="360" w:lineRule="auto"/>
      </w:pPr>
      <w:r>
        <w:rPr>
          <w:rFonts w:ascii="宋体" w:hAnsi="宋体" w:cs="宋体" w:eastAsia="宋体" w:hint="eastAsia"/>
          <w:sz w:val="24"/>
        </w:rPr>
        <w:t>未匹配时给出原因：该函证尚未上传回函（面单未识别），或运单号填写有误；可核对后重新导入，或对相应函证执行「回函快递信息」手工补填。</w:t>
      </w:r>
    </w:p>
    <w:p>
      <w:pPr>
        <w:numPr>
          <w:ilvl w:val="0"/>
          <w:numId w:val="27"/>
        </w:numPr>
        <w:spacing w:line="360" w:lineRule="auto"/>
      </w:pPr>
      <w:r>
        <w:rPr>
          <w:rFonts w:ascii="宋体" w:hAnsi="宋体" w:cs="宋体" w:eastAsia="宋体" w:hint="eastAsia"/>
          <w:sz w:val="24"/>
        </w:rPr>
        <w:t>本功能不走多阶段识别流程（不涉及切分与二维码识别），导入后直接给出匹配结果。</w:t>
      </w:r>
    </w:p>
    <w:p>
      <w:pPr>
        <w:numPr>
          <w:ilvl w:val="0"/>
          <w:numId w:val="27"/>
        </w:numPr>
        <w:spacing w:line="360" w:lineRule="auto"/>
      </w:pPr>
      <w:r>
        <w:rPr>
          <w:rFonts w:ascii="宋体" w:hAnsi="宋体" w:cs="宋体" w:eastAsia="宋体" w:hint="eastAsia"/>
          <w:sz w:val="24"/>
        </w:rPr>
        <w:t>主要服务往来函证；银行函证的回函信息以四要素归属为主。</w:t>
      </w:r>
    </w:p>
    <w:p>
      <w:pPr>
        <w:numPr>
          <w:ilvl w:val="0"/>
          <w:numId w:val="27"/>
        </w:numPr>
        <w:spacing w:line="360" w:lineRule="auto"/>
      </w:pPr>
      <w:r>
        <w:rPr>
          <w:rFonts w:ascii="宋体" w:hAnsi="宋体" w:cs="宋体" w:eastAsia="宋体" w:hint="eastAsia"/>
          <w:sz w:val="24"/>
        </w:rPr>
        <w:t>面单不是单独上传的文件 —— 面单页在回函拼接件里、单号由 AI 在识别阶段读出；单独导入的是快递详细信息 Excel，且这一步可选。</w:t>
      </w:r>
    </w:p>
    <w:p>
      <w:pPr>
        <w:pStyle w:val="5"/>
        <w:spacing w:line="360" w:lineRule="auto"/>
      </w:pPr>
      <w:r>
        <w:rPr>
          <w:rFonts w:hint="eastAsia"/>
        </w:rPr>
        <w:t>使用角色</w:t>
      </w:r>
    </w:p>
    <w:p>
      <w:pPr>
        <w:spacing w:line="360" w:lineRule="auto"/>
      </w:pPr>
      <w:r>
        <w:rPr>
          <w:rFonts w:ascii="宋体" w:hAnsi="宋体" w:cs="宋体" w:eastAsia="宋体" w:hint="eastAsia"/>
          <w:sz w:val="24"/>
        </w:rPr>
        <w:t>业务人员。</w:t>
      </w:r>
    </w:p>
    <w:p>
      <w:pPr>
        <w:pStyle w:val="5"/>
        <w:spacing w:line="360" w:lineRule="auto"/>
      </w:pPr>
      <w:r>
        <w:rPr>
          <w:rFonts w:hint="eastAsia"/>
        </w:rPr>
        <w:t>权限说明</w:t>
      </w:r>
    </w:p>
    <w:p>
      <w:pPr>
        <w:numPr>
          <w:ilvl w:val="0"/>
          <w:numId w:val="27"/>
        </w:numPr>
        <w:spacing w:line="360" w:lineRule="auto"/>
      </w:pPr>
      <w:r>
        <w:rPr>
          <w:rFonts w:ascii="宋体" w:hAnsi="宋体" w:cs="宋体" w:eastAsia="宋体" w:hint="eastAsia"/>
          <w:sz w:val="24"/>
        </w:rPr>
        <w:t>菜单权限：业务人员拥有回函管理菜单权限。</w:t>
      </w:r>
    </w:p>
    <w:p>
      <w:pPr>
        <w:numPr>
          <w:ilvl w:val="0"/>
          <w:numId w:val="27"/>
        </w:numPr>
        <w:spacing w:line="360" w:lineRule="auto"/>
      </w:pPr>
      <w:r>
        <w:rPr>
          <w:rFonts w:ascii="宋体" w:hAnsi="宋体" w:cs="宋体" w:eastAsia="宋体" w:hint="eastAsia"/>
          <w:sz w:val="24"/>
        </w:rPr>
        <w:t>功能权限：维护 —— 包括导入快递数据、确认代入。</w:t>
      </w:r>
    </w:p>
    <w:p>
      <w:pPr>
        <w:numPr>
          <w:ilvl w:val="0"/>
          <w:numId w:val="27"/>
        </w:numPr>
        <w:spacing w:line="360" w:lineRule="auto"/>
      </w:pPr>
      <w:r>
        <w:rPr>
          <w:rFonts w:ascii="宋体" w:hAnsi="宋体" w:cs="宋体" w:eastAsia="宋体" w:hint="eastAsia"/>
          <w:sz w:val="24"/>
        </w:rPr>
        <w:t>列表数据权限：不涉及。</w:t>
      </w:r>
    </w:p>
    <w:p>
      <w:pPr>
        <w:pStyle w:val="5"/>
        <w:spacing w:line="360" w:lineRule="auto"/>
      </w:pPr>
      <w:r>
        <w:rPr>
          <w:rFonts w:hint="eastAsia"/>
        </w:rPr>
        <w:t>功能说明</w:t>
      </w:r>
    </w:p>
    <w:p>
      <w:pPr>
        <w:spacing w:line="360" w:lineRule="auto"/>
        <w:ind w:firstLine="420"/>
      </w:pPr>
      <w:r>
        <w:rPr>
          <w:rFonts w:ascii="宋体" w:hAnsi="宋体" w:cs="宋体" w:eastAsia="宋体" w:hint="eastAsia"/>
          <w:sz w:val="24"/>
        </w:rPr>
        <w:t>列表主操作行「导入快递数据」打开的抽屉：摘要行给出文件信息与三条计数（解析 N 行 / 成功代入 M 条 / 未匹配 K 条），下面是逐行明细表；确认代入后写入对应回函。</w:t>
      </w:r>
    </w:p>
    <w:p>
      <w:pPr>
        <w:spacing w:line="360" w:lineRule="auto"/>
      </w:pPr>
      <w:r>
        <w:rPr>
          <w:rFonts w:ascii="宋体" w:hAnsi="宋体" w:cs="宋体" w:eastAsia="宋体" w:hint="eastAsia"/>
          <w:sz w:val="24"/>
        </w:rPr>
        <w:t>操作说明：</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984"/>
        <w:gridCol w:w="1417"/>
        <w:gridCol w:w="5103"/>
      </w:tblGrid>
      <w:tr>
        <w:tc>
          <w:tcPr>
            <w:tcW w:type="dxa" w:w="2769"/>
          </w:tcPr>
          <w:p>
            <w:pPr>
              <w:spacing w:line="360" w:lineRule="auto" w:before="0" w:after="0"/>
            </w:pPr>
            <w:r>
              <w:rPr>
                <w:rFonts w:ascii="宋体" w:hAnsi="宋体" w:cs="宋体" w:eastAsia="宋体" w:hint="eastAsia"/>
                <w:b w:val="0"/>
                <w:sz w:val="24"/>
              </w:rPr>
              <w:t>名称</w:t>
            </w:r>
          </w:p>
        </w:tc>
        <w:tc>
          <w:tcPr>
            <w:tcW w:type="dxa" w:w="2769"/>
          </w:tcPr>
          <w:p>
            <w:pPr>
              <w:spacing w:line="360" w:lineRule="auto" w:before="0" w:after="0"/>
            </w:pPr>
            <w:r>
              <w:rPr>
                <w:rFonts w:ascii="宋体" w:hAnsi="宋体" w:cs="宋体" w:eastAsia="宋体" w:hint="eastAsia"/>
                <w:b w:val="0"/>
                <w:sz w:val="24"/>
              </w:rPr>
              <w:t>类型</w:t>
            </w:r>
          </w:p>
        </w:tc>
        <w:tc>
          <w:tcPr>
            <w:tcW w:type="dxa" w:w="2769"/>
          </w:tcPr>
          <w:p>
            <w:pPr>
              <w:spacing w:line="360" w:lineRule="auto" w:before="0" w:after="0"/>
            </w:pPr>
            <w:r>
              <w:rPr>
                <w:rFonts w:ascii="宋体" w:hAnsi="宋体" w:cs="宋体" w:eastAsia="宋体" w:hint="eastAsia"/>
                <w:b w:val="0"/>
                <w:sz w:val="24"/>
              </w:rPr>
              <w:t>规则/说明</w:t>
            </w:r>
          </w:p>
        </w:tc>
      </w:tr>
      <w:tr>
        <w:tc>
          <w:tcPr>
            <w:tcW w:type="dxa" w:w="2769"/>
          </w:tcPr>
          <w:p>
            <w:pPr>
              <w:spacing w:line="360" w:lineRule="auto" w:before="0" w:after="0"/>
            </w:pPr>
            <w:r>
              <w:rPr>
                <w:rFonts w:ascii="宋体" w:hAnsi="宋体" w:cs="宋体" w:eastAsia="宋体" w:hint="eastAsia"/>
                <w:b w:val="0"/>
                <w:sz w:val="24"/>
              </w:rPr>
              <w:t>导入快递数据</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主操作行入口：带入内置匹配结果并直接打开抽屉（原型实现，没有真实选文件与解析过程）</w:t>
            </w:r>
          </w:p>
        </w:tc>
      </w:tr>
      <w:tr>
        <w:tc>
          <w:tcPr>
            <w:tcW w:type="dxa" w:w="2769"/>
          </w:tcPr>
          <w:p>
            <w:pPr>
              <w:spacing w:line="360" w:lineRule="auto" w:before="0" w:after="0"/>
            </w:pPr>
            <w:r>
              <w:rPr>
                <w:rFonts w:ascii="宋体" w:hAnsi="宋体" w:cs="宋体" w:eastAsia="宋体" w:hint="eastAsia"/>
                <w:b w:val="0"/>
                <w:sz w:val="24"/>
              </w:rPr>
              <w:t>摘要行</w:t>
            </w:r>
          </w:p>
        </w:tc>
        <w:tc>
          <w:tcPr>
            <w:tcW w:type="dxa" w:w="2769"/>
          </w:tcPr>
          <w:p>
            <w:pPr>
              <w:spacing w:line="360" w:lineRule="auto" w:before="0" w:after="0"/>
            </w:pPr>
            <w:r>
              <w:rPr>
                <w:rFonts w:ascii="宋体" w:hAnsi="宋体" w:cs="宋体" w:eastAsia="宋体" w:hint="eastAsia"/>
                <w:b w:val="0"/>
                <w:sz w:val="24"/>
              </w:rPr>
              <w:t>展示区</w:t>
            </w:r>
          </w:p>
        </w:tc>
        <w:tc>
          <w:tcPr>
            <w:tcW w:type="dxa" w:w="2769"/>
          </w:tcPr>
          <w:p>
            <w:pPr>
              <w:spacing w:line="360" w:lineRule="auto" w:before="0" w:after="0"/>
            </w:pPr>
            <w:r>
              <w:rPr>
                <w:rFonts w:ascii="宋体" w:hAnsi="宋体" w:cs="宋体" w:eastAsia="宋体" w:hint="eastAsia"/>
                <w:b w:val="0"/>
                <w:sz w:val="24"/>
              </w:rPr>
              <w:t>文件名 + 大小 + 导入时间，以及解析 N 行 / 成功代入 M 条 / 未匹配 K 条</w:t>
            </w:r>
          </w:p>
        </w:tc>
      </w:tr>
      <w:tr>
        <w:tc>
          <w:tcPr>
            <w:tcW w:type="dxa" w:w="2769"/>
          </w:tcPr>
          <w:p>
            <w:pPr>
              <w:spacing w:line="360" w:lineRule="auto" w:before="0" w:after="0"/>
            </w:pPr>
            <w:r>
              <w:rPr>
                <w:rFonts w:ascii="宋体" w:hAnsi="宋体" w:cs="宋体" w:eastAsia="宋体" w:hint="eastAsia"/>
                <w:b w:val="0"/>
                <w:sz w:val="24"/>
              </w:rPr>
              <w:t>逐行明细表</w:t>
            </w:r>
          </w:p>
        </w:tc>
        <w:tc>
          <w:tcPr>
            <w:tcW w:type="dxa" w:w="2769"/>
          </w:tcPr>
          <w:p>
            <w:pPr>
              <w:spacing w:line="360" w:lineRule="auto" w:before="0" w:after="0"/>
            </w:pPr>
            <w:r>
              <w:rPr>
                <w:rFonts w:ascii="宋体" w:hAnsi="宋体" w:cs="宋体" w:eastAsia="宋体" w:hint="eastAsia"/>
                <w:b w:val="0"/>
                <w:sz w:val="24"/>
              </w:rPr>
              <w:t>表格</w:t>
            </w:r>
          </w:p>
        </w:tc>
        <w:tc>
          <w:tcPr>
            <w:tcW w:type="dxa" w:w="2769"/>
          </w:tcPr>
          <w:p>
            <w:pPr>
              <w:spacing w:line="360" w:lineRule="auto" w:before="0" w:after="0"/>
            </w:pPr>
            <w:r>
              <w:rPr>
                <w:rFonts w:ascii="宋体" w:hAnsi="宋体" w:cs="宋体" w:eastAsia="宋体" w:hint="eastAsia"/>
                <w:b w:val="0"/>
                <w:sz w:val="24"/>
              </w:rPr>
              <w:t>运单号 / 快递公司 / 发件人 / 联系电话 / 发件地址 / 归属函证（函证编号 + 被询证单位）/ 匹配结果</w:t>
            </w:r>
          </w:p>
        </w:tc>
      </w:tr>
      <w:tr>
        <w:tc>
          <w:tcPr>
            <w:tcW w:type="dxa" w:w="2769"/>
          </w:tcPr>
          <w:p>
            <w:pPr>
              <w:spacing w:line="360" w:lineRule="auto" w:before="0" w:after="0"/>
            </w:pPr>
            <w:r>
              <w:rPr>
                <w:rFonts w:ascii="宋体" w:hAnsi="宋体" w:cs="宋体" w:eastAsia="宋体" w:hint="eastAsia"/>
                <w:b w:val="0"/>
                <w:sz w:val="24"/>
              </w:rPr>
              <w:t>未匹配行</w:t>
            </w:r>
          </w:p>
        </w:tc>
        <w:tc>
          <w:tcPr>
            <w:tcW w:type="dxa" w:w="2769"/>
          </w:tcPr>
          <w:p>
            <w:pPr>
              <w:spacing w:line="360" w:lineRule="auto" w:before="0" w:after="0"/>
            </w:pPr>
            <w:r>
              <w:rPr>
                <w:rFonts w:ascii="宋体" w:hAnsi="宋体" w:cs="宋体" w:eastAsia="宋体" w:hint="eastAsia"/>
                <w:b w:val="0"/>
                <w:sz w:val="24"/>
              </w:rPr>
              <w:t>提示</w:t>
            </w:r>
          </w:p>
        </w:tc>
        <w:tc>
          <w:tcPr>
            <w:tcW w:type="dxa" w:w="2769"/>
          </w:tcPr>
          <w:p>
            <w:pPr>
              <w:spacing w:line="360" w:lineRule="auto" w:before="0" w:after="0"/>
            </w:pPr>
            <w:r>
              <w:rPr>
                <w:rFonts w:ascii="宋体" w:hAnsi="宋体" w:cs="宋体" w:eastAsia="宋体" w:hint="eastAsia"/>
                <w:b w:val="0"/>
                <w:sz w:val="24"/>
              </w:rPr>
              <w:t>悬停给原因（尚未上传回函 / 运单号填写有误），并说明可核对后重新导入</w:t>
            </w:r>
          </w:p>
        </w:tc>
      </w:tr>
      <w:tr>
        <w:tc>
          <w:tcPr>
            <w:tcW w:type="dxa" w:w="2769"/>
          </w:tcPr>
          <w:p>
            <w:pPr>
              <w:spacing w:line="360" w:lineRule="auto" w:before="0" w:after="0"/>
            </w:pPr>
            <w:r>
              <w:rPr>
                <w:rFonts w:ascii="宋体" w:hAnsi="宋体" w:cs="宋体" w:eastAsia="宋体" w:hint="eastAsia"/>
                <w:b w:val="0"/>
                <w:sz w:val="24"/>
              </w:rPr>
              <w:t>确认代入</w:t>
            </w:r>
          </w:p>
        </w:tc>
        <w:tc>
          <w:tcPr>
            <w:tcW w:type="dxa" w:w="2769"/>
          </w:tcPr>
          <w:p>
            <w:pPr>
              <w:spacing w:line="360" w:lineRule="auto" w:before="0" w:after="0"/>
            </w:pPr>
            <w:r>
              <w:rPr>
                <w:rFonts w:ascii="宋体" w:hAnsi="宋体" w:cs="宋体" w:eastAsia="宋体" w:hint="eastAsia"/>
                <w:b w:val="0"/>
                <w:sz w:val="24"/>
              </w:rPr>
              <w:t>按钮</w:t>
            </w:r>
          </w:p>
        </w:tc>
        <w:tc>
          <w:tcPr>
            <w:tcW w:type="dxa" w:w="2769"/>
          </w:tcPr>
          <w:p>
            <w:pPr>
              <w:spacing w:line="360" w:lineRule="auto" w:before="0" w:after="0"/>
            </w:pPr>
            <w:r>
              <w:rPr>
                <w:rFonts w:ascii="宋体" w:hAnsi="宋体" w:cs="宋体" w:eastAsia="宋体" w:hint="eastAsia"/>
                <w:b w:val="0"/>
                <w:sz w:val="24"/>
              </w:rPr>
              <w:t>确认后把快递公司与运单号写入当前有效那一次回函</w:t>
            </w:r>
          </w:p>
        </w:tc>
      </w:tr>
    </w:tbl>
    <w:p>
      <w:pPr>
        <w:pStyle w:val="25"/>
        <w:spacing w:line="360" w:lineRule="auto"/>
      </w:pPr>
      <w:r>
        <w:rPr>
          <w:rFonts w:ascii="宋体" w:hAnsi="宋体" w:cs="宋体" w:eastAsia="宋体" w:hint="eastAsia"/>
          <w:sz w:val="24"/>
        </w:rPr>
        <w:t>快递数据导入结果（含未匹配行）：</w:t>
      </w:r>
    </w:p>
    <w:p>
      <w:pPr>
        <w:spacing w:line="360" w:lineRule="auto"/>
        <w:jc w:val="center"/>
      </w:pPr>
      <w:r>
        <w:drawing>
          <wp:inline xmlns:a="http://schemas.openxmlformats.org/drawingml/2006/main" xmlns:pic="http://schemas.openxmlformats.org/drawingml/2006/picture">
            <wp:extent cx="5400000" cy="3211200"/>
            <wp:docPr id="137" name="Picture 137"/>
            <wp:cNvGraphicFramePr>
              <a:graphicFrameLocks noChangeAspect="1"/>
            </wp:cNvGraphicFramePr>
            <a:graphic>
              <a:graphicData uri="http://schemas.openxmlformats.org/drawingml/2006/picture">
                <pic:pic>
                  <pic:nvPicPr>
                    <pic:cNvPr id="0" name="ui_express_import.png"/>
                    <pic:cNvPicPr/>
                  </pic:nvPicPr>
                  <pic:blipFill>
                    <a:blip r:embed="rId29"/>
                    <a:stretch>
                      <a:fillRect/>
                    </a:stretch>
                  </pic:blipFill>
                  <pic:spPr>
                    <a:xfrm>
                      <a:off x="0" y="0"/>
                      <a:ext cx="5400000" cy="3211200"/>
                    </a:xfrm>
                    <a:prstGeom prst="rect"/>
                  </pic:spPr>
                </pic:pic>
              </a:graphicData>
            </a:graphic>
          </wp:inline>
        </w:drawing>
      </w:r>
    </w:p>
    <w:p>
      <w:pPr>
        <w:pStyle w:val="5"/>
        <w:spacing w:line="360" w:lineRule="auto"/>
      </w:pPr>
      <w:r>
        <w:rPr>
          <w:rFonts w:hint="eastAsia"/>
        </w:rPr>
        <w:t>页面字段说明</w:t>
      </w:r>
    </w:p>
    <w:p>
      <w:pPr>
        <w:numPr>
          <w:ilvl w:val="0"/>
          <w:numId w:val="27"/>
        </w:numPr>
        <w:spacing w:line="360" w:lineRule="auto"/>
      </w:pPr>
      <w:r>
        <w:rPr>
          <w:rFonts w:ascii="宋体" w:hAnsi="宋体" w:cs="宋体" w:eastAsia="宋体" w:hint="eastAsia"/>
          <w:sz w:val="24"/>
        </w:rPr>
        <w:t>逐行明细的运单号、快递公司、发件人、联系电话、发件地址均来自导入的 Excel。</w:t>
      </w:r>
    </w:p>
    <w:p>
      <w:pPr>
        <w:numPr>
          <w:ilvl w:val="0"/>
          <w:numId w:val="27"/>
        </w:numPr>
        <w:spacing w:line="360" w:lineRule="auto"/>
      </w:pPr>
      <w:r>
        <w:rPr>
          <w:rFonts w:ascii="宋体" w:hAnsi="宋体" w:cs="宋体" w:eastAsia="宋体" w:hint="eastAsia"/>
          <w:sz w:val="24"/>
        </w:rPr>
        <w:t>归属函证是匹配得出的：函证编号 + 被询证单位。</w:t>
      </w:r>
    </w:p>
    <w:p>
      <w:pPr>
        <w:numPr>
          <w:ilvl w:val="0"/>
          <w:numId w:val="27"/>
        </w:numPr>
        <w:spacing w:line="360" w:lineRule="auto"/>
      </w:pPr>
      <w:r>
        <w:rPr>
          <w:rFonts w:ascii="宋体" w:hAnsi="宋体" w:cs="宋体" w:eastAsia="宋体" w:hint="eastAsia"/>
          <w:sz w:val="24"/>
        </w:rPr>
        <w:t>写回回函的字段只有两个 —— 快递公司与运单号，其余三项只在抽屉里核对用。</w:t>
      </w:r>
    </w:p>
    <w:p>
      <w:pPr>
        <w:pStyle w:val="5"/>
        <w:spacing w:line="360" w:lineRule="auto"/>
      </w:pPr>
      <w:r>
        <w:rPr>
          <w:rFonts w:hint="eastAsia"/>
        </w:rPr>
        <w:t>输入、输出</w:t>
      </w:r>
    </w:p>
    <w:p>
      <w:pPr>
        <w:spacing w:line="360" w:lineRule="auto"/>
      </w:pPr>
      <w:r>
        <w:rPr>
          <w:rFonts w:ascii="宋体" w:hAnsi="宋体" w:cs="宋体" w:eastAsia="宋体" w:hint="eastAsia"/>
          <w:sz w:val="24"/>
        </w:rPr>
        <w:t>输入：</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来源</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快递数据 Excel</w:t>
            </w:r>
          </w:p>
        </w:tc>
        <w:tc>
          <w:tcPr>
            <w:tcW w:type="dxa" w:w="2769"/>
          </w:tcPr>
          <w:p>
            <w:pPr>
              <w:spacing w:line="360" w:lineRule="auto" w:before="0" w:after="0"/>
            </w:pPr>
            <w:r>
              <w:rPr>
                <w:rFonts w:ascii="宋体" w:hAnsi="宋体" w:cs="宋体" w:eastAsia="宋体" w:hint="eastAsia"/>
                <w:b w:val="0"/>
                <w:sz w:val="24"/>
              </w:rPr>
              <w:t>人工导入</w:t>
            </w:r>
          </w:p>
        </w:tc>
        <w:tc>
          <w:tcPr>
            <w:tcW w:type="dxa" w:w="2769"/>
          </w:tcPr>
          <w:p>
            <w:pPr>
              <w:spacing w:line="360" w:lineRule="auto" w:before="0" w:after="0"/>
            </w:pPr>
            <w:r>
              <w:rPr>
                <w:rFonts w:ascii="宋体" w:hAnsi="宋体" w:cs="宋体" w:eastAsia="宋体" w:hint="eastAsia"/>
                <w:b w:val="0"/>
                <w:sz w:val="24"/>
              </w:rPr>
              <w:t>含快递单号、快递公司、地址、姓名、电话等详细信息</w:t>
            </w:r>
          </w:p>
        </w:tc>
      </w:tr>
      <w:tr>
        <w:tc>
          <w:tcPr>
            <w:tcW w:type="dxa" w:w="2769"/>
          </w:tcPr>
          <w:p>
            <w:pPr>
              <w:spacing w:line="360" w:lineRule="auto" w:before="0" w:after="0"/>
            </w:pPr>
            <w:r>
              <w:rPr>
                <w:rFonts w:ascii="宋体" w:hAnsi="宋体" w:cs="宋体" w:eastAsia="宋体" w:hint="eastAsia"/>
                <w:b w:val="0"/>
                <w:sz w:val="24"/>
              </w:rPr>
              <w:t>回函面单单号</w:t>
            </w:r>
          </w:p>
        </w:tc>
        <w:tc>
          <w:tcPr>
            <w:tcW w:type="dxa" w:w="2769"/>
          </w:tcPr>
          <w:p>
            <w:pPr>
              <w:spacing w:line="360" w:lineRule="auto" w:before="0" w:after="0"/>
            </w:pPr>
            <w:r>
              <w:rPr>
                <w:rFonts w:ascii="宋体" w:hAnsi="宋体" w:cs="宋体" w:eastAsia="宋体" w:hint="eastAsia"/>
                <w:b w:val="0"/>
                <w:sz w:val="24"/>
              </w:rPr>
              <w:t>识别阶段产生</w:t>
            </w:r>
          </w:p>
        </w:tc>
        <w:tc>
          <w:tcPr>
            <w:tcW w:type="dxa" w:w="2769"/>
          </w:tcPr>
          <w:p>
            <w:pPr>
              <w:spacing w:line="360" w:lineRule="auto" w:before="0" w:after="0"/>
            </w:pPr>
            <w:r>
              <w:rPr>
                <w:rFonts w:ascii="宋体" w:hAnsi="宋体" w:cs="宋体" w:eastAsia="宋体" w:hint="eastAsia"/>
                <w:b w:val="0"/>
                <w:sz w:val="24"/>
              </w:rPr>
              <w:t>建立「单号 ↔ 函证编号」的对应关系，供本次匹配使用</w:t>
            </w:r>
          </w:p>
        </w:tc>
      </w:tr>
    </w:tbl>
    <w:p>
      <w:pPr>
        <w:spacing w:line="360" w:lineRule="auto"/>
      </w:pPr>
      <w:r>
        <w:rPr>
          <w:rFonts w:ascii="宋体" w:hAnsi="宋体" w:cs="宋体" w:eastAsia="宋体" w:hint="eastAsia"/>
          <w:sz w:val="24"/>
        </w:rPr>
        <w:t>输出：</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68"/>
        <w:gridCol w:w="2551"/>
        <w:gridCol w:w="3685"/>
      </w:tblGrid>
      <w:tr>
        <w:tc>
          <w:tcPr>
            <w:tcW w:type="dxa" w:w="2769"/>
          </w:tcPr>
          <w:p>
            <w:pPr>
              <w:spacing w:line="360" w:lineRule="auto" w:before="0" w:after="0"/>
            </w:pPr>
            <w:r>
              <w:rPr>
                <w:rFonts w:ascii="宋体" w:hAnsi="宋体" w:cs="宋体" w:eastAsia="宋体" w:hint="eastAsia"/>
                <w:b w:val="0"/>
                <w:sz w:val="24"/>
              </w:rPr>
              <w:t>数据项</w:t>
            </w:r>
          </w:p>
        </w:tc>
        <w:tc>
          <w:tcPr>
            <w:tcW w:type="dxa" w:w="2769"/>
          </w:tcPr>
          <w:p>
            <w:pPr>
              <w:spacing w:line="360" w:lineRule="auto" w:before="0" w:after="0"/>
            </w:pPr>
            <w:r>
              <w:rPr>
                <w:rFonts w:ascii="宋体" w:hAnsi="宋体" w:cs="宋体" w:eastAsia="宋体" w:hint="eastAsia"/>
                <w:b w:val="0"/>
                <w:sz w:val="24"/>
              </w:rPr>
              <w:t>去向</w:t>
            </w:r>
          </w:p>
        </w:tc>
        <w:tc>
          <w:tcPr>
            <w:tcW w:type="dxa" w:w="2769"/>
          </w:tcPr>
          <w:p>
            <w:pPr>
              <w:spacing w:line="360" w:lineRule="auto" w:before="0" w:after="0"/>
            </w:pPr>
            <w:r>
              <w:rPr>
                <w:rFonts w:ascii="宋体" w:hAnsi="宋体" w:cs="宋体" w:eastAsia="宋体" w:hint="eastAsia"/>
                <w:b w:val="0"/>
                <w:sz w:val="24"/>
              </w:rPr>
              <w:t>说明</w:t>
            </w:r>
          </w:p>
        </w:tc>
      </w:tr>
      <w:tr>
        <w:tc>
          <w:tcPr>
            <w:tcW w:type="dxa" w:w="2769"/>
          </w:tcPr>
          <w:p>
            <w:pPr>
              <w:spacing w:line="360" w:lineRule="auto" w:before="0" w:after="0"/>
            </w:pPr>
            <w:r>
              <w:rPr>
                <w:rFonts w:ascii="宋体" w:hAnsi="宋体" w:cs="宋体" w:eastAsia="宋体" w:hint="eastAsia"/>
                <w:b w:val="0"/>
                <w:sz w:val="24"/>
              </w:rPr>
              <w:t>快递公司、运单号</w:t>
            </w:r>
          </w:p>
        </w:tc>
        <w:tc>
          <w:tcPr>
            <w:tcW w:type="dxa" w:w="2769"/>
          </w:tcPr>
          <w:p>
            <w:pPr>
              <w:spacing w:line="360" w:lineRule="auto" w:before="0" w:after="0"/>
            </w:pPr>
            <w:r>
              <w:rPr>
                <w:rFonts w:ascii="宋体" w:hAnsi="宋体" w:cs="宋体" w:eastAsia="宋体" w:hint="eastAsia"/>
                <w:b w:val="0"/>
                <w:sz w:val="24"/>
              </w:rPr>
              <w:t>回函记录</w:t>
            </w:r>
          </w:p>
        </w:tc>
        <w:tc>
          <w:tcPr>
            <w:tcW w:type="dxa" w:w="2769"/>
          </w:tcPr>
          <w:p>
            <w:pPr>
              <w:spacing w:line="360" w:lineRule="auto" w:before="0" w:after="0"/>
            </w:pPr>
            <w:r>
              <w:rPr>
                <w:rFonts w:ascii="宋体" w:hAnsi="宋体" w:cs="宋体" w:eastAsia="宋体" w:hint="eastAsia"/>
                <w:b w:val="0"/>
                <w:sz w:val="24"/>
              </w:rPr>
              <w:t>确认代入后写入当前有效那一次回函</w:t>
            </w:r>
          </w:p>
        </w:tc>
      </w:tr>
      <w:tr>
        <w:tc>
          <w:tcPr>
            <w:tcW w:type="dxa" w:w="2769"/>
          </w:tcPr>
          <w:p>
            <w:pPr>
              <w:spacing w:line="360" w:lineRule="auto" w:before="0" w:after="0"/>
            </w:pPr>
            <w:r>
              <w:rPr>
                <w:rFonts w:ascii="宋体" w:hAnsi="宋体" w:cs="宋体" w:eastAsia="宋体" w:hint="eastAsia"/>
                <w:b w:val="0"/>
                <w:sz w:val="24"/>
              </w:rPr>
              <w:t>匹配结果清单</w:t>
            </w:r>
          </w:p>
        </w:tc>
        <w:tc>
          <w:tcPr>
            <w:tcW w:type="dxa" w:w="2769"/>
          </w:tcPr>
          <w:p>
            <w:pPr>
              <w:spacing w:line="360" w:lineRule="auto" w:before="0" w:after="0"/>
            </w:pPr>
            <w:r>
              <w:rPr>
                <w:rFonts w:ascii="宋体" w:hAnsi="宋体" w:cs="宋体" w:eastAsia="宋体" w:hint="eastAsia"/>
                <w:b w:val="0"/>
                <w:sz w:val="24"/>
              </w:rPr>
              <w:t>本抽屉</w:t>
            </w:r>
          </w:p>
        </w:tc>
        <w:tc>
          <w:tcPr>
            <w:tcW w:type="dxa" w:w="2769"/>
          </w:tcPr>
          <w:p>
            <w:pPr>
              <w:spacing w:line="360" w:lineRule="auto" w:before="0" w:after="0"/>
            </w:pPr>
            <w:r>
              <w:rPr>
                <w:rFonts w:ascii="宋体" w:hAnsi="宋体" w:cs="宋体" w:eastAsia="宋体" w:hint="eastAsia"/>
                <w:b w:val="0"/>
                <w:sz w:val="24"/>
              </w:rPr>
              <w:t>逐行展示配上 / 配不上与未匹配原因</w:t>
            </w:r>
          </w:p>
        </w:tc>
      </w:tr>
    </w:tbl>
    <w:p>
      <w:pPr>
        <w:pStyle w:val="4"/>
        <w:spacing w:line="360" w:lineRule="auto"/>
      </w:pPr>
      <w:r>
        <w:rPr>
          <w:rFonts w:hint="eastAsia"/>
        </w:rPr>
        <w:t>删除</w:t>
      </w:r>
    </w:p>
    <w:p>
      <w:pPr>
        <w:pStyle w:val="5"/>
        <w:spacing w:line="360" w:lineRule="auto"/>
      </w:pPr>
      <w:r>
        <w:rPr>
          <w:rFonts w:hint="eastAsia"/>
        </w:rPr>
        <w:t>用户场景</w:t>
      </w:r>
    </w:p>
    <w:p>
      <w:pPr>
        <w:spacing w:line="360" w:lineRule="auto"/>
      </w:pPr>
      <w:r>
        <w:rPr>
          <w:rFonts w:ascii="宋体" w:hAnsi="宋体" w:cs="宋体" w:eastAsia="宋体" w:hint="eastAsia"/>
          <w:sz w:val="24"/>
        </w:rPr>
        <w:t>误上传、重复上传、或归属根本上错的文件，需要清掉。</w:t>
      </w:r>
    </w:p>
    <w:p>
      <w:pPr>
        <w:pStyle w:val="5"/>
        <w:spacing w:line="360" w:lineRule="auto"/>
      </w:pPr>
      <w:r>
        <w:rPr>
          <w:rFonts w:hint="eastAsia"/>
        </w:rPr>
        <w:t>功能描述</w:t>
      </w:r>
    </w:p>
    <w:p>
      <w:pPr>
        <w:spacing w:line="360" w:lineRule="auto"/>
      </w:pPr>
      <w:r>
        <w:rPr>
          <w:rFonts w:ascii="宋体" w:hAnsi="宋体" w:cs="宋体" w:eastAsia="宋体" w:hint="eastAsia"/>
          <w:sz w:val="24"/>
        </w:rPr>
        <w:t>⚠️ 当前界面没有删除入口 —— 用户明确要求「操作界面，去掉更多和更多下的所有操作」，删除随之下线；动作 REMOVE_CONFIRMATION 在数据层保留备用。本节保留的是这个动作本身的业务规则（删除范围、二次确认文案、破坏性操作规范），将来若改由别处承载（例如「查看函证」里的次要动作），可直接复用、不必重写。</w:t>
      </w:r>
    </w:p>
    <w:p>
      <w:pPr>
        <w:numPr>
          <w:ilvl w:val="0"/>
          <w:numId w:val="27"/>
        </w:numPr>
        <w:spacing w:line="360" w:lineRule="auto"/>
      </w:pPr>
      <w:r>
        <w:rPr>
          <w:rFonts w:ascii="宋体" w:hAnsi="宋体" w:cs="宋体" w:eastAsia="宋体" w:hint="eastAsia"/>
          <w:sz w:val="24"/>
        </w:rPr>
        <w:t>📷 图 5.9-1 ｜ 删除的二次确认（当前无入口，本图暂缓）</w:t>
      </w:r>
    </w:p>
    <w:p>
      <w:pPr>
        <w:numPr>
          <w:ilvl w:val="0"/>
          <w:numId w:val="27"/>
        </w:numPr>
        <w:spacing w:line="360" w:lineRule="auto"/>
      </w:pPr>
      <w:r>
        <w:rPr>
          <w:rFonts w:ascii="宋体" w:hAnsi="宋体" w:cs="宋体" w:eastAsia="宋体" w:hint="eastAsia"/>
          <w:sz w:val="24"/>
        </w:rPr>
        <w:t>应展示：删除确认框 —— ，故本图暂缓（动作在数据层保留备用）。</w:t>
      </w:r>
    </w:p>
    <w:p>
      <w:pPr>
        <w:numPr>
          <w:ilvl w:val="0"/>
          <w:numId w:val="27"/>
        </w:numPr>
        <w:spacing w:line="360" w:lineRule="auto"/>
      </w:pPr>
      <w:r>
        <w:rPr>
          <w:rFonts w:ascii="宋体" w:hAnsi="宋体" w:cs="宋体" w:eastAsia="宋体" w:hint="eastAsia"/>
          <w:sz w:val="24"/>
        </w:rPr>
        <w:t>对应正文：§5.9（全节）</w:t>
      </w:r>
    </w:p>
    <w:p>
      <w:pPr>
        <w:numPr>
          <w:ilvl w:val="0"/>
          <w:numId w:val="27"/>
        </w:numPr>
        <w:spacing w:line="360" w:lineRule="auto"/>
      </w:pPr>
      <w:r>
        <w:rPr>
          <w:rFonts w:ascii="宋体" w:hAnsi="宋体" w:cs="宋体" w:eastAsia="宋体" w:hint="eastAsia"/>
          <w:sz w:val="24"/>
        </w:rPr>
        <w:t>按函证删除 —— 连同该函证的全部回函记录一并移除（不是删单条回函）。</w:t>
      </w:r>
    </w:p>
    <w:p>
      <w:pPr>
        <w:numPr>
          <w:ilvl w:val="0"/>
          <w:numId w:val="27"/>
        </w:numPr>
        <w:spacing w:line="360" w:lineRule="auto"/>
      </w:pPr>
      <w:r>
        <w:rPr>
          <w:rFonts w:ascii="宋体" w:hAnsi="宋体" w:cs="宋体" w:eastAsia="宋体" w:hint="eastAsia"/>
          <w:sz w:val="24"/>
        </w:rPr>
        <w:t>二次确认：弹窗说明将删除的范围（有历史回函时说「N 次回函记录，将一并删除且不可恢复」；只有一次回函时说「发函记录 XXX，删除后不可恢复」），按钮文案明确为「删除」。</w:t>
      </w:r>
    </w:p>
    <w:p>
      <w:pPr>
        <w:pStyle w:val="5"/>
        <w:spacing w:line="360" w:lineRule="auto"/>
      </w:pPr>
      <w:r>
        <w:rPr>
          <w:rFonts w:hint="eastAsia"/>
        </w:rPr>
        <w:t>补充说明</w:t>
      </w:r>
    </w:p>
    <w:p>
      <w:pPr>
        <w:numPr>
          <w:ilvl w:val="0"/>
          <w:numId w:val="27"/>
        </w:numPr>
        <w:spacing w:line="360" w:lineRule="auto"/>
      </w:pPr>
      <w:r>
        <w:rPr>
          <w:rFonts w:ascii="宋体" w:hAnsi="宋体" w:cs="宋体" w:eastAsia="宋体" w:hint="eastAsia"/>
          <w:sz w:val="24"/>
        </w:rPr>
        <w:t>对应功能编号：F-12。</w:t>
      </w:r>
    </w:p>
    <w:p>
      <w:pPr>
        <w:numPr>
          <w:ilvl w:val="0"/>
          <w:numId w:val="27"/>
        </w:numPr>
        <w:spacing w:line="360" w:lineRule="auto"/>
      </w:pPr>
      <w:r>
        <w:rPr>
          <w:rFonts w:ascii="宋体" w:hAnsi="宋体" w:cs="宋体" w:eastAsia="宋体" w:hint="eastAsia"/>
          <w:sz w:val="24"/>
        </w:rPr>
        <w:t>删除属破坏性操作，遵循「破坏性操作必须二次确认」的统一规范。</w:t>
      </w:r>
    </w:p>
    <w:p>
      <w:pPr>
        <w:pStyle w:val="4"/>
        <w:spacing w:line="360" w:lineRule="auto"/>
      </w:pPr>
      <w:r>
        <w:rPr>
          <w:rFonts w:hint="eastAsia"/>
        </w:rPr>
        <w:t>列表空状态</w:t>
      </w:r>
    </w:p>
    <w:p>
      <w:pPr>
        <w:pStyle w:val="5"/>
        <w:spacing w:line="360" w:lineRule="auto"/>
      </w:pPr>
      <w:r>
        <w:rPr>
          <w:rFonts w:hint="eastAsia"/>
        </w:rPr>
        <w:t>用户场景</w:t>
      </w:r>
    </w:p>
    <w:p>
      <w:pPr>
        <w:spacing w:line="360" w:lineRule="auto"/>
      </w:pPr>
      <w:r>
        <w:rPr>
          <w:rFonts w:ascii="宋体" w:hAnsi="宋体" w:cs="宋体" w:eastAsia="宋体" w:hint="eastAsia"/>
          <w:sz w:val="24"/>
        </w:rPr>
        <w:t>第一次使用系统的业务人员看到的是一个空列表 —— 他需要知道「这里的数据从哪来」，并就地拿到上传入口，不必回主操作行去找。</w:t>
      </w:r>
    </w:p>
    <w:p>
      <w:pPr>
        <w:pStyle w:val="5"/>
        <w:spacing w:line="360" w:lineRule="auto"/>
      </w:pPr>
      <w:r>
        <w:rPr>
          <w:rFonts w:hint="eastAsia"/>
        </w:rPr>
        <w:t>功能描述</w:t>
      </w:r>
    </w:p>
    <w:p>
      <w:pPr>
        <w:numPr>
          <w:ilvl w:val="0"/>
          <w:numId w:val="27"/>
        </w:numPr>
        <w:spacing w:line="360" w:lineRule="auto"/>
      </w:pPr>
      <w:r>
        <w:rPr>
          <w:rFonts w:ascii="宋体" w:hAnsi="宋体" w:cs="宋体" w:eastAsia="宋体" w:hint="eastAsia"/>
          <w:sz w:val="24"/>
        </w:rPr>
        <w:t>📷 图 5.10-2 ｜ 列表空状态</w:t>
      </w:r>
    </w:p>
    <w:p>
      <w:pPr>
        <w:numPr>
          <w:ilvl w:val="0"/>
          <w:numId w:val="27"/>
        </w:numPr>
        <w:spacing w:line="360" w:lineRule="auto"/>
      </w:pPr>
      <w:r>
        <w:rPr>
          <w:rFonts w:ascii="宋体" w:hAnsi="宋体" w:cs="宋体" w:eastAsia="宋体" w:hint="eastAsia"/>
          <w:sz w:val="24"/>
        </w:rPr>
        <w:t>应展示：列表无任何数据时的空态。</w:t>
      </w:r>
    </w:p>
    <w:p>
      <w:pPr>
        <w:numPr>
          <w:ilvl w:val="0"/>
          <w:numId w:val="27"/>
        </w:numPr>
        <w:spacing w:line="360" w:lineRule="auto"/>
      </w:pPr>
      <w:r>
        <w:rPr>
          <w:rFonts w:ascii="宋体" w:hAnsi="宋体" w:cs="宋体" w:eastAsia="宋体" w:hint="eastAsia"/>
          <w:sz w:val="24"/>
        </w:rPr>
        <w:t>重点可见：① 文案「还没有回函数据 / 上传往来（银行）函证回函文件后，匹配成功的函证会自动进入本列表」（带类型词）；② 空态只给本类的那一个上传入口。</w:t>
      </w:r>
    </w:p>
    <w:p>
      <w:pPr>
        <w:numPr>
          <w:ilvl w:val="0"/>
          <w:numId w:val="27"/>
        </w:numPr>
        <w:spacing w:line="360" w:lineRule="auto"/>
      </w:pPr>
      <w:r>
        <w:rPr>
          <w:rFonts w:ascii="宋体" w:hAnsi="宋体" w:cs="宋体" w:eastAsia="宋体" w:hint="eastAsia"/>
          <w:sz w:val="24"/>
        </w:rPr>
        <w:t>对应正文：§5.10</w:t>
      </w:r>
    </w:p>
    <w:p>
      <w:pPr>
        <w:numPr>
          <w:ilvl w:val="0"/>
          <w:numId w:val="27"/>
        </w:numPr>
        <w:spacing w:line="360" w:lineRule="auto"/>
      </w:pPr>
      <w:r>
        <w:rPr>
          <w:rFonts w:ascii="宋体" w:hAnsi="宋体" w:cs="宋体" w:eastAsia="宋体" w:hint="eastAsia"/>
          <w:sz w:val="24"/>
        </w:rPr>
        <w:t>只给本类的那一个入口：往来页的空态只给「上传往来函证回函」、银行页只给「上传银行函证回函」—— 两类是两个页面，空态里也不并列。</w:t>
      </w:r>
    </w:p>
    <w:p>
      <w:pPr>
        <w:numPr>
          <w:ilvl w:val="0"/>
          <w:numId w:val="27"/>
        </w:numPr>
        <w:spacing w:line="360" w:lineRule="auto"/>
      </w:pPr>
      <w:r>
        <w:rPr>
          <w:rFonts w:ascii="宋体" w:hAnsi="宋体" w:cs="宋体" w:eastAsia="宋体" w:hint="eastAsia"/>
          <w:sz w:val="24"/>
        </w:rPr>
        <w:t>文案带类型词：写清「上传往来（银行）函证回函文件后…」，避免用户以为这一页是全量队列。</w:t>
      </w:r>
    </w:p>
    <w:p>
      <w:pPr>
        <w:numPr>
          <w:ilvl w:val="0"/>
          <w:numId w:val="27"/>
        </w:numPr>
        <w:spacing w:line="360" w:lineRule="auto"/>
      </w:pPr>
      <w:r>
        <w:rPr>
          <w:rFonts w:ascii="宋体" w:hAnsi="宋体" w:cs="宋体" w:eastAsia="宋体" w:hint="eastAsia"/>
          <w:sz w:val="24"/>
        </w:rPr>
        <w:t>字段级 tooltip：AI 字段悬停显示「来源 + 置信度 + 需人工确认」。关键列标题没有 tooltip。</w:t>
      </w:r>
    </w:p>
    <w:p>
      <w:pPr>
        <w:numPr>
          <w:ilvl w:val="0"/>
          <w:numId w:val="27"/>
        </w:numPr>
        <w:spacing w:line="360" w:lineRule="auto"/>
      </w:pPr>
      <w:r>
        <w:rPr>
          <w:rFonts w:ascii="宋体" w:hAnsi="宋体" w:cs="宋体" w:eastAsia="宋体" w:hint="eastAsia"/>
          <w:sz w:val="24"/>
        </w:rPr>
        <w:t>关键按钮 tooltip：「上传往来函证回函」「上传银行函证回函」（各说明本入口接收哪类回函、会检测哪几项 —— 银行侧注明只需回函件、不检测手写体）、「导入快递数据」（说明两条来源与匹配方式）。</w:t>
      </w:r>
    </w:p>
    <w:p>
      <w:pPr>
        <w:pStyle w:val="5"/>
        <w:spacing w:line="360" w:lineRule="auto"/>
      </w:pPr>
      <w:r>
        <w:rPr>
          <w:rFonts w:hint="eastAsia"/>
        </w:rPr>
        <w:t>补充说明</w:t>
      </w:r>
    </w:p>
    <w:p>
      <w:pPr>
        <w:spacing w:line="360" w:lineRule="auto"/>
      </w:pPr>
      <w:r>
        <w:rPr>
          <w:rFonts w:ascii="宋体" w:hAnsi="宋体" w:cs="宋体" w:eastAsia="宋体" w:hint="eastAsia"/>
          <w:sz w:val="24"/>
        </w:rPr>
        <w:t>对应功能编号：F-13。</w:t>
      </w:r>
    </w:p>
    <w:p>
      <w:pPr>
        <w:pStyle w:val="3"/>
        <w:spacing w:line="360" w:lineRule="auto"/>
      </w:pPr>
      <w:r>
        <w:rPr>
          <w:rFonts w:hint="eastAsia"/>
        </w:rPr>
        <w:t>附录 A：功能清单速查</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126"/>
        <w:gridCol w:w="2126"/>
        <w:gridCol w:w="2126"/>
        <w:gridCol w:w="2126"/>
      </w:tblGrid>
      <w:tr>
        <w:tc>
          <w:tcPr>
            <w:tcW w:type="dxa" w:w="2076"/>
          </w:tcPr>
          <w:p>
            <w:pPr>
              <w:spacing w:line="360" w:lineRule="auto" w:before="0" w:after="0"/>
            </w:pPr>
            <w:r>
              <w:rPr>
                <w:rFonts w:ascii="宋体" w:hAnsi="宋体" w:cs="宋体" w:eastAsia="宋体" w:hint="eastAsia"/>
                <w:b w:val="0"/>
                <w:sz w:val="24"/>
              </w:rPr>
              <w:t>编号</w:t>
            </w:r>
          </w:p>
        </w:tc>
        <w:tc>
          <w:tcPr>
            <w:tcW w:type="dxa" w:w="2076"/>
          </w:tcPr>
          <w:p>
            <w:pPr>
              <w:spacing w:line="360" w:lineRule="auto" w:before="0" w:after="0"/>
            </w:pPr>
            <w:r>
              <w:rPr>
                <w:rFonts w:ascii="宋体" w:hAnsi="宋体" w:cs="宋体" w:eastAsia="宋体" w:hint="eastAsia"/>
                <w:b w:val="0"/>
                <w:sz w:val="24"/>
              </w:rPr>
              <w:t>功能</w:t>
            </w:r>
          </w:p>
        </w:tc>
        <w:tc>
          <w:tcPr>
            <w:tcW w:type="dxa" w:w="2076"/>
          </w:tcPr>
          <w:p>
            <w:pPr>
              <w:spacing w:line="360" w:lineRule="auto" w:before="0" w:after="0"/>
            </w:pPr>
            <w:r>
              <w:rPr>
                <w:rFonts w:ascii="宋体" w:hAnsi="宋体" w:cs="宋体" w:eastAsia="宋体" w:hint="eastAsia"/>
                <w:b w:val="0"/>
                <w:sz w:val="24"/>
              </w:rPr>
              <w:t>归属功能块</w:t>
            </w:r>
          </w:p>
        </w:tc>
        <w:tc>
          <w:tcPr>
            <w:tcW w:type="dxa" w:w="2076"/>
          </w:tcPr>
          <w:p>
            <w:pPr>
              <w:spacing w:line="360" w:lineRule="auto" w:before="0" w:after="0"/>
            </w:pPr>
            <w:r>
              <w:rPr>
                <w:rFonts w:ascii="宋体" w:hAnsi="宋体" w:cs="宋体" w:eastAsia="宋体" w:hint="eastAsia"/>
                <w:b w:val="0"/>
                <w:sz w:val="24"/>
              </w:rPr>
              <w:t>优先级</w:t>
            </w:r>
          </w:p>
        </w:tc>
      </w:tr>
      <w:tr>
        <w:tc>
          <w:tcPr>
            <w:tcW w:type="dxa" w:w="2076"/>
          </w:tcPr>
          <w:p>
            <w:pPr>
              <w:spacing w:line="360" w:lineRule="auto" w:before="0" w:after="0"/>
            </w:pPr>
            <w:r>
              <w:rPr>
                <w:rFonts w:ascii="宋体" w:hAnsi="宋体" w:cs="宋体" w:eastAsia="宋体" w:hint="eastAsia"/>
                <w:b w:val="0"/>
                <w:sz w:val="24"/>
              </w:rPr>
              <w:t>F-01</w:t>
            </w:r>
          </w:p>
        </w:tc>
        <w:tc>
          <w:tcPr>
            <w:tcW w:type="dxa" w:w="2076"/>
          </w:tcPr>
          <w:p>
            <w:pPr>
              <w:spacing w:line="360" w:lineRule="auto" w:before="0" w:after="0"/>
            </w:pPr>
            <w:r>
              <w:rPr>
                <w:rFonts w:ascii="宋体" w:hAnsi="宋体" w:cs="宋体" w:eastAsia="宋体" w:hint="eastAsia"/>
                <w:b w:val="0"/>
                <w:sz w:val="24"/>
              </w:rPr>
              <w:t>统一上传</w:t>
            </w:r>
          </w:p>
        </w:tc>
        <w:tc>
          <w:tcPr>
            <w:tcW w:type="dxa" w:w="2076"/>
          </w:tcPr>
          <w:p>
            <w:pPr>
              <w:spacing w:line="360" w:lineRule="auto" w:before="0" w:after="0"/>
            </w:pPr>
            <w:r>
              <w:rPr>
                <w:rFonts w:ascii="宋体" w:hAnsi="宋体" w:cs="宋体" w:eastAsia="宋体" w:hint="eastAsia"/>
                <w:b w:val="0"/>
                <w:sz w:val="24"/>
              </w:rPr>
              <w:t>5.1</w:t>
            </w:r>
          </w:p>
        </w:tc>
        <w:tc>
          <w:tcPr>
            <w:tcW w:type="dxa" w:w="2076"/>
          </w:tcPr>
          <w:p>
            <w:pPr>
              <w:spacing w:line="360" w:lineRule="auto" w:before="0" w:after="0"/>
            </w:pPr>
            <w:r>
              <w:rPr>
                <w:rFonts w:ascii="宋体" w:hAnsi="宋体" w:cs="宋体" w:eastAsia="宋体" w:hint="eastAsia"/>
                <w:b w:val="0"/>
                <w:sz w:val="24"/>
              </w:rPr>
              <w:t>高</w:t>
            </w:r>
          </w:p>
        </w:tc>
      </w:tr>
      <w:tr>
        <w:tc>
          <w:tcPr>
            <w:tcW w:type="dxa" w:w="2076"/>
          </w:tcPr>
          <w:p>
            <w:pPr>
              <w:spacing w:line="360" w:lineRule="auto" w:before="0" w:after="0"/>
            </w:pPr>
            <w:r>
              <w:rPr>
                <w:rFonts w:ascii="宋体" w:hAnsi="宋体" w:cs="宋体" w:eastAsia="宋体" w:hint="eastAsia"/>
                <w:b w:val="0"/>
                <w:sz w:val="24"/>
              </w:rPr>
              <w:t>F-02</w:t>
            </w:r>
          </w:p>
        </w:tc>
        <w:tc>
          <w:tcPr>
            <w:tcW w:type="dxa" w:w="2076"/>
          </w:tcPr>
          <w:p>
            <w:pPr>
              <w:spacing w:line="360" w:lineRule="auto" w:before="0" w:after="0"/>
            </w:pPr>
            <w:r>
              <w:rPr>
                <w:rFonts w:ascii="宋体" w:hAnsi="宋体" w:cs="宋体" w:eastAsia="宋体" w:hint="eastAsia"/>
                <w:b w:val="0"/>
                <w:sz w:val="24"/>
              </w:rPr>
              <w:t>按类型分入口上传</w:t>
            </w:r>
          </w:p>
        </w:tc>
        <w:tc>
          <w:tcPr>
            <w:tcW w:type="dxa" w:w="2076"/>
          </w:tcPr>
          <w:p>
            <w:pPr>
              <w:spacing w:line="360" w:lineRule="auto" w:before="0" w:after="0"/>
            </w:pPr>
            <w:r>
              <w:rPr>
                <w:rFonts w:ascii="宋体" w:hAnsi="宋体" w:cs="宋体" w:eastAsia="宋体" w:hint="eastAsia"/>
                <w:b w:val="0"/>
                <w:sz w:val="24"/>
              </w:rPr>
              <w:t>5.1</w:t>
            </w:r>
          </w:p>
        </w:tc>
        <w:tc>
          <w:tcPr>
            <w:tcW w:type="dxa" w:w="2076"/>
          </w:tcPr>
          <w:p>
            <w:pPr>
              <w:spacing w:line="360" w:lineRule="auto" w:before="0" w:after="0"/>
            </w:pPr>
            <w:r>
              <w:rPr>
                <w:rFonts w:ascii="宋体" w:hAnsi="宋体" w:cs="宋体" w:eastAsia="宋体" w:hint="eastAsia"/>
                <w:b w:val="0"/>
                <w:sz w:val="24"/>
              </w:rPr>
              <w:t>高</w:t>
            </w:r>
          </w:p>
        </w:tc>
      </w:tr>
      <w:tr>
        <w:tc>
          <w:tcPr>
            <w:tcW w:type="dxa" w:w="2076"/>
          </w:tcPr>
          <w:p>
            <w:pPr>
              <w:spacing w:line="360" w:lineRule="auto" w:before="0" w:after="0"/>
            </w:pPr>
            <w:r>
              <w:rPr>
                <w:rFonts w:ascii="宋体" w:hAnsi="宋体" w:cs="宋体" w:eastAsia="宋体" w:hint="eastAsia"/>
                <w:b w:val="0"/>
                <w:sz w:val="24"/>
              </w:rPr>
              <w:t>F-03</w:t>
            </w:r>
          </w:p>
        </w:tc>
        <w:tc>
          <w:tcPr>
            <w:tcW w:type="dxa" w:w="2076"/>
          </w:tcPr>
          <w:p>
            <w:pPr>
              <w:spacing w:line="360" w:lineRule="auto" w:before="0" w:after="0"/>
            </w:pPr>
            <w:r>
              <w:rPr>
                <w:rFonts w:ascii="宋体" w:hAnsi="宋体" w:cs="宋体" w:eastAsia="宋体" w:hint="eastAsia"/>
                <w:b w:val="0"/>
                <w:sz w:val="24"/>
              </w:rPr>
              <w:t>异步识别队列</w:t>
            </w:r>
          </w:p>
        </w:tc>
        <w:tc>
          <w:tcPr>
            <w:tcW w:type="dxa" w:w="2076"/>
          </w:tcPr>
          <w:p>
            <w:pPr>
              <w:spacing w:line="360" w:lineRule="auto" w:before="0" w:after="0"/>
            </w:pPr>
            <w:r>
              <w:rPr>
                <w:rFonts w:ascii="宋体" w:hAnsi="宋体" w:cs="宋体" w:eastAsia="宋体" w:hint="eastAsia"/>
                <w:b w:val="0"/>
                <w:sz w:val="24"/>
              </w:rPr>
              <w:t>5.1</w:t>
            </w:r>
          </w:p>
        </w:tc>
        <w:tc>
          <w:tcPr>
            <w:tcW w:type="dxa" w:w="2076"/>
          </w:tcPr>
          <w:p>
            <w:pPr>
              <w:spacing w:line="360" w:lineRule="auto" w:before="0" w:after="0"/>
            </w:pPr>
            <w:r>
              <w:rPr>
                <w:rFonts w:ascii="宋体" w:hAnsi="宋体" w:cs="宋体" w:eastAsia="宋体" w:hint="eastAsia"/>
                <w:b w:val="0"/>
                <w:sz w:val="24"/>
              </w:rPr>
              <w:t>高</w:t>
            </w:r>
          </w:p>
        </w:tc>
      </w:tr>
      <w:tr>
        <w:tc>
          <w:tcPr>
            <w:tcW w:type="dxa" w:w="2076"/>
          </w:tcPr>
          <w:p>
            <w:pPr>
              <w:spacing w:line="360" w:lineRule="auto" w:before="0" w:after="0"/>
            </w:pPr>
            <w:r>
              <w:rPr>
                <w:rFonts w:ascii="宋体" w:hAnsi="宋体" w:cs="宋体" w:eastAsia="宋体" w:hint="eastAsia"/>
                <w:b w:val="0"/>
                <w:sz w:val="24"/>
              </w:rPr>
              <w:t>F-03b</w:t>
            </w:r>
          </w:p>
        </w:tc>
        <w:tc>
          <w:tcPr>
            <w:tcW w:type="dxa" w:w="2076"/>
          </w:tcPr>
          <w:p>
            <w:pPr>
              <w:spacing w:line="360" w:lineRule="auto" w:before="0" w:after="0"/>
            </w:pPr>
            <w:r>
              <w:rPr>
                <w:rFonts w:ascii="宋体" w:hAnsi="宋体" w:cs="宋体" w:eastAsia="宋体" w:hint="eastAsia"/>
                <w:b w:val="0"/>
                <w:sz w:val="24"/>
              </w:rPr>
              <w:t>往来切分与归属</w:t>
            </w:r>
          </w:p>
        </w:tc>
        <w:tc>
          <w:tcPr>
            <w:tcW w:type="dxa" w:w="2076"/>
          </w:tcPr>
          <w:p>
            <w:pPr>
              <w:spacing w:line="360" w:lineRule="auto" w:before="0" w:after="0"/>
            </w:pPr>
            <w:r>
              <w:rPr>
                <w:rFonts w:ascii="宋体" w:hAnsi="宋体" w:cs="宋体" w:eastAsia="宋体" w:hint="eastAsia"/>
                <w:b w:val="0"/>
                <w:sz w:val="24"/>
              </w:rPr>
              <w:t>5.1 / 5.2</w:t>
            </w:r>
          </w:p>
        </w:tc>
        <w:tc>
          <w:tcPr>
            <w:tcW w:type="dxa" w:w="2076"/>
          </w:tcPr>
          <w:p>
            <w:pPr>
              <w:spacing w:line="360" w:lineRule="auto" w:before="0" w:after="0"/>
            </w:pPr>
            <w:r>
              <w:rPr>
                <w:rFonts w:ascii="宋体" w:hAnsi="宋体" w:cs="宋体" w:eastAsia="宋体" w:hint="eastAsia"/>
                <w:b w:val="0"/>
                <w:sz w:val="24"/>
              </w:rPr>
              <w:t>高</w:t>
            </w:r>
          </w:p>
        </w:tc>
      </w:tr>
      <w:tr>
        <w:tc>
          <w:tcPr>
            <w:tcW w:type="dxa" w:w="2076"/>
          </w:tcPr>
          <w:p>
            <w:pPr>
              <w:spacing w:line="360" w:lineRule="auto" w:before="0" w:after="0"/>
            </w:pPr>
            <w:r>
              <w:rPr>
                <w:rFonts w:ascii="宋体" w:hAnsi="宋体" w:cs="宋体" w:eastAsia="宋体" w:hint="eastAsia"/>
                <w:b w:val="0"/>
                <w:sz w:val="24"/>
              </w:rPr>
              <w:t>F-04</w:t>
            </w:r>
          </w:p>
        </w:tc>
        <w:tc>
          <w:tcPr>
            <w:tcW w:type="dxa" w:w="2076"/>
          </w:tcPr>
          <w:p>
            <w:pPr>
              <w:spacing w:line="360" w:lineRule="auto" w:before="0" w:after="0"/>
            </w:pPr>
            <w:r>
              <w:rPr>
                <w:rFonts w:ascii="宋体" w:hAnsi="宋体" w:cs="宋体" w:eastAsia="宋体" w:hint="eastAsia"/>
                <w:b w:val="0"/>
                <w:sz w:val="24"/>
              </w:rPr>
              <w:t>归属匹配</w:t>
            </w:r>
          </w:p>
        </w:tc>
        <w:tc>
          <w:tcPr>
            <w:tcW w:type="dxa" w:w="2076"/>
          </w:tcPr>
          <w:p>
            <w:pPr>
              <w:spacing w:line="360" w:lineRule="auto" w:before="0" w:after="0"/>
            </w:pPr>
            <w:r>
              <w:rPr>
                <w:rFonts w:ascii="宋体" w:hAnsi="宋体" w:cs="宋体" w:eastAsia="宋体" w:hint="eastAsia"/>
                <w:b w:val="0"/>
                <w:sz w:val="24"/>
              </w:rPr>
              <w:t>5.2</w:t>
            </w:r>
          </w:p>
        </w:tc>
        <w:tc>
          <w:tcPr>
            <w:tcW w:type="dxa" w:w="2076"/>
          </w:tcPr>
          <w:p>
            <w:pPr>
              <w:spacing w:line="360" w:lineRule="auto" w:before="0" w:after="0"/>
            </w:pPr>
            <w:r>
              <w:rPr>
                <w:rFonts w:ascii="宋体" w:hAnsi="宋体" w:cs="宋体" w:eastAsia="宋体" w:hint="eastAsia"/>
                <w:b w:val="0"/>
                <w:sz w:val="24"/>
              </w:rPr>
              <w:t>高</w:t>
            </w:r>
          </w:p>
        </w:tc>
      </w:tr>
      <w:tr>
        <w:tc>
          <w:tcPr>
            <w:tcW w:type="dxa" w:w="2076"/>
          </w:tcPr>
          <w:p>
            <w:pPr>
              <w:spacing w:line="360" w:lineRule="auto" w:before="0" w:after="0"/>
            </w:pPr>
            <w:r>
              <w:rPr>
                <w:rFonts w:ascii="宋体" w:hAnsi="宋体" w:cs="宋体" w:eastAsia="宋体" w:hint="eastAsia"/>
                <w:b w:val="0"/>
                <w:sz w:val="24"/>
              </w:rPr>
              <w:t>F-05</w:t>
            </w:r>
          </w:p>
        </w:tc>
        <w:tc>
          <w:tcPr>
            <w:tcW w:type="dxa" w:w="2076"/>
          </w:tcPr>
          <w:p>
            <w:pPr>
              <w:spacing w:line="360" w:lineRule="auto" w:before="0" w:after="0"/>
            </w:pPr>
            <w:r>
              <w:rPr>
                <w:rFonts w:ascii="宋体" w:hAnsi="宋体" w:cs="宋体" w:eastAsia="宋体" w:hint="eastAsia"/>
                <w:b w:val="0"/>
                <w:sz w:val="24"/>
              </w:rPr>
              <w:t>失败恢复</w:t>
            </w:r>
          </w:p>
        </w:tc>
        <w:tc>
          <w:tcPr>
            <w:tcW w:type="dxa" w:w="2076"/>
          </w:tcPr>
          <w:p>
            <w:pPr>
              <w:spacing w:line="360" w:lineRule="auto" w:before="0" w:after="0"/>
            </w:pPr>
            <w:r>
              <w:rPr>
                <w:rFonts w:ascii="宋体" w:hAnsi="宋体" w:cs="宋体" w:eastAsia="宋体" w:hint="eastAsia"/>
                <w:b w:val="0"/>
                <w:sz w:val="24"/>
              </w:rPr>
              <w:t>5.1 / 5.2</w:t>
            </w:r>
          </w:p>
        </w:tc>
        <w:tc>
          <w:tcPr>
            <w:tcW w:type="dxa" w:w="2076"/>
          </w:tcPr>
          <w:p>
            <w:pPr>
              <w:spacing w:line="360" w:lineRule="auto" w:before="0" w:after="0"/>
            </w:pPr>
            <w:r>
              <w:rPr>
                <w:rFonts w:ascii="宋体" w:hAnsi="宋体" w:cs="宋体" w:eastAsia="宋体" w:hint="eastAsia"/>
                <w:b w:val="0"/>
                <w:sz w:val="24"/>
              </w:rPr>
              <w:t>高</w:t>
            </w:r>
          </w:p>
        </w:tc>
      </w:tr>
      <w:tr>
        <w:tc>
          <w:tcPr>
            <w:tcW w:type="dxa" w:w="2076"/>
          </w:tcPr>
          <w:p>
            <w:pPr>
              <w:spacing w:line="360" w:lineRule="auto" w:before="0" w:after="0"/>
            </w:pPr>
            <w:r>
              <w:rPr>
                <w:rFonts w:ascii="宋体" w:hAnsi="宋体" w:cs="宋体" w:eastAsia="宋体" w:hint="eastAsia"/>
                <w:b w:val="0"/>
                <w:sz w:val="24"/>
              </w:rPr>
              <w:t>F-03c</w:t>
            </w:r>
          </w:p>
        </w:tc>
        <w:tc>
          <w:tcPr>
            <w:tcW w:type="dxa" w:w="2076"/>
          </w:tcPr>
          <w:p>
            <w:pPr>
              <w:spacing w:line="360" w:lineRule="auto" w:before="0" w:after="0"/>
            </w:pPr>
            <w:r>
              <w:rPr>
                <w:rFonts w:ascii="宋体" w:hAnsi="宋体" w:cs="宋体" w:eastAsia="宋体" w:hint="eastAsia"/>
                <w:b w:val="0"/>
                <w:sz w:val="24"/>
              </w:rPr>
              <w:t>银行函证两批交付</w:t>
            </w:r>
          </w:p>
        </w:tc>
        <w:tc>
          <w:tcPr>
            <w:tcW w:type="dxa" w:w="2076"/>
          </w:tcPr>
          <w:p>
            <w:pPr>
              <w:spacing w:line="360" w:lineRule="auto" w:before="0" w:after="0"/>
            </w:pPr>
            <w:r>
              <w:rPr>
                <w:rFonts w:ascii="宋体" w:hAnsi="宋体" w:cs="宋体" w:eastAsia="宋体" w:hint="eastAsia"/>
                <w:b w:val="0"/>
                <w:sz w:val="24"/>
              </w:rPr>
              <w:t>5.1</w:t>
            </w:r>
          </w:p>
        </w:tc>
        <w:tc>
          <w:tcPr>
            <w:tcW w:type="dxa" w:w="2076"/>
          </w:tcPr>
          <w:p>
            <w:pPr>
              <w:spacing w:line="360" w:lineRule="auto" w:before="0" w:after="0"/>
            </w:pPr>
            <w:r>
              <w:rPr>
                <w:rFonts w:ascii="宋体" w:hAnsi="宋体" w:cs="宋体" w:eastAsia="宋体" w:hint="eastAsia"/>
                <w:b w:val="0"/>
                <w:sz w:val="24"/>
              </w:rPr>
              <w:t>高</w:t>
            </w:r>
          </w:p>
        </w:tc>
      </w:tr>
      <w:tr>
        <w:tc>
          <w:tcPr>
            <w:tcW w:type="dxa" w:w="2076"/>
          </w:tcPr>
          <w:p>
            <w:pPr>
              <w:spacing w:line="360" w:lineRule="auto" w:before="0" w:after="0"/>
            </w:pPr>
            <w:r>
              <w:rPr>
                <w:rFonts w:ascii="宋体" w:hAnsi="宋体" w:cs="宋体" w:eastAsia="宋体" w:hint="eastAsia"/>
                <w:b w:val="0"/>
                <w:sz w:val="24"/>
              </w:rPr>
              <w:t>F-03d</w:t>
            </w:r>
          </w:p>
        </w:tc>
        <w:tc>
          <w:tcPr>
            <w:tcW w:type="dxa" w:w="2076"/>
          </w:tcPr>
          <w:p>
            <w:pPr>
              <w:spacing w:line="360" w:lineRule="auto" w:before="0" w:after="0"/>
            </w:pPr>
            <w:r>
              <w:rPr>
                <w:rFonts w:ascii="宋体" w:hAnsi="宋体" w:cs="宋体" w:eastAsia="宋体" w:hint="eastAsia"/>
                <w:b w:val="0"/>
                <w:sz w:val="24"/>
              </w:rPr>
              <w:t>银行面单随批次上传</w:t>
            </w:r>
          </w:p>
        </w:tc>
        <w:tc>
          <w:tcPr>
            <w:tcW w:type="dxa" w:w="2076"/>
          </w:tcPr>
          <w:p>
            <w:pPr>
              <w:spacing w:line="360" w:lineRule="auto" w:before="0" w:after="0"/>
            </w:pPr>
            <w:r>
              <w:rPr>
                <w:rFonts w:ascii="宋体" w:hAnsi="宋体" w:cs="宋体" w:eastAsia="宋体" w:hint="eastAsia"/>
                <w:b w:val="0"/>
                <w:sz w:val="24"/>
              </w:rPr>
              <w:t>5.4</w:t>
            </w:r>
          </w:p>
        </w:tc>
        <w:tc>
          <w:tcPr>
            <w:tcW w:type="dxa" w:w="2076"/>
          </w:tcPr>
          <w:p>
            <w:pPr>
              <w:spacing w:line="360" w:lineRule="auto" w:before="0" w:after="0"/>
            </w:pPr>
            <w:r>
              <w:rPr>
                <w:rFonts w:ascii="宋体" w:hAnsi="宋体" w:cs="宋体" w:eastAsia="宋体" w:hint="eastAsia"/>
                <w:b w:val="0"/>
                <w:sz w:val="24"/>
              </w:rPr>
              <w:t>高</w:t>
            </w:r>
          </w:p>
        </w:tc>
      </w:tr>
      <w:tr>
        <w:tc>
          <w:tcPr>
            <w:tcW w:type="dxa" w:w="2076"/>
          </w:tcPr>
          <w:p>
            <w:pPr>
              <w:spacing w:line="360" w:lineRule="auto" w:before="0" w:after="0"/>
            </w:pPr>
            <w:r>
              <w:rPr>
                <w:rFonts w:ascii="宋体" w:hAnsi="宋体" w:cs="宋体" w:eastAsia="宋体" w:hint="eastAsia"/>
                <w:b w:val="0"/>
                <w:sz w:val="24"/>
              </w:rPr>
              <w:t>F-06</w:t>
            </w:r>
          </w:p>
        </w:tc>
        <w:tc>
          <w:tcPr>
            <w:tcW w:type="dxa" w:w="2076"/>
          </w:tcPr>
          <w:p>
            <w:pPr>
              <w:spacing w:line="360" w:lineRule="auto" w:before="0" w:after="0"/>
            </w:pPr>
            <w:r>
              <w:rPr>
                <w:rFonts w:ascii="宋体" w:hAnsi="宋体" w:cs="宋体" w:eastAsia="宋体" w:hint="eastAsia"/>
                <w:b w:val="0"/>
                <w:sz w:val="24"/>
              </w:rPr>
              <w:t>AI 智能核验</w:t>
            </w:r>
          </w:p>
        </w:tc>
        <w:tc>
          <w:tcPr>
            <w:tcW w:type="dxa" w:w="2076"/>
          </w:tcPr>
          <w:p>
            <w:pPr>
              <w:spacing w:line="360" w:lineRule="auto" w:before="0" w:after="0"/>
            </w:pPr>
            <w:r>
              <w:rPr>
                <w:rFonts w:ascii="宋体" w:hAnsi="宋体" w:cs="宋体" w:eastAsia="宋体" w:hint="eastAsia"/>
                <w:b w:val="0"/>
                <w:sz w:val="24"/>
              </w:rPr>
              <w:t>5.3</w:t>
            </w:r>
          </w:p>
        </w:tc>
        <w:tc>
          <w:tcPr>
            <w:tcW w:type="dxa" w:w="2076"/>
          </w:tcPr>
          <w:p>
            <w:pPr>
              <w:spacing w:line="360" w:lineRule="auto" w:before="0" w:after="0"/>
            </w:pPr>
            <w:r>
              <w:rPr>
                <w:rFonts w:ascii="宋体" w:hAnsi="宋体" w:cs="宋体" w:eastAsia="宋体" w:hint="eastAsia"/>
                <w:b w:val="0"/>
                <w:sz w:val="24"/>
              </w:rPr>
              <w:t>高</w:t>
            </w:r>
          </w:p>
        </w:tc>
      </w:tr>
      <w:tr>
        <w:tc>
          <w:tcPr>
            <w:tcW w:type="dxa" w:w="2076"/>
          </w:tcPr>
          <w:p>
            <w:pPr>
              <w:spacing w:line="360" w:lineRule="auto" w:before="0" w:after="0"/>
            </w:pPr>
            <w:r>
              <w:rPr>
                <w:rFonts w:ascii="宋体" w:hAnsi="宋体" w:cs="宋体" w:eastAsia="宋体" w:hint="eastAsia"/>
                <w:b w:val="0"/>
                <w:sz w:val="24"/>
              </w:rPr>
              <w:t>F-07</w:t>
            </w:r>
          </w:p>
        </w:tc>
        <w:tc>
          <w:tcPr>
            <w:tcW w:type="dxa" w:w="2076"/>
          </w:tcPr>
          <w:p>
            <w:pPr>
              <w:spacing w:line="360" w:lineRule="auto" w:before="0" w:after="0"/>
            </w:pPr>
            <w:r>
              <w:rPr>
                <w:rFonts w:ascii="宋体" w:hAnsi="宋体" w:cs="宋体" w:eastAsia="宋体" w:hint="eastAsia"/>
                <w:b w:val="0"/>
                <w:sz w:val="24"/>
              </w:rPr>
              <w:t>风险分级</w:t>
            </w:r>
          </w:p>
        </w:tc>
        <w:tc>
          <w:tcPr>
            <w:tcW w:type="dxa" w:w="2076"/>
          </w:tcPr>
          <w:p>
            <w:pPr>
              <w:spacing w:line="360" w:lineRule="auto" w:before="0" w:after="0"/>
            </w:pPr>
            <w:r>
              <w:rPr>
                <w:rFonts w:ascii="宋体" w:hAnsi="宋体" w:cs="宋体" w:eastAsia="宋体" w:hint="eastAsia"/>
                <w:b w:val="0"/>
                <w:sz w:val="24"/>
              </w:rPr>
              <w:t>5.3</w:t>
            </w:r>
          </w:p>
        </w:tc>
        <w:tc>
          <w:tcPr>
            <w:tcW w:type="dxa" w:w="2076"/>
          </w:tcPr>
          <w:p>
            <w:pPr>
              <w:spacing w:line="360" w:lineRule="auto" w:before="0" w:after="0"/>
            </w:pPr>
            <w:r>
              <w:rPr>
                <w:rFonts w:ascii="宋体" w:hAnsi="宋体" w:cs="宋体" w:eastAsia="宋体" w:hint="eastAsia"/>
                <w:b w:val="0"/>
                <w:sz w:val="24"/>
              </w:rPr>
              <w:t>高</w:t>
            </w:r>
          </w:p>
        </w:tc>
      </w:tr>
      <w:tr>
        <w:tc>
          <w:tcPr>
            <w:tcW w:type="dxa" w:w="2076"/>
          </w:tcPr>
          <w:p>
            <w:pPr>
              <w:spacing w:line="360" w:lineRule="auto" w:before="0" w:after="0"/>
            </w:pPr>
            <w:r>
              <w:rPr>
                <w:rFonts w:ascii="宋体" w:hAnsi="宋体" w:cs="宋体" w:eastAsia="宋体" w:hint="eastAsia"/>
                <w:b w:val="0"/>
                <w:sz w:val="24"/>
              </w:rPr>
              <w:t>F-08</w:t>
            </w:r>
          </w:p>
        </w:tc>
        <w:tc>
          <w:tcPr>
            <w:tcW w:type="dxa" w:w="2076"/>
          </w:tcPr>
          <w:p>
            <w:pPr>
              <w:spacing w:line="360" w:lineRule="auto" w:before="0" w:after="0"/>
            </w:pPr>
            <w:r>
              <w:rPr>
                <w:rFonts w:ascii="宋体" w:hAnsi="宋体" w:cs="宋体" w:eastAsia="宋体" w:hint="eastAsia"/>
                <w:b w:val="0"/>
                <w:sz w:val="24"/>
              </w:rPr>
              <w:t>人工确认与留痕</w:t>
            </w:r>
          </w:p>
        </w:tc>
        <w:tc>
          <w:tcPr>
            <w:tcW w:type="dxa" w:w="2076"/>
          </w:tcPr>
          <w:p>
            <w:pPr>
              <w:spacing w:line="360" w:lineRule="auto" w:before="0" w:after="0"/>
            </w:pPr>
            <w:r>
              <w:rPr>
                <w:rFonts w:ascii="宋体" w:hAnsi="宋体" w:cs="宋体" w:eastAsia="宋体" w:hint="eastAsia"/>
                <w:b w:val="0"/>
                <w:sz w:val="24"/>
              </w:rPr>
              <w:t>5.3</w:t>
            </w:r>
          </w:p>
        </w:tc>
        <w:tc>
          <w:tcPr>
            <w:tcW w:type="dxa" w:w="2076"/>
          </w:tcPr>
          <w:p>
            <w:pPr>
              <w:spacing w:line="360" w:lineRule="auto" w:before="0" w:after="0"/>
            </w:pPr>
            <w:r>
              <w:rPr>
                <w:rFonts w:ascii="宋体" w:hAnsi="宋体" w:cs="宋体" w:eastAsia="宋体" w:hint="eastAsia"/>
                <w:b w:val="0"/>
                <w:sz w:val="24"/>
              </w:rPr>
              <w:t>高</w:t>
            </w:r>
          </w:p>
        </w:tc>
      </w:tr>
      <w:tr>
        <w:tc>
          <w:tcPr>
            <w:tcW w:type="dxa" w:w="2076"/>
          </w:tcPr>
          <w:p>
            <w:pPr>
              <w:spacing w:line="360" w:lineRule="auto" w:before="0" w:after="0"/>
            </w:pPr>
            <w:r>
              <w:rPr>
                <w:rFonts w:ascii="宋体" w:hAnsi="宋体" w:cs="宋体" w:eastAsia="宋体" w:hint="eastAsia"/>
                <w:b w:val="0"/>
                <w:sz w:val="24"/>
              </w:rPr>
              <w:t>F-09</w:t>
            </w:r>
          </w:p>
        </w:tc>
        <w:tc>
          <w:tcPr>
            <w:tcW w:type="dxa" w:w="2076"/>
          </w:tcPr>
          <w:p>
            <w:pPr>
              <w:spacing w:line="360" w:lineRule="auto" w:before="0" w:after="0"/>
            </w:pPr>
            <w:r>
              <w:rPr>
                <w:rFonts w:ascii="宋体" w:hAnsi="宋体" w:cs="宋体" w:eastAsia="宋体" w:hint="eastAsia"/>
                <w:b w:val="0"/>
                <w:sz w:val="24"/>
              </w:rPr>
              <w:t>回函快递信息</w:t>
            </w:r>
          </w:p>
        </w:tc>
        <w:tc>
          <w:tcPr>
            <w:tcW w:type="dxa" w:w="2076"/>
          </w:tcPr>
          <w:p>
            <w:pPr>
              <w:spacing w:line="360" w:lineRule="auto" w:before="0" w:after="0"/>
            </w:pPr>
            <w:r>
              <w:rPr>
                <w:rFonts w:ascii="宋体" w:hAnsi="宋体" w:cs="宋体" w:eastAsia="宋体" w:hint="eastAsia"/>
                <w:b w:val="0"/>
                <w:sz w:val="24"/>
              </w:rPr>
              <w:t>5.4</w:t>
            </w:r>
          </w:p>
        </w:tc>
        <w:tc>
          <w:tcPr>
            <w:tcW w:type="dxa" w:w="2076"/>
          </w:tcPr>
          <w:p>
            <w:pPr>
              <w:spacing w:line="360" w:lineRule="auto" w:before="0" w:after="0"/>
            </w:pPr>
            <w:r>
              <w:rPr>
                <w:rFonts w:ascii="宋体" w:hAnsi="宋体" w:cs="宋体" w:eastAsia="宋体" w:hint="eastAsia"/>
                <w:b w:val="0"/>
                <w:sz w:val="24"/>
              </w:rPr>
              <w:t>高</w:t>
            </w:r>
          </w:p>
        </w:tc>
      </w:tr>
      <w:tr>
        <w:tc>
          <w:tcPr>
            <w:tcW w:type="dxa" w:w="2076"/>
          </w:tcPr>
          <w:p>
            <w:pPr>
              <w:spacing w:line="360" w:lineRule="auto" w:before="0" w:after="0"/>
            </w:pPr>
            <w:r>
              <w:rPr>
                <w:rFonts w:ascii="宋体" w:hAnsi="宋体" w:cs="宋体" w:eastAsia="宋体" w:hint="eastAsia"/>
                <w:b w:val="0"/>
                <w:sz w:val="24"/>
              </w:rPr>
              <w:t>F-10</w:t>
            </w:r>
          </w:p>
        </w:tc>
        <w:tc>
          <w:tcPr>
            <w:tcW w:type="dxa" w:w="2076"/>
          </w:tcPr>
          <w:p>
            <w:pPr>
              <w:spacing w:line="360" w:lineRule="auto" w:before="0" w:after="0"/>
            </w:pPr>
            <w:r>
              <w:rPr>
                <w:rFonts w:ascii="宋体" w:hAnsi="宋体" w:cs="宋体" w:eastAsia="宋体" w:hint="eastAsia"/>
                <w:b w:val="0"/>
                <w:sz w:val="24"/>
              </w:rPr>
              <w:t>回函结果填写</w:t>
            </w:r>
          </w:p>
        </w:tc>
        <w:tc>
          <w:tcPr>
            <w:tcW w:type="dxa" w:w="2076"/>
          </w:tcPr>
          <w:p>
            <w:pPr>
              <w:spacing w:line="360" w:lineRule="auto" w:before="0" w:after="0"/>
            </w:pPr>
            <w:r>
              <w:rPr>
                <w:rFonts w:ascii="宋体" w:hAnsi="宋体" w:cs="宋体" w:eastAsia="宋体" w:hint="eastAsia"/>
                <w:b w:val="0"/>
                <w:sz w:val="24"/>
              </w:rPr>
              <w:t>5.5</w:t>
            </w:r>
          </w:p>
        </w:tc>
        <w:tc>
          <w:tcPr>
            <w:tcW w:type="dxa" w:w="2076"/>
          </w:tcPr>
          <w:p>
            <w:pPr>
              <w:spacing w:line="360" w:lineRule="auto" w:before="0" w:after="0"/>
            </w:pPr>
            <w:r>
              <w:rPr>
                <w:rFonts w:ascii="宋体" w:hAnsi="宋体" w:cs="宋体" w:eastAsia="宋体" w:hint="eastAsia"/>
                <w:b w:val="0"/>
                <w:sz w:val="24"/>
              </w:rPr>
              <w:t>高</w:t>
            </w:r>
          </w:p>
        </w:tc>
      </w:tr>
      <w:tr>
        <w:tc>
          <w:tcPr>
            <w:tcW w:type="dxa" w:w="2076"/>
          </w:tcPr>
          <w:p>
            <w:pPr>
              <w:spacing w:line="360" w:lineRule="auto" w:before="0" w:after="0"/>
            </w:pPr>
            <w:r>
              <w:rPr>
                <w:rFonts w:ascii="宋体" w:hAnsi="宋体" w:cs="宋体" w:eastAsia="宋体" w:hint="eastAsia"/>
                <w:b w:val="0"/>
                <w:sz w:val="24"/>
              </w:rPr>
              <w:t>F-14</w:t>
            </w:r>
          </w:p>
        </w:tc>
        <w:tc>
          <w:tcPr>
            <w:tcW w:type="dxa" w:w="2076"/>
          </w:tcPr>
          <w:p>
            <w:pPr>
              <w:spacing w:line="360" w:lineRule="auto" w:before="0" w:after="0"/>
            </w:pPr>
            <w:r>
              <w:rPr>
                <w:rFonts w:ascii="宋体" w:hAnsi="宋体" w:cs="宋体" w:eastAsia="宋体" w:hint="eastAsia"/>
                <w:b w:val="0"/>
                <w:sz w:val="24"/>
              </w:rPr>
              <w:t>筛选与列表</w:t>
            </w:r>
          </w:p>
        </w:tc>
        <w:tc>
          <w:tcPr>
            <w:tcW w:type="dxa" w:w="2076"/>
          </w:tcPr>
          <w:p>
            <w:pPr>
              <w:spacing w:line="360" w:lineRule="auto" w:before="0" w:after="0"/>
            </w:pPr>
            <w:r>
              <w:rPr>
                <w:rFonts w:ascii="宋体" w:hAnsi="宋体" w:cs="宋体" w:eastAsia="宋体" w:hint="eastAsia"/>
                <w:b w:val="0"/>
                <w:sz w:val="24"/>
              </w:rPr>
              <w:t>5.6</w:t>
            </w:r>
          </w:p>
        </w:tc>
        <w:tc>
          <w:tcPr>
            <w:tcW w:type="dxa" w:w="2076"/>
          </w:tcPr>
          <w:p>
            <w:pPr>
              <w:spacing w:line="360" w:lineRule="auto" w:before="0" w:after="0"/>
            </w:pPr>
            <w:r>
              <w:rPr>
                <w:rFonts w:ascii="宋体" w:hAnsi="宋体" w:cs="宋体" w:eastAsia="宋体" w:hint="eastAsia"/>
                <w:b w:val="0"/>
                <w:sz w:val="24"/>
              </w:rPr>
              <w:t>高</w:t>
            </w:r>
          </w:p>
        </w:tc>
      </w:tr>
      <w:tr>
        <w:tc>
          <w:tcPr>
            <w:tcW w:type="dxa" w:w="2076"/>
          </w:tcPr>
          <w:p>
            <w:pPr>
              <w:spacing w:line="360" w:lineRule="auto" w:before="0" w:after="0"/>
            </w:pPr>
            <w:r>
              <w:rPr>
                <w:rFonts w:ascii="宋体" w:hAnsi="宋体" w:cs="宋体" w:eastAsia="宋体" w:hint="eastAsia"/>
                <w:b w:val="0"/>
                <w:sz w:val="24"/>
              </w:rPr>
              <w:t>F-11</w:t>
            </w:r>
          </w:p>
        </w:tc>
        <w:tc>
          <w:tcPr>
            <w:tcW w:type="dxa" w:w="2076"/>
          </w:tcPr>
          <w:p>
            <w:pPr>
              <w:spacing w:line="360" w:lineRule="auto" w:before="0" w:after="0"/>
            </w:pPr>
            <w:r>
              <w:rPr>
                <w:rFonts w:ascii="宋体" w:hAnsi="宋体" w:cs="宋体" w:eastAsia="宋体" w:hint="eastAsia"/>
                <w:b w:val="0"/>
                <w:sz w:val="24"/>
              </w:rPr>
              <w:t>函证查看与文件预览</w:t>
            </w:r>
          </w:p>
        </w:tc>
        <w:tc>
          <w:tcPr>
            <w:tcW w:type="dxa" w:w="2076"/>
          </w:tcPr>
          <w:p>
            <w:pPr>
              <w:spacing w:line="360" w:lineRule="auto" w:before="0" w:after="0"/>
            </w:pPr>
            <w:r>
              <w:rPr>
                <w:rFonts w:ascii="宋体" w:hAnsi="宋体" w:cs="宋体" w:eastAsia="宋体" w:hint="eastAsia"/>
                <w:b w:val="0"/>
                <w:sz w:val="24"/>
              </w:rPr>
              <w:t>5.7</w:t>
            </w:r>
          </w:p>
        </w:tc>
        <w:tc>
          <w:tcPr>
            <w:tcW w:type="dxa" w:w="2076"/>
          </w:tcPr>
          <w:p>
            <w:pPr>
              <w:spacing w:line="360" w:lineRule="auto" w:before="0" w:after="0"/>
            </w:pPr>
            <w:r>
              <w:rPr>
                <w:rFonts w:ascii="宋体" w:hAnsi="宋体" w:cs="宋体" w:eastAsia="宋体" w:hint="eastAsia"/>
                <w:b w:val="0"/>
                <w:sz w:val="24"/>
              </w:rPr>
              <w:t>中</w:t>
            </w:r>
          </w:p>
        </w:tc>
      </w:tr>
      <w:tr>
        <w:tc>
          <w:tcPr>
            <w:tcW w:type="dxa" w:w="2076"/>
          </w:tcPr>
          <w:p>
            <w:pPr>
              <w:spacing w:line="360" w:lineRule="auto" w:before="0" w:after="0"/>
            </w:pPr>
            <w:r>
              <w:rPr>
                <w:rFonts w:ascii="宋体" w:hAnsi="宋体" w:cs="宋体" w:eastAsia="宋体" w:hint="eastAsia"/>
                <w:b w:val="0"/>
                <w:sz w:val="24"/>
              </w:rPr>
              <w:t>F-15</w:t>
            </w:r>
          </w:p>
        </w:tc>
        <w:tc>
          <w:tcPr>
            <w:tcW w:type="dxa" w:w="2076"/>
          </w:tcPr>
          <w:p>
            <w:pPr>
              <w:spacing w:line="360" w:lineRule="auto" w:before="0" w:after="0"/>
            </w:pPr>
            <w:r>
              <w:rPr>
                <w:rFonts w:ascii="宋体" w:hAnsi="宋体" w:cs="宋体" w:eastAsia="宋体" w:hint="eastAsia"/>
                <w:b w:val="0"/>
                <w:sz w:val="24"/>
              </w:rPr>
              <w:t>快递数据导入</w:t>
            </w:r>
          </w:p>
        </w:tc>
        <w:tc>
          <w:tcPr>
            <w:tcW w:type="dxa" w:w="2076"/>
          </w:tcPr>
          <w:p>
            <w:pPr>
              <w:spacing w:line="360" w:lineRule="auto" w:before="0" w:after="0"/>
            </w:pPr>
            <w:r>
              <w:rPr>
                <w:rFonts w:ascii="宋体" w:hAnsi="宋体" w:cs="宋体" w:eastAsia="宋体" w:hint="eastAsia"/>
                <w:b w:val="0"/>
                <w:sz w:val="24"/>
              </w:rPr>
              <w:t>5.8</w:t>
            </w:r>
          </w:p>
        </w:tc>
        <w:tc>
          <w:tcPr>
            <w:tcW w:type="dxa" w:w="2076"/>
          </w:tcPr>
          <w:p>
            <w:pPr>
              <w:spacing w:line="360" w:lineRule="auto" w:before="0" w:after="0"/>
            </w:pPr>
            <w:r>
              <w:rPr>
                <w:rFonts w:ascii="宋体" w:hAnsi="宋体" w:cs="宋体" w:eastAsia="宋体" w:hint="eastAsia"/>
                <w:b w:val="0"/>
                <w:sz w:val="24"/>
              </w:rPr>
              <w:t>中</w:t>
            </w:r>
          </w:p>
        </w:tc>
      </w:tr>
      <w:tr>
        <w:tc>
          <w:tcPr>
            <w:tcW w:type="dxa" w:w="2076"/>
          </w:tcPr>
          <w:p>
            <w:pPr>
              <w:spacing w:line="360" w:lineRule="auto" w:before="0" w:after="0"/>
            </w:pPr>
            <w:r>
              <w:rPr>
                <w:rFonts w:ascii="宋体" w:hAnsi="宋体" w:cs="宋体" w:eastAsia="宋体" w:hint="eastAsia"/>
                <w:b w:val="0"/>
                <w:sz w:val="24"/>
              </w:rPr>
              <w:t>F-12</w:t>
            </w:r>
          </w:p>
        </w:tc>
        <w:tc>
          <w:tcPr>
            <w:tcW w:type="dxa" w:w="2076"/>
          </w:tcPr>
          <w:p>
            <w:pPr>
              <w:spacing w:line="360" w:lineRule="auto" w:before="0" w:after="0"/>
            </w:pPr>
            <w:r>
              <w:rPr>
                <w:rFonts w:ascii="宋体" w:hAnsi="宋体" w:cs="宋体" w:eastAsia="宋体" w:hint="eastAsia"/>
                <w:b w:val="0"/>
                <w:sz w:val="24"/>
              </w:rPr>
              <w:t>删除（按函证）</w:t>
            </w:r>
          </w:p>
        </w:tc>
        <w:tc>
          <w:tcPr>
            <w:tcW w:type="dxa" w:w="2076"/>
          </w:tcPr>
          <w:p>
            <w:pPr>
              <w:spacing w:line="360" w:lineRule="auto" w:before="0" w:after="0"/>
            </w:pPr>
            <w:r>
              <w:rPr>
                <w:rFonts w:ascii="宋体" w:hAnsi="宋体" w:cs="宋体" w:eastAsia="宋体" w:hint="eastAsia"/>
                <w:b w:val="0"/>
                <w:sz w:val="24"/>
              </w:rPr>
              <w:t>5.9</w:t>
            </w:r>
          </w:p>
        </w:tc>
        <w:tc>
          <w:tcPr>
            <w:tcW w:type="dxa" w:w="2076"/>
          </w:tcPr>
          <w:p>
            <w:pPr>
              <w:spacing w:line="360" w:lineRule="auto" w:before="0" w:after="0"/>
            </w:pPr>
            <w:r>
              <w:rPr>
                <w:rFonts w:ascii="宋体" w:hAnsi="宋体" w:cs="宋体" w:eastAsia="宋体" w:hint="eastAsia"/>
                <w:b w:val="0"/>
                <w:sz w:val="24"/>
              </w:rPr>
              <w:t>中</w:t>
            </w:r>
          </w:p>
        </w:tc>
      </w:tr>
      <w:tr>
        <w:tc>
          <w:tcPr>
            <w:tcW w:type="dxa" w:w="2076"/>
          </w:tcPr>
          <w:p>
            <w:pPr>
              <w:spacing w:line="360" w:lineRule="auto" w:before="0" w:after="0"/>
            </w:pPr>
            <w:r>
              <w:rPr>
                <w:rFonts w:ascii="宋体" w:hAnsi="宋体" w:cs="宋体" w:eastAsia="宋体" w:hint="eastAsia"/>
                <w:b w:val="0"/>
                <w:sz w:val="24"/>
              </w:rPr>
              <w:t>F-13</w:t>
            </w:r>
          </w:p>
        </w:tc>
        <w:tc>
          <w:tcPr>
            <w:tcW w:type="dxa" w:w="2076"/>
          </w:tcPr>
          <w:p>
            <w:pPr>
              <w:spacing w:line="360" w:lineRule="auto" w:before="0" w:after="0"/>
            </w:pPr>
            <w:r>
              <w:rPr>
                <w:rFonts w:ascii="宋体" w:hAnsi="宋体" w:cs="宋体" w:eastAsia="宋体" w:hint="eastAsia"/>
                <w:b w:val="0"/>
                <w:sz w:val="24"/>
              </w:rPr>
              <w:t>列表空状态</w:t>
            </w:r>
          </w:p>
        </w:tc>
        <w:tc>
          <w:tcPr>
            <w:tcW w:type="dxa" w:w="2076"/>
          </w:tcPr>
          <w:p>
            <w:pPr>
              <w:spacing w:line="360" w:lineRule="auto" w:before="0" w:after="0"/>
            </w:pPr>
            <w:r>
              <w:rPr>
                <w:rFonts w:ascii="宋体" w:hAnsi="宋体" w:cs="宋体" w:eastAsia="宋体" w:hint="eastAsia"/>
                <w:b w:val="0"/>
                <w:sz w:val="24"/>
              </w:rPr>
              <w:t>5.10</w:t>
            </w:r>
          </w:p>
        </w:tc>
        <w:tc>
          <w:tcPr>
            <w:tcW w:type="dxa" w:w="2076"/>
          </w:tcPr>
          <w:p>
            <w:pPr>
              <w:spacing w:line="360" w:lineRule="auto" w:before="0" w:after="0"/>
            </w:pPr>
            <w:r>
              <w:rPr>
                <w:rFonts w:ascii="宋体" w:hAnsi="宋体" w:cs="宋体" w:eastAsia="宋体" w:hint="eastAsia"/>
                <w:b w:val="0"/>
                <w:sz w:val="24"/>
              </w:rPr>
              <w:t>中</w:t>
            </w:r>
          </w:p>
        </w:tc>
      </w:tr>
    </w:tbl>
    <w:p>
      <w:pPr>
        <w:pStyle w:val="3"/>
        <w:spacing w:line="360" w:lineRule="auto"/>
      </w:pPr>
      <w:r>
        <w:rPr>
          <w:rFonts w:hint="eastAsia"/>
        </w:rPr>
        <w:t>附录 B：交互与视觉规范</w:t>
      </w:r>
    </w:p>
    <w:p>
      <w:pPr>
        <w:pStyle w:val="4"/>
        <w:spacing w:line="360" w:lineRule="auto"/>
      </w:pPr>
      <w:r>
        <w:rPr>
          <w:rFonts w:hint="eastAsia"/>
        </w:rPr>
        <w:t>色彩体系 —— 单一色系 + 风险三色状态标签</w:t>
      </w:r>
    </w:p>
    <w:p>
      <w:pPr>
        <w:numPr>
          <w:ilvl w:val="0"/>
          <w:numId w:val="27"/>
        </w:numPr>
        <w:spacing w:line="360" w:lineRule="auto"/>
      </w:pPr>
      <w:r>
        <w:rPr>
          <w:rFonts w:ascii="宋体" w:hAnsi="宋体" w:cs="宋体" w:eastAsia="宋体" w:hint="eastAsia"/>
          <w:sz w:val="24"/>
        </w:rPr>
        <w:t>全站只有一个色相：靛蓝 #3B5BDB。 风险三色（红 / 橙 / 绿）只出现在「状态标签」上 ——</w:t>
      </w:r>
    </w:p>
    <w:p>
      <w:pPr>
        <w:numPr>
          <w:ilvl w:val="0"/>
          <w:numId w:val="27"/>
        </w:numPr>
        <w:spacing w:line="360" w:lineRule="auto"/>
      </w:pPr>
      <w:r>
        <w:rPr>
          <w:rFonts w:ascii="宋体" w:hAnsi="宋体" w:cs="宋体" w:eastAsia="宋体" w:hint="eastAsia"/>
          <w:sz w:val="24"/>
        </w:rPr>
        <w:t>红 = 高风险 / 不相符，橙 = 中风险，绿 = 低风险 / 通过 / 相符。</w:t>
      </w:r>
    </w:p>
    <w:p>
      <w:pPr>
        <w:numPr>
          <w:ilvl w:val="0"/>
          <w:numId w:val="27"/>
        </w:numPr>
        <w:spacing w:line="360" w:lineRule="auto"/>
      </w:pPr>
      <w:r>
        <w:rPr>
          <w:rFonts w:ascii="宋体" w:hAnsi="宋体" w:cs="宋体" w:eastAsia="宋体" w:hint="eastAsia"/>
          <w:sz w:val="24"/>
        </w:rPr>
        <w:t>主操作、当前态、AI 产出、人工核验留痕、一般提示，统一由主色的深浅档承担。</w:t>
      </w:r>
    </w:p>
    <w:p>
      <w:pPr>
        <w:numPr>
          <w:ilvl w:val="0"/>
          <w:numId w:val="27"/>
        </w:numPr>
        <w:spacing w:line="360" w:lineRule="auto"/>
      </w:pPr>
      <w:r>
        <w:rPr>
          <w:rFonts w:ascii="宋体" w:hAnsi="宋体" w:cs="宋体" w:eastAsia="宋体" w:hint="eastAsia"/>
          <w:sz w:val="24"/>
        </w:rPr>
        <w:t>「这个风险，肯定是：低，中，高三个颜色」—— 该取舍作废，橙档恢复为独立档</w:t>
      </w:r>
    </w:p>
    <w:p>
      <w:pPr>
        <w:numPr>
          <w:ilvl w:val="0"/>
          <w:numId w:val="27"/>
        </w:numPr>
        <w:spacing w:line="360" w:lineRule="auto"/>
      </w:pPr>
      <w:r>
        <w:rPr>
          <w:rFonts w:ascii="宋体" w:hAnsi="宋体" w:cs="宋体" w:eastAsia="宋体" w:hint="eastAsia"/>
          <w:sz w:val="24"/>
        </w:rPr>
        <w:t>（色值不是当年的 #E8892B，改用饱和度更高的 #E8912D）。</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语义</w:t>
            </w:r>
          </w:p>
        </w:tc>
        <w:tc>
          <w:tcPr>
            <w:tcW w:type="dxa" w:w="2769"/>
          </w:tcPr>
          <w:p>
            <w:pPr>
              <w:spacing w:line="360" w:lineRule="auto" w:before="0" w:after="0"/>
            </w:pPr>
            <w:r>
              <w:rPr>
                <w:rFonts w:ascii="宋体" w:hAnsi="宋体" w:cs="宋体" w:eastAsia="宋体" w:hint="eastAsia"/>
                <w:b w:val="0"/>
                <w:sz w:val="24"/>
              </w:rPr>
              <w:t>色值 / 变量</w:t>
            </w:r>
          </w:p>
        </w:tc>
        <w:tc>
          <w:tcPr>
            <w:tcW w:type="dxa" w:w="2769"/>
          </w:tcPr>
          <w:p>
            <w:pPr>
              <w:spacing w:line="360" w:lineRule="auto" w:before="0" w:after="0"/>
            </w:pPr>
            <w:r>
              <w:rPr>
                <w:rFonts w:ascii="宋体" w:hAnsi="宋体" w:cs="宋体" w:eastAsia="宋体" w:hint="eastAsia"/>
                <w:b w:val="0"/>
                <w:sz w:val="24"/>
              </w:rPr>
              <w:t>用途（唯一）</w:t>
            </w:r>
          </w:p>
        </w:tc>
      </w:tr>
      <w:tr>
        <w:tc>
          <w:tcPr>
            <w:tcW w:type="dxa" w:w="2769"/>
          </w:tcPr>
          <w:p>
            <w:pPr>
              <w:spacing w:line="360" w:lineRule="auto" w:before="0" w:after="0"/>
            </w:pPr>
            <w:r>
              <w:rPr>
                <w:rFonts w:ascii="宋体" w:hAnsi="宋体" w:cs="宋体" w:eastAsia="宋体" w:hint="eastAsia"/>
                <w:b w:val="0"/>
                <w:sz w:val="24"/>
              </w:rPr>
              <w:t>主色</w:t>
            </w:r>
          </w:p>
        </w:tc>
        <w:tc>
          <w:tcPr>
            <w:tcW w:type="dxa" w:w="2769"/>
          </w:tcPr>
          <w:p>
            <w:pPr>
              <w:spacing w:line="360" w:lineRule="auto" w:before="0" w:after="0"/>
            </w:pPr>
            <w:r>
              <w:rPr>
                <w:rFonts w:ascii="宋体" w:hAnsi="宋体" w:cs="宋体" w:eastAsia="宋体" w:hint="eastAsia"/>
                <w:b w:val="0"/>
                <w:sz w:val="24"/>
              </w:rPr>
              <w:t>#3B5BDB</w:t>
            </w:r>
          </w:p>
        </w:tc>
        <w:tc>
          <w:tcPr>
            <w:tcW w:type="dxa" w:w="2769"/>
          </w:tcPr>
          <w:p>
            <w:pPr>
              <w:spacing w:line="360" w:lineRule="auto" w:before="0" w:after="0"/>
            </w:pPr>
            <w:r>
              <w:rPr>
                <w:rFonts w:ascii="宋体" w:hAnsi="宋体" w:cs="宋体" w:eastAsia="宋体" w:hint="eastAsia"/>
                <w:b w:val="0"/>
                <w:sz w:val="24"/>
              </w:rPr>
              <w:t>主操作、链接、当前态、人工核验留痕、图标</w:t>
            </w:r>
          </w:p>
        </w:tc>
      </w:tr>
      <w:tr>
        <w:tc>
          <w:tcPr>
            <w:tcW w:type="dxa" w:w="2769"/>
          </w:tcPr>
          <w:p>
            <w:pPr>
              <w:spacing w:line="360" w:lineRule="auto" w:before="0" w:after="0"/>
            </w:pPr>
            <w:r>
              <w:rPr>
                <w:rFonts w:ascii="宋体" w:hAnsi="宋体" w:cs="宋体" w:eastAsia="宋体" w:hint="eastAsia"/>
                <w:b w:val="0"/>
                <w:sz w:val="24"/>
              </w:rPr>
              <w:t>主色底</w:t>
            </w:r>
          </w:p>
        </w:tc>
        <w:tc>
          <w:tcPr>
            <w:tcW w:type="dxa" w:w="2769"/>
          </w:tcPr>
          <w:p>
            <w:pPr>
              <w:spacing w:line="360" w:lineRule="auto" w:before="0" w:after="0"/>
            </w:pPr>
            <w:r>
              <w:rPr>
                <w:rFonts w:ascii="宋体" w:hAnsi="宋体" w:cs="宋体" w:eastAsia="宋体" w:hint="eastAsia"/>
                <w:b w:val="0"/>
                <w:sz w:val="24"/>
              </w:rPr>
              <w:t>--c-primary-bg</w:t>
            </w:r>
          </w:p>
        </w:tc>
        <w:tc>
          <w:tcPr>
            <w:tcW w:type="dxa" w:w="2769"/>
          </w:tcPr>
          <w:p>
            <w:pPr>
              <w:spacing w:line="360" w:lineRule="auto" w:before="0" w:after="0"/>
            </w:pPr>
            <w:r>
              <w:rPr>
                <w:rFonts w:ascii="宋体" w:hAnsi="宋体" w:cs="宋体" w:eastAsia="宋体" w:hint="eastAsia"/>
                <w:b w:val="0"/>
                <w:sz w:val="24"/>
              </w:rPr>
              <w:t>选中项、当前态、待办提示、人工归属留痕</w:t>
            </w:r>
          </w:p>
        </w:tc>
      </w:tr>
      <w:tr>
        <w:tc>
          <w:tcPr>
            <w:tcW w:type="dxa" w:w="2769"/>
          </w:tcPr>
          <w:p>
            <w:pPr>
              <w:spacing w:line="360" w:lineRule="auto" w:before="0" w:after="0"/>
            </w:pPr>
            <w:r>
              <w:rPr>
                <w:rFonts w:ascii="宋体" w:hAnsi="宋体" w:cs="宋体" w:eastAsia="宋体" w:hint="eastAsia"/>
                <w:b w:val="0"/>
                <w:sz w:val="24"/>
              </w:rPr>
              <w:t>AI 产出底</w:t>
            </w:r>
          </w:p>
        </w:tc>
        <w:tc>
          <w:tcPr>
            <w:tcW w:type="dxa" w:w="2769"/>
          </w:tcPr>
          <w:p>
            <w:pPr>
              <w:spacing w:line="360" w:lineRule="auto" w:before="0" w:after="0"/>
            </w:pPr>
            <w:r>
              <w:rPr>
                <w:rFonts w:ascii="宋体" w:hAnsi="宋体" w:cs="宋体" w:eastAsia="宋体" w:hint="eastAsia"/>
                <w:b w:val="0"/>
                <w:sz w:val="24"/>
              </w:rPr>
              <w:t>--c-ai-bg</w:t>
            </w:r>
          </w:p>
        </w:tc>
        <w:tc>
          <w:tcPr>
            <w:tcW w:type="dxa" w:w="2769"/>
          </w:tcPr>
          <w:p>
            <w:pPr>
              <w:spacing w:line="360" w:lineRule="auto" w:before="0" w:after="0"/>
            </w:pPr>
            <w:r>
              <w:rPr>
                <w:rFonts w:ascii="宋体" w:hAnsi="宋体" w:cs="宋体" w:eastAsia="宋体" w:hint="eastAsia"/>
                <w:b w:val="0"/>
                <w:sz w:val="24"/>
              </w:rPr>
              <w:t>AI 建议条 / 结论块 / 置信度胶囊 / 批注层，比 --c-primary-bg 淡一档</w:t>
            </w:r>
          </w:p>
        </w:tc>
      </w:tr>
      <w:tr>
        <w:tc>
          <w:tcPr>
            <w:tcW w:type="dxa" w:w="2769"/>
          </w:tcPr>
          <w:p>
            <w:pPr>
              <w:spacing w:line="360" w:lineRule="auto" w:before="0" w:after="0"/>
            </w:pPr>
            <w:r>
              <w:rPr>
                <w:rFonts w:ascii="宋体" w:hAnsi="宋体" w:cs="宋体" w:eastAsia="宋体" w:hint="eastAsia"/>
                <w:b w:val="0"/>
                <w:sz w:val="24"/>
              </w:rPr>
              <w:t>风险红</w:t>
            </w:r>
          </w:p>
        </w:tc>
        <w:tc>
          <w:tcPr>
            <w:tcW w:type="dxa" w:w="2769"/>
          </w:tcPr>
          <w:p>
            <w:pPr>
              <w:spacing w:line="360" w:lineRule="auto" w:before="0" w:after="0"/>
            </w:pPr>
            <w:r>
              <w:rPr>
                <w:rFonts w:ascii="宋体" w:hAnsi="宋体" w:cs="宋体" w:eastAsia="宋体" w:hint="eastAsia"/>
                <w:b w:val="0"/>
                <w:sz w:val="24"/>
              </w:rPr>
              <w:t>#E5484D</w:t>
            </w:r>
          </w:p>
        </w:tc>
        <w:tc>
          <w:tcPr>
            <w:tcW w:type="dxa" w:w="2769"/>
          </w:tcPr>
          <w:p>
            <w:pPr>
              <w:spacing w:line="360" w:lineRule="auto" w:before="0" w:after="0"/>
            </w:pPr>
            <w:r>
              <w:rPr>
                <w:rFonts w:ascii="宋体" w:hAnsi="宋体" w:cs="宋体" w:eastAsia="宋体" w:hint="eastAsia"/>
                <w:b w:val="0"/>
                <w:sz w:val="24"/>
              </w:rPr>
              <w:t>风险标签（高风险）、不相符、差异金额与底块、低置信度、异常印章框</w:t>
            </w:r>
          </w:p>
        </w:tc>
      </w:tr>
      <w:tr>
        <w:tc>
          <w:tcPr>
            <w:tcW w:type="dxa" w:w="2769"/>
          </w:tcPr>
          <w:p>
            <w:pPr>
              <w:spacing w:line="360" w:lineRule="auto" w:before="0" w:after="0"/>
            </w:pPr>
            <w:r>
              <w:rPr>
                <w:rFonts w:ascii="宋体" w:hAnsi="宋体" w:cs="宋体" w:eastAsia="宋体" w:hint="eastAsia"/>
                <w:b w:val="0"/>
                <w:sz w:val="24"/>
              </w:rPr>
              <w:t>风险橙</w:t>
            </w:r>
          </w:p>
        </w:tc>
        <w:tc>
          <w:tcPr>
            <w:tcW w:type="dxa" w:w="2769"/>
          </w:tcPr>
          <w:p>
            <w:pPr>
              <w:spacing w:line="360" w:lineRule="auto" w:before="0" w:after="0"/>
            </w:pPr>
            <w:r>
              <w:rPr>
                <w:rFonts w:ascii="宋体" w:hAnsi="宋体" w:cs="宋体" w:eastAsia="宋体" w:hint="eastAsia"/>
                <w:b w:val="0"/>
                <w:sz w:val="24"/>
              </w:rPr>
              <w:t>#E8912D</w:t>
            </w:r>
          </w:p>
        </w:tc>
        <w:tc>
          <w:tcPr>
            <w:tcW w:type="dxa" w:w="2769"/>
          </w:tcPr>
          <w:p>
            <w:pPr>
              <w:spacing w:line="360" w:lineRule="auto" w:before="0" w:after="0"/>
            </w:pPr>
            <w:r>
              <w:rPr>
                <w:rFonts w:ascii="宋体" w:hAnsi="宋体" w:cs="宋体" w:eastAsia="宋体" w:hint="eastAsia"/>
                <w:b w:val="0"/>
                <w:sz w:val="24"/>
              </w:rPr>
              <w:t>风险标签（中风险）—— 独立成档（此前并入红档）</w:t>
            </w:r>
          </w:p>
        </w:tc>
      </w:tr>
      <w:tr>
        <w:tc>
          <w:tcPr>
            <w:tcW w:type="dxa" w:w="2769"/>
          </w:tcPr>
          <w:p>
            <w:pPr>
              <w:spacing w:line="360" w:lineRule="auto" w:before="0" w:after="0"/>
            </w:pPr>
            <w:r>
              <w:rPr>
                <w:rFonts w:ascii="宋体" w:hAnsi="宋体" w:cs="宋体" w:eastAsia="宋体" w:hint="eastAsia"/>
                <w:b w:val="0"/>
                <w:sz w:val="24"/>
              </w:rPr>
              <w:t>相符绿</w:t>
            </w:r>
          </w:p>
        </w:tc>
        <w:tc>
          <w:tcPr>
            <w:tcW w:type="dxa" w:w="2769"/>
          </w:tcPr>
          <w:p>
            <w:pPr>
              <w:spacing w:line="360" w:lineRule="auto" w:before="0" w:after="0"/>
            </w:pPr>
            <w:r>
              <w:rPr>
                <w:rFonts w:ascii="宋体" w:hAnsi="宋体" w:cs="宋体" w:eastAsia="宋体" w:hint="eastAsia"/>
                <w:b w:val="0"/>
                <w:sz w:val="24"/>
              </w:rPr>
              <w:t>#3FA34D</w:t>
            </w:r>
          </w:p>
        </w:tc>
        <w:tc>
          <w:tcPr>
            <w:tcW w:type="dxa" w:w="2769"/>
          </w:tcPr>
          <w:p>
            <w:pPr>
              <w:spacing w:line="360" w:lineRule="auto" w:before="0" w:after="0"/>
            </w:pPr>
            <w:r>
              <w:rPr>
                <w:rFonts w:ascii="宋体" w:hAnsi="宋体" w:cs="宋体" w:eastAsia="宋体" w:hint="eastAsia"/>
                <w:b w:val="0"/>
                <w:sz w:val="24"/>
              </w:rPr>
              <w:t>通过态、相符、已完成、自动归属、精确命中</w:t>
            </w:r>
          </w:p>
        </w:tc>
      </w:tr>
      <w:tr>
        <w:tc>
          <w:tcPr>
            <w:tcW w:type="dxa" w:w="2769"/>
          </w:tcPr>
          <w:p>
            <w:pPr>
              <w:spacing w:line="360" w:lineRule="auto" w:before="0" w:after="0"/>
            </w:pPr>
            <w:r>
              <w:rPr>
                <w:rFonts w:ascii="宋体" w:hAnsi="宋体" w:cs="宋体" w:eastAsia="宋体" w:hint="eastAsia"/>
                <w:b w:val="0"/>
                <w:sz w:val="24"/>
              </w:rPr>
              <w:t>中性灰阶</w:t>
            </w:r>
          </w:p>
        </w:tc>
        <w:tc>
          <w:tcPr>
            <w:tcW w:type="dxa" w:w="2769"/>
          </w:tcPr>
          <w:p>
            <w:pPr>
              <w:spacing w:line="360" w:lineRule="auto" w:before="0" w:after="0"/>
            </w:pPr>
            <w:r>
              <w:rPr>
                <w:rFonts w:ascii="宋体" w:hAnsi="宋体" w:cs="宋体" w:eastAsia="宋体" w:hint="eastAsia"/>
                <w:b w:val="0"/>
                <w:sz w:val="24"/>
              </w:rPr>
              <w:t>白 / --c-neutral-bg / --c-tag-bg / 墨色三档</w:t>
            </w:r>
          </w:p>
        </w:tc>
        <w:tc>
          <w:tcPr>
            <w:tcW w:type="dxa" w:w="2769"/>
          </w:tcPr>
          <w:p>
            <w:pPr>
              <w:spacing w:line="360" w:lineRule="auto" w:before="0" w:after="0"/>
            </w:pPr>
            <w:r>
              <w:rPr>
                <w:rFonts w:ascii="宋体" w:hAnsi="宋体" w:cs="宋体" w:eastAsia="宋体" w:hint="eastAsia"/>
                <w:b w:val="0"/>
                <w:sz w:val="24"/>
              </w:rPr>
              <w:t>其余一切 —— 卡片、分区、嵌套块、函证类型标签、归属来源「自动」、命中要素标签</w:t>
            </w:r>
          </w:p>
        </w:tc>
      </w:tr>
    </w:tbl>
    <w:p>
      <w:pPr>
        <w:spacing w:line="360" w:lineRule="auto"/>
      </w:pPr>
      <w:r>
        <w:rPr>
          <w:rFonts w:ascii="宋体" w:hAnsi="宋体" w:cs="宋体" w:eastAsia="宋体" w:hint="eastAsia"/>
          <w:sz w:val="24"/>
        </w:rPr>
        <w:t>「结构 / 机器产出 / 状态」三分法（判断该用哪种色的唯一标准）：</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35"/>
        <w:gridCol w:w="2835"/>
        <w:gridCol w:w="2835"/>
      </w:tblGrid>
      <w:tr>
        <w:tc>
          <w:tcPr>
            <w:tcW w:type="dxa" w:w="2769"/>
          </w:tcPr>
          <w:p>
            <w:pPr>
              <w:spacing w:line="360" w:lineRule="auto" w:before="0" w:after="0"/>
            </w:pPr>
            <w:r>
              <w:rPr>
                <w:rFonts w:ascii="宋体" w:hAnsi="宋体" w:cs="宋体" w:eastAsia="宋体" w:hint="eastAsia"/>
                <w:b w:val="0"/>
                <w:sz w:val="24"/>
              </w:rPr>
              <w:t>内容性质</w:t>
            </w:r>
          </w:p>
        </w:tc>
        <w:tc>
          <w:tcPr>
            <w:tcW w:type="dxa" w:w="2769"/>
          </w:tcPr>
          <w:p>
            <w:pPr>
              <w:spacing w:line="360" w:lineRule="auto" w:before="0" w:after="0"/>
            </w:pPr>
            <w:r>
              <w:rPr>
                <w:rFonts w:ascii="宋体" w:hAnsi="宋体" w:cs="宋体" w:eastAsia="宋体" w:hint="eastAsia"/>
                <w:b w:val="0"/>
                <w:sz w:val="24"/>
              </w:rPr>
              <w:t>例子</w:t>
            </w:r>
          </w:p>
        </w:tc>
        <w:tc>
          <w:tcPr>
            <w:tcW w:type="dxa" w:w="2769"/>
          </w:tcPr>
          <w:p>
            <w:pPr>
              <w:spacing w:line="360" w:lineRule="auto" w:before="0" w:after="0"/>
            </w:pPr>
            <w:r>
              <w:rPr>
                <w:rFonts w:ascii="宋体" w:hAnsi="宋体" w:cs="宋体" w:eastAsia="宋体" w:hint="eastAsia"/>
                <w:b w:val="0"/>
                <w:sz w:val="24"/>
              </w:rPr>
              <w:t>色彩</w:t>
            </w:r>
          </w:p>
        </w:tc>
      </w:tr>
      <w:tr>
        <w:tc>
          <w:tcPr>
            <w:tcW w:type="dxa" w:w="2769"/>
          </w:tcPr>
          <w:p>
            <w:pPr>
              <w:spacing w:line="360" w:lineRule="auto" w:before="0" w:after="0"/>
            </w:pPr>
            <w:r>
              <w:rPr>
                <w:rFonts w:ascii="宋体" w:hAnsi="宋体" w:cs="宋体" w:eastAsia="宋体" w:hint="eastAsia"/>
                <w:b w:val="0"/>
                <w:sz w:val="24"/>
              </w:rPr>
              <w:t>结构 / 分类</w:t>
            </w:r>
          </w:p>
        </w:tc>
        <w:tc>
          <w:tcPr>
            <w:tcW w:type="dxa" w:w="2769"/>
          </w:tcPr>
          <w:p>
            <w:pPr>
              <w:spacing w:line="360" w:lineRule="auto" w:before="0" w:after="0"/>
            </w:pPr>
            <w:r>
              <w:rPr>
                <w:rFonts w:ascii="宋体" w:hAnsi="宋体" w:cs="宋体" w:eastAsia="宋体" w:hint="eastAsia"/>
                <w:b w:val="0"/>
                <w:sz w:val="24"/>
              </w:rPr>
              <w:t>卡片、分区、函证类型标签、归属来源「自动」、命中要素标签</w:t>
            </w:r>
          </w:p>
        </w:tc>
        <w:tc>
          <w:tcPr>
            <w:tcW w:type="dxa" w:w="2769"/>
          </w:tcPr>
          <w:p>
            <w:pPr>
              <w:spacing w:line="360" w:lineRule="auto" w:before="0" w:after="0"/>
            </w:pPr>
            <w:r>
              <w:rPr>
                <w:rFonts w:ascii="宋体" w:hAnsi="宋体" w:cs="宋体" w:eastAsia="宋体" w:hint="eastAsia"/>
                <w:b w:val="0"/>
                <w:sz w:val="24"/>
              </w:rPr>
              <w:t>中性灰阶</w:t>
            </w:r>
          </w:p>
        </w:tc>
      </w:tr>
      <w:tr>
        <w:tc>
          <w:tcPr>
            <w:tcW w:type="dxa" w:w="2769"/>
          </w:tcPr>
          <w:p>
            <w:pPr>
              <w:spacing w:line="360" w:lineRule="auto" w:before="0" w:after="0"/>
            </w:pPr>
            <w:r>
              <w:rPr>
                <w:rFonts w:ascii="宋体" w:hAnsi="宋体" w:cs="宋体" w:eastAsia="宋体" w:hint="eastAsia"/>
                <w:b w:val="0"/>
                <w:sz w:val="24"/>
              </w:rPr>
              <w:t>机器产出</w:t>
            </w:r>
          </w:p>
        </w:tc>
        <w:tc>
          <w:tcPr>
            <w:tcW w:type="dxa" w:w="2769"/>
          </w:tcPr>
          <w:p>
            <w:pPr>
              <w:spacing w:line="360" w:lineRule="auto" w:before="0" w:after="0"/>
            </w:pPr>
            <w:r>
              <w:rPr>
                <w:rFonts w:ascii="宋体" w:hAnsi="宋体" w:cs="宋体" w:eastAsia="宋体" w:hint="eastAsia"/>
                <w:b w:val="0"/>
                <w:sz w:val="24"/>
              </w:rPr>
              <w:t>AI 建议条、AI 结论块、置信度胶囊、手写转录区、AI 批注框</w:t>
            </w:r>
          </w:p>
        </w:tc>
        <w:tc>
          <w:tcPr>
            <w:tcW w:type="dxa" w:w="2769"/>
          </w:tcPr>
          <w:p>
            <w:pPr>
              <w:spacing w:line="360" w:lineRule="auto" w:before="0" w:after="0"/>
            </w:pPr>
            <w:r>
              <w:rPr>
                <w:rFonts w:ascii="宋体" w:hAnsi="宋体" w:cs="宋体" w:eastAsia="宋体" w:hint="eastAsia"/>
                <w:b w:val="0"/>
                <w:sz w:val="24"/>
              </w:rPr>
              <w:t>主色浅档（不另设色相）</w:t>
            </w:r>
          </w:p>
        </w:tc>
      </w:tr>
      <w:tr>
        <w:tc>
          <w:tcPr>
            <w:tcW w:type="dxa" w:w="2769"/>
          </w:tcPr>
          <w:p>
            <w:pPr>
              <w:spacing w:line="360" w:lineRule="auto" w:before="0" w:after="0"/>
            </w:pPr>
            <w:r>
              <w:rPr>
                <w:rFonts w:ascii="宋体" w:hAnsi="宋体" w:cs="宋体" w:eastAsia="宋体" w:hint="eastAsia"/>
                <w:b w:val="0"/>
                <w:sz w:val="24"/>
              </w:rPr>
              <w:t>状态结论</w:t>
            </w:r>
          </w:p>
        </w:tc>
        <w:tc>
          <w:tcPr>
            <w:tcW w:type="dxa" w:w="2769"/>
          </w:tcPr>
          <w:p>
            <w:pPr>
              <w:spacing w:line="360" w:lineRule="auto" w:before="0" w:after="0"/>
            </w:pPr>
            <w:r>
              <w:rPr>
                <w:rFonts w:ascii="宋体" w:hAnsi="宋体" w:cs="宋体" w:eastAsia="宋体" w:hint="eastAsia"/>
                <w:b w:val="0"/>
                <w:sz w:val="24"/>
              </w:rPr>
              <w:t>风险等级、相符性、是否命中、是否已核验、归属是否已确定</w:t>
            </w:r>
          </w:p>
        </w:tc>
        <w:tc>
          <w:tcPr>
            <w:tcW w:type="dxa" w:w="2769"/>
          </w:tcPr>
          <w:p>
            <w:pPr>
              <w:spacing w:line="360" w:lineRule="auto" w:before="0" w:after="0"/>
            </w:pPr>
            <w:r>
              <w:rPr>
                <w:rFonts w:ascii="宋体" w:hAnsi="宋体" w:cs="宋体" w:eastAsia="宋体" w:hint="eastAsia"/>
                <w:b w:val="0"/>
                <w:sz w:val="24"/>
              </w:rPr>
              <w:t>红 / 橙 / 绿（橙用于中风险）</w:t>
            </w:r>
          </w:p>
        </w:tc>
      </w:tr>
    </w:tbl>
    <w:p>
      <w:pPr>
        <w:numPr>
          <w:ilvl w:val="0"/>
          <w:numId w:val="27"/>
        </w:numPr>
        <w:spacing w:line="360" w:lineRule="auto"/>
      </w:pPr>
      <w:r>
        <w:rPr>
          <w:rFonts w:ascii="宋体" w:hAnsi="宋体" w:cs="宋体" w:eastAsia="宋体" w:hint="eastAsia"/>
          <w:sz w:val="24"/>
        </w:rPr>
        <w:t>落在两处：① 「回函是否相符」列在识别失败时写中性「识别失败」—— 红在站内是"判定了不相符"，而这里恰恰是没判出来；</w:t>
      </w:r>
    </w:p>
    <w:p>
      <w:pPr>
        <w:numPr>
          <w:ilvl w:val="0"/>
          <w:numId w:val="27"/>
        </w:numPr>
        <w:spacing w:line="360" w:lineRule="auto"/>
      </w:pPr>
      <w:r>
        <w:rPr>
          <w:rFonts w:ascii="宋体" w:hAnsi="宋体" w:cs="宋体" w:eastAsia="宋体" w:hint="eastAsia"/>
          <w:sz w:val="24"/>
        </w:rPr>
        <w:t>同一判据的第三个落点是「识别中」标签。一句话：红只给"判定了坏结果"，不给"判定缺席"。</w:t>
      </w:r>
    </w:p>
    <w:p>
      <w:pPr>
        <w:numPr>
          <w:ilvl w:val="0"/>
          <w:numId w:val="27"/>
        </w:numPr>
        <w:spacing w:line="360" w:lineRule="auto"/>
      </w:pPr>
      <w:r>
        <w:rPr>
          <w:rFonts w:ascii="宋体" w:hAnsi="宋体" w:cs="宋体" w:eastAsia="宋体" w:hint="eastAsia"/>
          <w:sz w:val="24"/>
        </w:rPr>
        <w:t>AI 不靠色相区分，靠三件事：① 主色浅底（--c-ai-bg）+ 主色文字；</w:t>
      </w:r>
    </w:p>
    <w:p>
      <w:pPr>
        <w:numPr>
          <w:ilvl w:val="0"/>
          <w:numId w:val="27"/>
        </w:numPr>
        <w:spacing w:line="360" w:lineRule="auto"/>
      </w:pPr>
      <w:r>
        <w:rPr>
          <w:rFonts w:ascii="宋体" w:hAnsi="宋体" w:cs="宋体" w:eastAsia="宋体" w:hint="eastAsia"/>
          <w:sz w:val="24"/>
        </w:rPr>
        <w:t>② 虚线边框（AI 批注框）；③ 统一的 ✦ AI 文字前缀与 AI xx% 置信度胶囊。</w:t>
      </w:r>
    </w:p>
    <w:p>
      <w:pPr>
        <w:numPr>
          <w:ilvl w:val="0"/>
          <w:numId w:val="27"/>
        </w:numPr>
        <w:spacing w:line="360" w:lineRule="auto"/>
      </w:pPr>
      <w:r>
        <w:rPr>
          <w:rFonts w:ascii="宋体" w:hAnsi="宋体" w:cs="宋体" w:eastAsia="宋体" w:hint="eastAsia"/>
          <w:sz w:val="24"/>
        </w:rPr>
        <w:t>这样「机器产出」仍可一眼识别，但不再引入第二个色相。</w:t>
      </w:r>
    </w:p>
    <w:p>
      <w:pPr>
        <w:numPr>
          <w:ilvl w:val="0"/>
          <w:numId w:val="27"/>
        </w:numPr>
        <w:spacing w:line="360" w:lineRule="auto"/>
      </w:pPr>
      <w:r>
        <w:rPr>
          <w:rFonts w:ascii="宋体" w:hAnsi="宋体" w:cs="宋体" w:eastAsia="宋体" w:hint="eastAsia"/>
          <w:sz w:val="24"/>
        </w:rPr>
        <w:t>已废弃的色：</w:t>
      </w:r>
    </w:p>
    <w:p>
      <w:pPr>
        <w:numPr>
          <w:ilvl w:val="0"/>
          <w:numId w:val="27"/>
        </w:numPr>
        <w:spacing w:line="360" w:lineRule="auto"/>
      </w:pPr>
      <w:r>
        <w:rPr>
          <w:rFonts w:ascii="宋体" w:hAnsi="宋体" w:cs="宋体" w:eastAsia="宋体" w:hint="eastAsia"/>
          <w:sz w:val="24"/>
        </w:rPr>
        <w:t>① AI 紫 #7C4DFF —— 并入主色（AI 靠上述三件事识别）；</w:t>
      </w:r>
    </w:p>
    <w:p>
      <w:pPr>
        <w:numPr>
          <w:ilvl w:val="0"/>
          <w:numId w:val="27"/>
        </w:numPr>
        <w:spacing w:line="360" w:lineRule="auto"/>
      </w:pPr>
      <w:r>
        <w:rPr>
          <w:rFonts w:ascii="宋体" w:hAnsi="宋体" w:cs="宋体" w:eastAsia="宋体" w:hint="eastAsia"/>
          <w:sz w:val="24"/>
        </w:rPr>
        <w:t>② 中风险橙 #E8892B —— v2.8 并入红档（数据层 riskLevel: 'medium' 一直保留）；</w:t>
      </w:r>
    </w:p>
    <w:p>
      <w:pPr>
        <w:numPr>
          <w:ilvl w:val="0"/>
          <w:numId w:val="27"/>
        </w:numPr>
        <w:spacing w:line="360" w:lineRule="auto"/>
      </w:pPr>
      <w:r>
        <w:rPr>
          <w:rFonts w:ascii="宋体" w:hAnsi="宋体" w:cs="宋体" w:eastAsia="宋体" w:hint="eastAsia"/>
          <w:sz w:val="24"/>
        </w:rPr>
        <w:t>③ 更早废弃：人工核验蓝 #1677FF（并入主色）、AI 青 #13A8A8。</w:t>
      </w:r>
    </w:p>
    <w:p>
      <w:pPr>
        <w:numPr>
          <w:ilvl w:val="0"/>
          <w:numId w:val="27"/>
        </w:numPr>
        <w:spacing w:line="360" w:lineRule="auto"/>
      </w:pPr>
      <w:r>
        <w:rPr>
          <w:rFonts w:ascii="宋体" w:hAnsi="宋体" w:cs="宋体" w:eastAsia="宋体" w:hint="eastAsia"/>
          <w:sz w:val="24"/>
        </w:rPr>
        <w:t>语义底色统一走变量：--c-neutral-bg / --c-primary-bg / --c-ai-bg /</w:t>
      </w:r>
    </w:p>
    <w:p>
      <w:pPr>
        <w:numPr>
          <w:ilvl w:val="0"/>
          <w:numId w:val="27"/>
        </w:numPr>
        <w:spacing w:line="360" w:lineRule="auto"/>
      </w:pPr>
      <w:r>
        <w:rPr>
          <w:rFonts w:ascii="宋体" w:hAnsi="宋体" w:cs="宋体" w:eastAsia="宋体" w:hint="eastAsia"/>
          <w:sz w:val="24"/>
        </w:rPr>
        <w:t>--c-risk-high-bg / --c-risk-medium-bg / --c-risk-low-bg / --c-tag-bg / --c-preview-bg，</w:t>
      </w:r>
    </w:p>
    <w:p>
      <w:pPr>
        <w:numPr>
          <w:ilvl w:val="0"/>
          <w:numId w:val="27"/>
        </w:numPr>
        <w:spacing w:line="360" w:lineRule="auto"/>
      </w:pPr>
      <w:r>
        <w:rPr>
          <w:rFonts w:ascii="宋体" w:hAnsi="宋体" w:cs="宋体" w:eastAsia="宋体" w:hint="eastAsia"/>
          <w:sz w:val="24"/>
        </w:rPr>
        <w:t>禁止再各写 rgba(...) 或硬编码色值（同一语义出现多个档会让页面发花，改名时也极易漏改）。</w:t>
      </w:r>
    </w:p>
    <w:p>
      <w:pPr>
        <w:numPr>
          <w:ilvl w:val="0"/>
          <w:numId w:val="27"/>
        </w:numPr>
        <w:spacing w:line="360" w:lineRule="auto"/>
      </w:pPr>
      <w:r>
        <w:rPr>
          <w:rFonts w:ascii="宋体" w:hAnsi="宋体" w:cs="宋体" w:eastAsia="宋体" w:hint="eastAsia"/>
          <w:sz w:val="24"/>
        </w:rPr>
        <w:t>文字与底色的分工：一般情况下，状态 / 标签的文字走墨色</w:t>
      </w:r>
    </w:p>
    <w:p>
      <w:pPr>
        <w:numPr>
          <w:ilvl w:val="0"/>
          <w:numId w:val="27"/>
        </w:numPr>
        <w:spacing w:line="360" w:lineRule="auto"/>
      </w:pPr>
      <w:r>
        <w:rPr>
          <w:rFonts w:ascii="宋体" w:hAnsi="宋体" w:cs="宋体" w:eastAsia="宋体" w:hint="eastAsia"/>
          <w:sz w:val="24"/>
        </w:rPr>
        <w:t>（--c-text-1，次要态用 --c-text-3），语义色只体现在底色与图形元素（圆点、图标、进度条填充、行左侧标记条）上。</w:t>
      </w:r>
    </w:p>
    <w:p>
      <w:pPr>
        <w:numPr>
          <w:ilvl w:val="0"/>
          <w:numId w:val="27"/>
        </w:numPr>
        <w:spacing w:line="360" w:lineRule="auto"/>
      </w:pPr>
      <w:r>
        <w:rPr>
          <w:rFonts w:ascii="宋体" w:hAnsi="宋体" w:cs="宋体" w:eastAsia="宋体" w:hint="eastAsia"/>
          <w:sz w:val="24"/>
        </w:rPr>
        <w:t>例外：风险 / 相符状态标签（RiskTag）的文字改用深档语义色 —— 红档 --c-risk-high-text #C0292E、</w:t>
      </w:r>
    </w:p>
    <w:p>
      <w:pPr>
        <w:numPr>
          <w:ilvl w:val="0"/>
          <w:numId w:val="27"/>
        </w:numPr>
        <w:spacing w:line="360" w:lineRule="auto"/>
      </w:pPr>
      <w:r>
        <w:rPr>
          <w:rFonts w:ascii="宋体" w:hAnsi="宋体" w:cs="宋体" w:eastAsia="宋体" w:hint="eastAsia"/>
          <w:sz w:val="24"/>
        </w:rPr>
        <w:t>橙档 --c-risk-medium-text #A85200、绿档 --c-risk-low-text #237804，字重 500；</w:t>
      </w:r>
    </w:p>
    <w:p>
      <w:pPr>
        <w:numPr>
          <w:ilvl w:val="0"/>
          <w:numId w:val="27"/>
        </w:numPr>
        <w:spacing w:line="360" w:lineRule="auto"/>
      </w:pPr>
      <w:r>
        <w:rPr>
          <w:rFonts w:ascii="宋体" w:hAnsi="宋体" w:cs="宋体" w:eastAsia="宋体" w:hint="eastAsia"/>
          <w:sz w:val="24"/>
        </w:rPr>
        <w:t>三者在各自 12% 浅底上分别 5.00 : 1 / 4.90 : 1 / 4.94 : 1（WCAG AA）。</w:t>
      </w:r>
    </w:p>
    <w:p>
      <w:pPr>
        <w:numPr>
          <w:ilvl w:val="0"/>
          <w:numId w:val="27"/>
        </w:numPr>
        <w:spacing w:line="360" w:lineRule="auto"/>
      </w:pPr>
      <w:r>
        <w:rPr>
          <w:rFonts w:ascii="宋体" w:hAnsi="宋体" w:cs="宋体" w:eastAsia="宋体" w:hint="eastAsia"/>
          <w:sz w:val="24"/>
        </w:rPr>
        <w:t>缘起：v2.7 的「墨色文字 + 8% 浅底」在风险标签上最终观感整片偏灰 —— 语义色只藏在底色里，</w:t>
      </w:r>
    </w:p>
    <w:p>
      <w:pPr>
        <w:numPr>
          <w:ilvl w:val="0"/>
          <w:numId w:val="27"/>
        </w:numPr>
        <w:spacing w:line="360" w:lineRule="auto"/>
      </w:pPr>
      <w:r>
        <w:rPr>
          <w:rFonts w:ascii="宋体" w:hAnsi="宋体" w:cs="宋体" w:eastAsia="宋体" w:hint="eastAsia"/>
          <w:sz w:val="24"/>
        </w:rPr>
        <w:t>列表扫视时认不出来（用户反馈过标签饱和度太低、看着不清晰）。</w:t>
      </w:r>
    </w:p>
    <w:p>
      <w:pPr>
        <w:numPr>
          <w:ilvl w:val="0"/>
          <w:numId w:val="27"/>
        </w:numPr>
        <w:spacing w:line="360" w:lineRule="auto"/>
      </w:pPr>
      <w:r>
        <w:rPr>
          <w:rFonts w:ascii="宋体" w:hAnsi="宋体" w:cs="宋体" w:eastAsia="宋体" w:hint="eastAsia"/>
          <w:sz w:val="24"/>
        </w:rPr>
        <w:t>同时把三档底色由 8% 加深到 12%。--c-risk-*-text 由「仅小字用色」转为风险标签正式用色。</w:t>
      </w:r>
    </w:p>
    <w:p>
      <w:pPr>
        <w:numPr>
          <w:ilvl w:val="0"/>
          <w:numId w:val="27"/>
        </w:numPr>
        <w:spacing w:line="360" w:lineRule="auto"/>
      </w:pPr>
      <w:r>
        <w:rPr>
          <w:rFonts w:ascii="宋体" w:hAnsi="宋体" w:cs="宋体" w:eastAsia="宋体" w:hint="eastAsia"/>
          <w:sz w:val="24"/>
        </w:rPr>
        <w:t>橙档为什么取这么深（#A85200）：橙比红 / 绿更亮，同档位下对比度天然更低 —— 要够 4.5:1 就得压深</w:t>
      </w:r>
    </w:p>
    <w:p>
      <w:pPr>
        <w:numPr>
          <w:ilvl w:val="0"/>
          <w:numId w:val="27"/>
        </w:numPr>
        <w:spacing w:line="360" w:lineRule="auto"/>
      </w:pPr>
      <w:r>
        <w:rPr>
          <w:rFonts w:ascii="宋体" w:hAnsi="宋体" w:cs="宋体" w:eastAsia="宋体" w:hint="eastAsia"/>
          <w:sz w:val="24"/>
        </w:rPr>
        <w:t>v3.17 的解法是提高橙本身的饱和度（#E8912D）而不是让它退回红档</w:t>
      </w:r>
    </w:p>
    <w:p>
      <w:pPr>
        <w:numPr>
          <w:ilvl w:val="0"/>
          <w:numId w:val="27"/>
        </w:numPr>
        <w:spacing w:line="360" w:lineRule="auto"/>
      </w:pPr>
      <w:r>
        <w:rPr>
          <w:rFonts w:ascii="宋体" w:hAnsi="宋体" w:cs="宋体" w:eastAsia="宋体" w:hint="eastAsia"/>
          <w:sz w:val="24"/>
        </w:rPr>
        <w:t>—— 「中」与「高」必须一眼可分，这一条现在压过"色相数量要少"的洁癖。</w:t>
      </w:r>
    </w:p>
    <w:p>
      <w:pPr>
        <w:pStyle w:val="4"/>
        <w:spacing w:line="360" w:lineRule="auto"/>
      </w:pPr>
      <w:r>
        <w:rPr>
          <w:rFonts w:hint="eastAsia"/>
        </w:rPr>
        <w:t>线条与阴影（去线条化）</w:t>
      </w:r>
    </w:p>
    <w:p>
      <w:pPr>
        <w:spacing w:line="360" w:lineRule="auto"/>
      </w:pPr>
      <w:r>
        <w:rPr>
          <w:rFonts w:ascii="宋体" w:hAnsi="宋体" w:cs="宋体" w:eastAsia="宋体" w:hint="eastAsia"/>
          <w:sz w:val="24"/>
        </w:rPr>
        <w:t>原则：层次由留白与阴影承担，线条只在必须分隔处出现一次。</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52"/>
        <w:gridCol w:w="4252"/>
      </w:tblGrid>
      <w:tr>
        <w:tc>
          <w:tcPr>
            <w:tcW w:type="dxa" w:w="4153"/>
          </w:tcPr>
          <w:p>
            <w:pPr>
              <w:spacing w:line="360" w:lineRule="auto" w:before="0" w:after="0"/>
            </w:pPr>
            <w:r>
              <w:rPr>
                <w:rFonts w:ascii="宋体" w:hAnsi="宋体" w:cs="宋体" w:eastAsia="宋体" w:hint="eastAsia"/>
                <w:b w:val="0"/>
                <w:sz w:val="24"/>
              </w:rPr>
              <w:t>项</w:t>
            </w:r>
          </w:p>
        </w:tc>
        <w:tc>
          <w:tcPr>
            <w:tcW w:type="dxa" w:w="4153"/>
          </w:tcPr>
          <w:p>
            <w:pPr>
              <w:spacing w:line="360" w:lineRule="auto" w:before="0" w:after="0"/>
            </w:pPr>
            <w:r>
              <w:rPr>
                <w:rFonts w:ascii="宋体" w:hAnsi="宋体" w:cs="宋体" w:eastAsia="宋体" w:hint="eastAsia"/>
                <w:b w:val="0"/>
                <w:sz w:val="24"/>
              </w:rPr>
              <w:t>规范</w:t>
            </w:r>
          </w:p>
        </w:tc>
      </w:tr>
      <w:tr>
        <w:tc>
          <w:tcPr>
            <w:tcW w:type="dxa" w:w="4153"/>
          </w:tcPr>
          <w:p>
            <w:pPr>
              <w:spacing w:line="360" w:lineRule="auto" w:before="0" w:after="0"/>
            </w:pPr>
            <w:r>
              <w:rPr>
                <w:rFonts w:ascii="宋体" w:hAnsi="宋体" w:cs="宋体" w:eastAsia="宋体" w:hint="eastAsia"/>
                <w:b w:val="0"/>
                <w:sz w:val="24"/>
              </w:rPr>
              <w:t>卡片</w:t>
            </w:r>
          </w:p>
        </w:tc>
        <w:tc>
          <w:tcPr>
            <w:tcW w:type="dxa" w:w="4153"/>
          </w:tcPr>
          <w:p>
            <w:pPr>
              <w:spacing w:line="360" w:lineRule="auto" w:before="0" w:after="0"/>
            </w:pPr>
            <w:r>
              <w:rPr>
                <w:rFonts w:ascii="宋体" w:hAnsi="宋体" w:cs="宋体" w:eastAsia="宋体" w:hint="eastAsia"/>
                <w:b w:val="0"/>
                <w:sz w:val="24"/>
              </w:rPr>
              <w:t>不使用边框，改用多层叠加阴影。单层大模糊会显「脏」，分层递进才干净：--shadow-card 3 层 / --shadow-hover 4 层 / --shadow-pop 6 层，每层偏移与模糊成比例递减</w:t>
            </w:r>
          </w:p>
        </w:tc>
      </w:tr>
      <w:tr>
        <w:tc>
          <w:tcPr>
            <w:tcW w:type="dxa" w:w="4153"/>
          </w:tcPr>
          <w:p>
            <w:pPr>
              <w:spacing w:line="360" w:lineRule="auto" w:before="0" w:after="0"/>
            </w:pPr>
            <w:r>
              <w:rPr>
                <w:rFonts w:ascii="宋体" w:hAnsi="宋体" w:cs="宋体" w:eastAsia="宋体" w:hint="eastAsia"/>
                <w:b w:val="0"/>
                <w:sz w:val="24"/>
              </w:rPr>
              <w:t>表格</w:t>
            </w:r>
          </w:p>
        </w:tc>
        <w:tc>
          <w:tcPr>
            <w:tcW w:type="dxa" w:w="4153"/>
          </w:tcPr>
          <w:p>
            <w:pPr>
              <w:spacing w:line="360" w:lineRule="auto" w:before="0" w:after="0"/>
            </w:pPr>
            <w:r>
              <w:rPr>
                <w:rFonts w:ascii="宋体" w:hAnsi="宋体" w:cs="宋体" w:eastAsia="宋体" w:hint="eastAsia"/>
                <w:b w:val="0"/>
                <w:sz w:val="24"/>
              </w:rPr>
              <w:t>全表仅保留表头底线一条稍重的线（rgba(16,24,40,0.10)，字距 0.02em）；数据行线压到 --c-border-light；不使用竖向网格线；最后一行不画线。例外：核验页「一致性检测」的对照表（.cmp-antd）用 白底 + 完整框线（表头重线 rgba(16,24,40,0.16)、其余 --c-border）、表头一条浅灰底（--c-fill-light，靠底色而非加粗区分表头）、外层不再套框—— 理由是这张表用于逐格核对："哪一行哪一列"必须能一眼对位，框线是它的功能；整体样式参考用户提供的 WorkBuddy 表格（浅灰表头 + 13~14px 正文 + 放松的行距）</w:t>
            </w:r>
          </w:p>
        </w:tc>
      </w:tr>
      <w:tr>
        <w:tc>
          <w:tcPr>
            <w:tcW w:type="dxa" w:w="4153"/>
          </w:tcPr>
          <w:p>
            <w:pPr>
              <w:spacing w:line="360" w:lineRule="auto" w:before="0" w:after="0"/>
            </w:pPr>
            <w:r>
              <w:rPr>
                <w:rFonts w:ascii="宋体" w:hAnsi="宋体" w:cs="宋体" w:eastAsia="宋体" w:hint="eastAsia"/>
                <w:b w:val="0"/>
                <w:sz w:val="24"/>
              </w:rPr>
              <w:t>嵌套区块</w:t>
            </w:r>
          </w:p>
        </w:tc>
        <w:tc>
          <w:tcPr>
            <w:tcW w:type="dxa" w:w="4153"/>
          </w:tcPr>
          <w:p>
            <w:pPr>
              <w:spacing w:line="360" w:lineRule="auto" w:before="0" w:after="0"/>
            </w:pPr>
            <w:r>
              <w:rPr>
                <w:rFonts w:ascii="宋体" w:hAnsi="宋体" w:cs="宋体" w:eastAsia="宋体" w:hint="eastAsia"/>
                <w:b w:val="0"/>
                <w:sz w:val="24"/>
              </w:rPr>
              <w:t>用浅底 + 圆角表达，不再加第二层边框；浅底按层级取两档 —— 区块用 --c-fill-light、更深一层的块 / 选中态用 --c-neutral-bg</w:t>
            </w:r>
          </w:p>
        </w:tc>
      </w:tr>
      <w:tr>
        <w:tc>
          <w:tcPr>
            <w:tcW w:type="dxa" w:w="4153"/>
          </w:tcPr>
          <w:p>
            <w:pPr>
              <w:spacing w:line="360" w:lineRule="auto" w:before="0" w:after="0"/>
            </w:pPr>
            <w:r>
              <w:rPr>
                <w:rFonts w:ascii="宋体" w:hAnsi="宋体" w:cs="宋体" w:eastAsia="宋体" w:hint="eastAsia"/>
                <w:b w:val="0"/>
                <w:sz w:val="24"/>
              </w:rPr>
              <w:t>语义提示块</w:t>
            </w:r>
          </w:p>
        </w:tc>
        <w:tc>
          <w:tcPr>
            <w:tcW w:type="dxa" w:w="4153"/>
          </w:tcPr>
          <w:p>
            <w:pPr>
              <w:spacing w:line="360" w:lineRule="auto" w:before="0" w:after="0"/>
            </w:pPr>
            <w:r>
              <w:rPr>
                <w:rFonts w:ascii="宋体" w:hAnsi="宋体" w:cs="宋体" w:eastAsia="宋体" w:hint="eastAsia"/>
                <w:b w:val="0"/>
                <w:sz w:val="24"/>
              </w:rPr>
              <w:t>一律 .tone-block + .tone-{neutral\</w:t>
            </w:r>
          </w:p>
        </w:tc>
      </w:tr>
      <w:tr>
        <w:tc>
          <w:tcPr>
            <w:tcW w:type="dxa" w:w="4153"/>
          </w:tcPr>
          <w:p>
            <w:pPr>
              <w:spacing w:line="360" w:lineRule="auto" w:before="0" w:after="0"/>
            </w:pPr>
            <w:r>
              <w:rPr>
                <w:rFonts w:ascii="宋体" w:hAnsi="宋体" w:cs="宋体" w:eastAsia="宋体" w:hint="eastAsia"/>
                <w:b w:val="0"/>
                <w:sz w:val="24"/>
              </w:rPr>
              <w:t>标签</w:t>
            </w:r>
          </w:p>
        </w:tc>
        <w:tc>
          <w:tcPr>
            <w:tcW w:type="dxa" w:w="4153"/>
          </w:tcPr>
          <w:p>
            <w:pPr>
              <w:spacing w:line="360" w:lineRule="auto" w:before="0" w:after="0"/>
            </w:pPr>
            <w:r>
              <w:rPr>
                <w:rFonts w:ascii="宋体" w:hAnsi="宋体" w:cs="宋体" w:eastAsia="宋体" w:hint="eastAsia"/>
                <w:b w:val="0"/>
                <w:sz w:val="24"/>
              </w:rPr>
              <w:t>一律浅底无边框，禁止描边标签（密集列表里会堆出大量线）。例外：切分结果里的包裹标签（.split-rows__pkg）用实色小胶囊 + 8 档原色—— 用户明确要「鲜亮的原色」，浅底达不到该醒目度；它承担的是分组信息（原左侧主色竖线被用户否掉后的唯一载体），"一色一包裹"需要稳定映射，与状态类标签的档位语义不同，故不走 StatusTag</w:t>
            </w:r>
          </w:p>
        </w:tc>
      </w:tr>
      <w:tr>
        <w:tc>
          <w:tcPr>
            <w:tcW w:type="dxa" w:w="4153"/>
          </w:tcPr>
          <w:p>
            <w:pPr>
              <w:spacing w:line="360" w:lineRule="auto" w:before="0" w:after="0"/>
            </w:pPr>
            <w:r>
              <w:rPr>
                <w:rFonts w:ascii="宋体" w:hAnsi="宋体" w:cs="宋体" w:eastAsia="宋体" w:hint="eastAsia"/>
                <w:b w:val="0"/>
                <w:sz w:val="24"/>
              </w:rPr>
              <w:t>antd Alert</w:t>
            </w:r>
          </w:p>
        </w:tc>
        <w:tc>
          <w:tcPr>
            <w:tcW w:type="dxa" w:w="4153"/>
          </w:tcPr>
          <w:p>
            <w:pPr>
              <w:spacing w:line="360" w:lineRule="auto" w:before="0" w:after="0"/>
            </w:pPr>
            <w:r>
              <w:rPr>
                <w:rFonts w:ascii="宋体" w:hAnsi="宋体" w:cs="宋体" w:eastAsia="宋体" w:hint="eastAsia"/>
                <w:b w:val="0"/>
                <w:sz w:val="24"/>
              </w:rPr>
              <w:t>全局去边框（.ant-alert { border: none }）—— Alert 默认的 1px 描边是页面上「框」的最大来源，去掉后仍靠状态图标 + 浅底色区分；colorWarning 已重映射到风险红，保证 antd 内置 warning 态不漏出橙色</w:t>
            </w:r>
          </w:p>
        </w:tc>
      </w:tr>
      <w:tr>
        <w:tc>
          <w:tcPr>
            <w:tcW w:type="dxa" w:w="4153"/>
          </w:tcPr>
          <w:p>
            <w:pPr>
              <w:spacing w:line="360" w:lineRule="auto" w:before="0" w:after="0"/>
            </w:pPr>
            <w:r>
              <w:rPr>
                <w:rFonts w:ascii="宋体" w:hAnsi="宋体" w:cs="宋体" w:eastAsia="宋体" w:hint="eastAsia"/>
                <w:b w:val="0"/>
                <w:sz w:val="24"/>
              </w:rPr>
              <w:t>分隔线</w:t>
            </w:r>
          </w:p>
        </w:tc>
        <w:tc>
          <w:tcPr>
            <w:tcW w:type="dxa" w:w="4153"/>
          </w:tcPr>
          <w:p>
            <w:pPr>
              <w:spacing w:line="360" w:lineRule="auto" w:before="0" w:after="0"/>
            </w:pPr>
            <w:r>
              <w:rPr>
                <w:rFonts w:ascii="宋体" w:hAnsi="宋体" w:cs="宋体" w:eastAsia="宋体" w:hint="eastAsia"/>
                <w:b w:val="0"/>
                <w:sz w:val="24"/>
              </w:rPr>
              <w:t>需要静态分隔时优先用阴影（如全屏弹窗底栏 0 -8px 16px -12px），其次才用 --c-hairline</w:t>
            </w:r>
          </w:p>
        </w:tc>
      </w:tr>
      <w:tr>
        <w:tc>
          <w:tcPr>
            <w:tcW w:type="dxa" w:w="4153"/>
          </w:tcPr>
          <w:p>
            <w:pPr>
              <w:spacing w:line="360" w:lineRule="auto" w:before="0" w:after="0"/>
            </w:pPr>
            <w:r>
              <w:rPr>
                <w:rFonts w:ascii="宋体" w:hAnsi="宋体" w:cs="宋体" w:eastAsia="宋体" w:hint="eastAsia"/>
                <w:b w:val="0"/>
                <w:sz w:val="24"/>
              </w:rPr>
              <w:t>按钮分组</w:t>
            </w:r>
          </w:p>
        </w:tc>
        <w:tc>
          <w:tcPr>
            <w:tcW w:type="dxa" w:w="4153"/>
          </w:tcPr>
          <w:p>
            <w:pPr>
              <w:spacing w:line="360" w:lineRule="auto" w:before="0" w:after="0"/>
            </w:pPr>
            <w:r>
              <w:rPr>
                <w:rFonts w:ascii="宋体" w:hAnsi="宋体" w:cs="宋体" w:eastAsia="宋体" w:hint="eastAsia"/>
                <w:b w:val="0"/>
                <w:sz w:val="24"/>
              </w:rPr>
              <w:t>用间距分隔，不用竖线</w:t>
            </w:r>
          </w:p>
        </w:tc>
      </w:tr>
      <w:tr>
        <w:tc>
          <w:tcPr>
            <w:tcW w:type="dxa" w:w="4153"/>
          </w:tcPr>
          <w:p>
            <w:pPr>
              <w:spacing w:line="360" w:lineRule="auto" w:before="0" w:after="0"/>
            </w:pPr>
            <w:r>
              <w:rPr>
                <w:rFonts w:ascii="宋体" w:hAnsi="宋体" w:cs="宋体" w:eastAsia="宋体" w:hint="eastAsia"/>
                <w:b w:val="0"/>
                <w:sz w:val="24"/>
              </w:rPr>
              <w:t>例外（功能性与语义性线条，保留）</w:t>
            </w:r>
          </w:p>
        </w:tc>
        <w:tc>
          <w:tcPr>
            <w:tcW w:type="dxa" w:w="4153"/>
          </w:tcPr>
          <w:p>
            <w:pPr>
              <w:spacing w:line="360" w:lineRule="auto" w:before="0" w:after="0"/>
            </w:pPr>
            <w:r>
              <w:rPr>
                <w:rFonts w:ascii="宋体" w:hAnsi="宋体" w:cs="宋体" w:eastAsia="宋体" w:hint="eastAsia"/>
                <w:b w:val="0"/>
                <w:sz w:val="24"/>
              </w:rPr>
              <w:t>拖拽区虚线、印章定位框（主色，异常转红）、落章区域高亮（相符绿 / 不符红）、AI 批注虚线框（主色）、圆形状态符、表格表头底线、顶部导航底线、页面缩略图边框、低置信度字段底块</w:t>
            </w:r>
          </w:p>
        </w:tc>
      </w:tr>
    </w:tbl>
    <w:p>
      <w:pPr>
        <w:pStyle w:val="4"/>
        <w:spacing w:line="360" w:lineRule="auto"/>
      </w:pPr>
      <w:r>
        <w:rPr>
          <w:rFonts w:hint="eastAsia"/>
        </w:rPr>
        <w:t>文字层级、间距与动效</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52"/>
        <w:gridCol w:w="4252"/>
      </w:tblGrid>
      <w:tr>
        <w:tc>
          <w:tcPr>
            <w:tcW w:type="dxa" w:w="4153"/>
          </w:tcPr>
          <w:p>
            <w:pPr>
              <w:spacing w:line="360" w:lineRule="auto" w:before="0" w:after="0"/>
            </w:pPr>
            <w:r>
              <w:rPr>
                <w:rFonts w:ascii="宋体" w:hAnsi="宋体" w:cs="宋体" w:eastAsia="宋体" w:hint="eastAsia"/>
                <w:b w:val="0"/>
                <w:sz w:val="24"/>
              </w:rPr>
              <w:t>项</w:t>
            </w:r>
          </w:p>
        </w:tc>
        <w:tc>
          <w:tcPr>
            <w:tcW w:type="dxa" w:w="4153"/>
          </w:tcPr>
          <w:p>
            <w:pPr>
              <w:spacing w:line="360" w:lineRule="auto" w:before="0" w:after="0"/>
            </w:pPr>
            <w:r>
              <w:rPr>
                <w:rFonts w:ascii="宋体" w:hAnsi="宋体" w:cs="宋体" w:eastAsia="宋体" w:hint="eastAsia"/>
                <w:b w:val="0"/>
                <w:sz w:val="24"/>
              </w:rPr>
              <w:t>规范</w:t>
            </w:r>
          </w:p>
        </w:tc>
      </w:tr>
      <w:tr>
        <w:tc>
          <w:tcPr>
            <w:tcW w:type="dxa" w:w="4153"/>
          </w:tcPr>
          <w:p>
            <w:pPr>
              <w:spacing w:line="360" w:lineRule="auto" w:before="0" w:after="0"/>
            </w:pPr>
            <w:r>
              <w:rPr>
                <w:rFonts w:ascii="宋体" w:hAnsi="宋体" w:cs="宋体" w:eastAsia="宋体" w:hint="eastAsia"/>
                <w:b w:val="0"/>
                <w:sz w:val="24"/>
              </w:rPr>
              <w:t>文字层级</w:t>
            </w:r>
          </w:p>
        </w:tc>
        <w:tc>
          <w:tcPr>
            <w:tcW w:type="dxa" w:w="4153"/>
          </w:tcPr>
          <w:p>
            <w:pPr>
              <w:spacing w:line="360" w:lineRule="auto" w:before="0" w:after="0"/>
            </w:pPr>
            <w:r>
              <w:rPr>
                <w:rFonts w:ascii="宋体" w:hAnsi="宋体" w:cs="宋体" w:eastAsia="宋体" w:hint="eastAsia"/>
                <w:b w:val="0"/>
                <w:sz w:val="24"/>
              </w:rPr>
              <w:t>实色阶，不用透明度：透明度在浅色底上会让字与背景混色、观感发虚发灰，且最深的 0.6 已无加深余地 —— --c-text-1 #1D2129 / --c-text-2 #5B6270（6.3:1）/ --c-text-3 #7A808C（4.7:1，达 WCAG AA）</w:t>
            </w:r>
          </w:p>
        </w:tc>
      </w:tr>
      <w:tr>
        <w:tc>
          <w:tcPr>
            <w:tcW w:type="dxa" w:w="4153"/>
          </w:tcPr>
          <w:p>
            <w:pPr>
              <w:spacing w:line="360" w:lineRule="auto" w:before="0" w:after="0"/>
            </w:pPr>
            <w:r>
              <w:rPr>
                <w:rFonts w:ascii="宋体" w:hAnsi="宋体" w:cs="宋体" w:eastAsia="宋体" w:hint="eastAsia"/>
                <w:b w:val="0"/>
                <w:sz w:val="24"/>
              </w:rPr>
              <w:t>间距网格</w:t>
            </w:r>
          </w:p>
        </w:tc>
        <w:tc>
          <w:tcPr>
            <w:tcW w:type="dxa" w:w="4153"/>
          </w:tcPr>
          <w:p>
            <w:pPr>
              <w:spacing w:line="360" w:lineRule="auto" w:before="0" w:after="0"/>
            </w:pPr>
            <w:r>
              <w:rPr>
                <w:rFonts w:ascii="宋体" w:hAnsi="宋体" w:cs="宋体" w:eastAsia="宋体" w:hint="eastAsia"/>
                <w:b w:val="0"/>
                <w:sz w:val="24"/>
              </w:rPr>
              <w:t>结构性间距一律 8px 的倍数（8 / 16 / 24 / 32）；组件内部细节允许 4px 的倍数。页面 padding: 16px 24px 24px</w:t>
            </w:r>
          </w:p>
        </w:tc>
      </w:tr>
      <w:tr>
        <w:tc>
          <w:tcPr>
            <w:tcW w:type="dxa" w:w="4153"/>
          </w:tcPr>
          <w:p>
            <w:pPr>
              <w:spacing w:line="360" w:lineRule="auto" w:before="0" w:after="0"/>
            </w:pPr>
            <w:r>
              <w:rPr>
                <w:rFonts w:ascii="宋体" w:hAnsi="宋体" w:cs="宋体" w:eastAsia="宋体" w:hint="eastAsia"/>
                <w:b w:val="0"/>
                <w:sz w:val="24"/>
              </w:rPr>
              <w:t>圆角三级</w:t>
            </w:r>
          </w:p>
        </w:tc>
        <w:tc>
          <w:tcPr>
            <w:tcW w:type="dxa" w:w="4153"/>
          </w:tcPr>
          <w:p>
            <w:pPr>
              <w:spacing w:line="360" w:lineRule="auto" w:before="0" w:after="0"/>
            </w:pPr>
            <w:r>
              <w:rPr>
                <w:rFonts w:ascii="宋体" w:hAnsi="宋体" w:cs="宋体" w:eastAsia="宋体" w:hint="eastAsia"/>
                <w:b w:val="0"/>
                <w:sz w:val="24"/>
              </w:rPr>
              <w:t>卡片 12px / 控件 8px / 标签 6px</w:t>
            </w:r>
          </w:p>
        </w:tc>
      </w:tr>
      <w:tr>
        <w:tc>
          <w:tcPr>
            <w:tcW w:type="dxa" w:w="4153"/>
          </w:tcPr>
          <w:p>
            <w:pPr>
              <w:spacing w:line="360" w:lineRule="auto" w:before="0" w:after="0"/>
            </w:pPr>
            <w:r>
              <w:rPr>
                <w:rFonts w:ascii="宋体" w:hAnsi="宋体" w:cs="宋体" w:eastAsia="宋体" w:hint="eastAsia"/>
                <w:b w:val="0"/>
                <w:sz w:val="24"/>
              </w:rPr>
              <w:t>缓动</w:t>
            </w:r>
          </w:p>
        </w:tc>
        <w:tc>
          <w:tcPr>
            <w:tcW w:type="dxa" w:w="4153"/>
          </w:tcPr>
          <w:p>
            <w:pPr>
              <w:spacing w:line="360" w:lineRule="auto" w:before="0" w:after="0"/>
            </w:pPr>
            <w:r>
              <w:rPr>
                <w:rFonts w:ascii="宋体" w:hAnsi="宋体" w:cs="宋体" w:eastAsia="宋体" w:hint="eastAsia"/>
                <w:b w:val="0"/>
                <w:sz w:val="24"/>
              </w:rPr>
              <w:t>统一 --ease-out: cubic-bezier(0.16, 1, 0.3, 1)（expo 型：起步果断、收尾极慢），并同步到 antd 的 motionEaseOut；仍只动画 transform / opacity，时长 ≤ 200ms</w:t>
            </w:r>
          </w:p>
        </w:tc>
      </w:tr>
      <w:tr>
        <w:tc>
          <w:tcPr>
            <w:tcW w:type="dxa" w:w="4153"/>
          </w:tcPr>
          <w:p>
            <w:pPr>
              <w:spacing w:line="360" w:lineRule="auto" w:before="0" w:after="0"/>
            </w:pPr>
            <w:r>
              <w:rPr>
                <w:rFonts w:ascii="宋体" w:hAnsi="宋体" w:cs="宋体" w:eastAsia="宋体" w:hint="eastAsia"/>
                <w:b w:val="0"/>
                <w:sz w:val="24"/>
              </w:rPr>
              <w:t>焦点可见</w:t>
            </w:r>
          </w:p>
        </w:tc>
        <w:tc>
          <w:tcPr>
            <w:tcW w:type="dxa" w:w="4153"/>
          </w:tcPr>
          <w:p>
            <w:pPr>
              <w:spacing w:line="360" w:lineRule="auto" w:before="0" w:after="0"/>
            </w:pPr>
            <w:r>
              <w:rPr>
                <w:rFonts w:ascii="宋体" w:hAnsi="宋体" w:cs="宋体" w:eastAsia="宋体" w:hint="eastAsia"/>
                <w:b w:val="0"/>
                <w:sz w:val="24"/>
              </w:rPr>
              <w:t>全局 :focus-visible { outline: 2px solid var(--c-primary); outline-offset: 2px } —— 键盘导航必须能看出焦点位置（WCAG 2.4.7）</w:t>
            </w:r>
          </w:p>
        </w:tc>
      </w:tr>
      <w:tr>
        <w:tc>
          <w:tcPr>
            <w:tcW w:type="dxa" w:w="4153"/>
          </w:tcPr>
          <w:p>
            <w:pPr>
              <w:spacing w:line="360" w:lineRule="auto" w:before="0" w:after="0"/>
            </w:pPr>
            <w:r>
              <w:rPr>
                <w:rFonts w:ascii="宋体" w:hAnsi="宋体" w:cs="宋体" w:eastAsia="宋体" w:hint="eastAsia"/>
                <w:b w:val="0"/>
                <w:sz w:val="24"/>
              </w:rPr>
              <w:t>卡片层数</w:t>
            </w:r>
          </w:p>
        </w:tc>
        <w:tc>
          <w:tcPr>
            <w:tcW w:type="dxa" w:w="4153"/>
          </w:tcPr>
          <w:p>
            <w:pPr>
              <w:spacing w:line="360" w:lineRule="auto" w:before="0" w:after="0"/>
            </w:pPr>
            <w:r>
              <w:rPr>
                <w:rFonts w:ascii="宋体" w:hAnsi="宋体" w:cs="宋体" w:eastAsia="宋体" w:hint="eastAsia"/>
                <w:b w:val="0"/>
                <w:sz w:val="24"/>
              </w:rPr>
              <w:t>主页面不超过 2 层卡片：筛选与操作合并为一张工具栏卡，表格一张卡。基础布局不靠卡片拼装，靠间距与对齐</w:t>
            </w:r>
          </w:p>
        </w:tc>
      </w:tr>
      <w:tr>
        <w:tc>
          <w:tcPr>
            <w:tcW w:type="dxa" w:w="4153"/>
          </w:tcPr>
          <w:p>
            <w:pPr>
              <w:spacing w:line="360" w:lineRule="auto" w:before="0" w:after="0"/>
            </w:pPr>
            <w:r>
              <w:rPr>
                <w:rFonts w:ascii="宋体" w:hAnsi="宋体" w:cs="宋体" w:eastAsia="宋体" w:hint="eastAsia"/>
                <w:b w:val="0"/>
                <w:sz w:val="24"/>
              </w:rPr>
              <w:t>放开与仍禁</w:t>
            </w:r>
          </w:p>
        </w:tc>
        <w:tc>
          <w:tcPr>
            <w:tcW w:type="dxa" w:w="4153"/>
          </w:tcPr>
          <w:p>
            <w:pPr>
              <w:spacing w:line="360" w:lineRule="auto" w:before="0" w:after="0"/>
            </w:pPr>
            <w:r>
              <w:rPr>
                <w:rFonts w:ascii="宋体" w:hAnsi="宋体" w:cs="宋体" w:eastAsia="宋体" w:hint="eastAsia"/>
                <w:b w:val="0"/>
                <w:sz w:val="24"/>
              </w:rPr>
              <w:t>放开：氛围渐变（页面底高光、主按钮纵向微渐变、卡片 hover 面色微渐变）、微动效（hover 抬升 1px、按压 scale(.99)、区块阶梯淡入 260ms）、玻璃拟态仅用于浮层（Modal / Drawer 遮罩）。仍禁：炫技式大渐变（45° 彩虹 / 紫蓝 AI 渐变）、装饰性循环动画、全站玻璃、把渐变用在风险红 / 相符绿这类状态色上</w:t>
            </w:r>
          </w:p>
        </w:tc>
      </w:tr>
    </w:tbl>
    <w:p>
      <w:pPr>
        <w:pStyle w:val="4"/>
        <w:spacing w:line="360" w:lineRule="auto"/>
      </w:pPr>
      <w:r>
        <w:rPr>
          <w:rFonts w:hint="eastAsia"/>
        </w:rPr>
        <w:t>AI 标识规范</w:t>
      </w:r>
    </w:p>
    <w:p>
      <w:pPr>
        <w:numPr>
          <w:ilvl w:val="0"/>
          <w:numId w:val="27"/>
        </w:numPr>
        <w:spacing w:line="360" w:lineRule="auto"/>
      </w:pPr>
      <w:r>
        <w:rPr>
          <w:rFonts w:ascii="宋体" w:hAnsi="宋体" w:cs="宋体" w:eastAsia="宋体" w:hint="eastAsia"/>
          <w:sz w:val="24"/>
        </w:rPr>
        <w:t>字段级：值后跟 ✦ 图标（主色），悬停显示「来源 + 置信度 + 需人工确认」。</w:t>
      </w:r>
    </w:p>
    <w:p>
      <w:pPr>
        <w:numPr>
          <w:ilvl w:val="0"/>
          <w:numId w:val="27"/>
        </w:numPr>
        <w:spacing w:line="360" w:lineRule="auto"/>
      </w:pPr>
      <w:r>
        <w:rPr>
          <w:rFonts w:ascii="宋体" w:hAnsi="宋体" w:cs="宋体" w:eastAsia="宋体" w:hint="eastAsia"/>
          <w:sz w:val="24"/>
        </w:rPr>
        <w:t>字段级（置信度）：胶囊形 AI 96%（主色文字 + AI 产出浅底）；低于 90% 转红档底并提示「置信度偏低，建议人工重点核对」。</w:t>
      </w:r>
    </w:p>
    <w:p>
      <w:pPr>
        <w:numPr>
          <w:ilvl w:val="0"/>
          <w:numId w:val="27"/>
        </w:numPr>
        <w:spacing w:line="360" w:lineRule="auto"/>
      </w:pPr>
      <w:r>
        <w:rPr>
          <w:rFonts w:ascii="宋体" w:hAnsi="宋体" w:cs="宋体" w:eastAsia="宋体" w:hint="eastAsia"/>
          <w:sz w:val="24"/>
        </w:rPr>
        <w:t>记录级：列表上不显示检测点计数，也不单列核验状态 —— 计数属系统内部指标，用户无法解读；核验状态自 也不单设一列 —— 它与「回函信息录入进度」列严格一一对应（核验在「确认回函快递信息」时置位，同一次动作也把进度推到「待填写回函结果」），当每个环节都要人工签字时，「签过字」是默认背景而非信息量。核验人与核验时间保留在展开行表下的一行留痕小字里。</w:t>
      </w:r>
    </w:p>
    <w:p>
      <w:pPr>
        <w:numPr>
          <w:ilvl w:val="0"/>
          <w:numId w:val="27"/>
        </w:numPr>
        <w:spacing w:line="360" w:lineRule="auto"/>
      </w:pPr>
      <w:r>
        <w:rPr>
          <w:rFonts w:ascii="宋体" w:hAnsi="宋体" w:cs="宋体" w:eastAsia="宋体" w:hint="eastAsia"/>
          <w:sz w:val="24"/>
        </w:rPr>
        <w:t>AI 产出不设独立色相：统一靠「主色浅底 + ✦ AI 前缀 / 虚线框」识别。</w:t>
      </w:r>
    </w:p>
    <w:p>
      <w:pPr>
        <w:numPr>
          <w:ilvl w:val="0"/>
          <w:numId w:val="27"/>
        </w:numPr>
        <w:spacing w:line="360" w:lineRule="auto"/>
      </w:pPr>
      <w:r>
        <w:rPr>
          <w:rFonts w:ascii="宋体" w:hAnsi="宋体" w:cs="宋体" w:eastAsia="宋体" w:hint="eastAsia"/>
          <w:sz w:val="24"/>
        </w:rPr>
        <w:t>"谁写的"只有两枚记号：✦ = AI 产出（AI 识别结果的栏头、字段值后缀、核验事项后缀都用它）、人形图标（UserOutlined）= 人工填写（人工确认栏的栏头）。核验页每一项因此是"左 ✦、右 人"的两栏。</w:t>
      </w:r>
    </w:p>
    <w:p>
      <w:pPr>
        <w:numPr>
          <w:ilvl w:val="0"/>
          <w:numId w:val="27"/>
        </w:numPr>
        <w:spacing w:line="360" w:lineRule="auto"/>
      </w:pPr>
      <w:r>
        <w:rPr>
          <w:rFonts w:ascii="宋体" w:hAnsi="宋体" w:cs="宋体" w:eastAsia="宋体" w:hint="eastAsia"/>
          <w:sz w:val="24"/>
        </w:rPr>
        <w:t>不采纳原因不另设记号：它跟着处置留痕走（悬停显示 已标记不采纳（原因：…）· 处理人 · 时间）。</w:t>
      </w:r>
    </w:p>
    <w:p>
      <w:pPr>
        <w:numPr>
          <w:ilvl w:val="0"/>
          <w:numId w:val="27"/>
        </w:numPr>
        <w:spacing w:line="360" w:lineRule="auto"/>
      </w:pPr>
      <w:r>
        <w:rPr>
          <w:rFonts w:ascii="宋体" w:hAnsi="宋体" w:cs="宋体" w:eastAsia="宋体" w:hint="eastAsia"/>
          <w:sz w:val="24"/>
        </w:rPr>
        <w:t>核验页页签的完成标识用"分段进度条"、不用勾：见 5.3「页面结构」—— 每办完一项推进一格（用户：「对勾太丑陋了」）。</w:t>
      </w:r>
    </w:p>
    <w:p>
      <w:pPr>
        <w:pStyle w:val="4"/>
        <w:spacing w:line="360" w:lineRule="auto"/>
      </w:pPr>
      <w:r>
        <w:rPr>
          <w:rFonts w:hint="eastAsia"/>
        </w:rPr>
        <w:t>布局与密度</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52"/>
        <w:gridCol w:w="4252"/>
      </w:tblGrid>
      <w:tr>
        <w:tc>
          <w:tcPr>
            <w:tcW w:type="dxa" w:w="4153"/>
          </w:tcPr>
          <w:p>
            <w:pPr>
              <w:spacing w:line="360" w:lineRule="auto" w:before="0" w:after="0"/>
            </w:pPr>
            <w:r>
              <w:rPr>
                <w:rFonts w:ascii="宋体" w:hAnsi="宋体" w:cs="宋体" w:eastAsia="宋体" w:hint="eastAsia"/>
                <w:b w:val="0"/>
                <w:sz w:val="24"/>
              </w:rPr>
              <w:t>项</w:t>
            </w:r>
          </w:p>
        </w:tc>
        <w:tc>
          <w:tcPr>
            <w:tcW w:type="dxa" w:w="4153"/>
          </w:tcPr>
          <w:p>
            <w:pPr>
              <w:spacing w:line="360" w:lineRule="auto" w:before="0" w:after="0"/>
            </w:pPr>
            <w:r>
              <w:rPr>
                <w:rFonts w:ascii="宋体" w:hAnsi="宋体" w:cs="宋体" w:eastAsia="宋体" w:hint="eastAsia"/>
                <w:b w:val="0"/>
                <w:sz w:val="24"/>
              </w:rPr>
              <w:t>规范</w:t>
            </w:r>
          </w:p>
        </w:tc>
      </w:tr>
      <w:tr>
        <w:tc>
          <w:tcPr>
            <w:tcW w:type="dxa" w:w="4153"/>
          </w:tcPr>
          <w:p>
            <w:pPr>
              <w:spacing w:line="360" w:lineRule="auto" w:before="0" w:after="0"/>
            </w:pPr>
            <w:r>
              <w:rPr>
                <w:rFonts w:ascii="宋体" w:hAnsi="宋体" w:cs="宋体" w:eastAsia="宋体" w:hint="eastAsia"/>
                <w:b w:val="0"/>
                <w:sz w:val="24"/>
              </w:rPr>
              <w:t>间距</w:t>
            </w:r>
          </w:p>
        </w:tc>
        <w:tc>
          <w:tcPr>
            <w:tcW w:type="dxa" w:w="4153"/>
          </w:tcPr>
          <w:p>
            <w:pPr>
              <w:spacing w:line="360" w:lineRule="auto" w:before="0" w:after="0"/>
            </w:pPr>
            <w:r>
              <w:rPr>
                <w:rFonts w:ascii="宋体" w:hAnsi="宋体" w:cs="宋体" w:eastAsia="宋体" w:hint="eastAsia"/>
                <w:b w:val="0"/>
                <w:sz w:val="24"/>
              </w:rPr>
              <w:t>统一 4px 栅格（4 / 8 / 12 / 16 / 24 / 32），不使用 6 / 7 / 10 / 14 / 20 等非栅格值</w:t>
            </w:r>
          </w:p>
        </w:tc>
      </w:tr>
      <w:tr>
        <w:tc>
          <w:tcPr>
            <w:tcW w:type="dxa" w:w="4153"/>
          </w:tcPr>
          <w:p>
            <w:pPr>
              <w:spacing w:line="360" w:lineRule="auto" w:before="0" w:after="0"/>
            </w:pPr>
            <w:r>
              <w:rPr>
                <w:rFonts w:ascii="宋体" w:hAnsi="宋体" w:cs="宋体" w:eastAsia="宋体" w:hint="eastAsia"/>
                <w:b w:val="0"/>
                <w:sz w:val="24"/>
              </w:rPr>
              <w:t>表格行高</w:t>
            </w:r>
          </w:p>
        </w:tc>
        <w:tc>
          <w:tcPr>
            <w:tcW w:type="dxa" w:w="4153"/>
          </w:tcPr>
          <w:p>
            <w:pPr>
              <w:spacing w:line="360" w:lineRule="auto" w:before="0" w:after="0"/>
            </w:pPr>
            <w:r>
              <w:rPr>
                <w:rFonts w:ascii="宋体" w:hAnsi="宋体" w:cs="宋体" w:eastAsia="宋体" w:hint="eastAsia"/>
                <w:b w:val="0"/>
                <w:sz w:val="24"/>
              </w:rPr>
              <w:t>38px（列表）；紧凑场景 32px</w:t>
            </w:r>
          </w:p>
        </w:tc>
      </w:tr>
      <w:tr>
        <w:tc>
          <w:tcPr>
            <w:tcW w:type="dxa" w:w="4153"/>
          </w:tcPr>
          <w:p>
            <w:pPr>
              <w:spacing w:line="360" w:lineRule="auto" w:before="0" w:after="0"/>
            </w:pPr>
            <w:r>
              <w:rPr>
                <w:rFonts w:ascii="宋体" w:hAnsi="宋体" w:cs="宋体" w:eastAsia="宋体" w:hint="eastAsia"/>
                <w:b w:val="0"/>
                <w:sz w:val="24"/>
              </w:rPr>
              <w:t>字号层级</w:t>
            </w:r>
          </w:p>
        </w:tc>
        <w:tc>
          <w:tcPr>
            <w:tcW w:type="dxa" w:w="4153"/>
          </w:tcPr>
          <w:p>
            <w:pPr>
              <w:spacing w:line="360" w:lineRule="auto" w:before="0" w:after="0"/>
            </w:pPr>
            <w:r>
              <w:rPr>
                <w:rFonts w:ascii="宋体" w:hAnsi="宋体" w:cs="宋体" w:eastAsia="宋体" w:hint="eastAsia"/>
                <w:b w:val="0"/>
                <w:sz w:val="24"/>
              </w:rPr>
              <w:t>13 辅助 / 14 正文 / 15 强调 / 16 标题 / 20 页面标题</w:t>
            </w:r>
          </w:p>
        </w:tc>
      </w:tr>
      <w:tr>
        <w:tc>
          <w:tcPr>
            <w:tcW w:type="dxa" w:w="4153"/>
          </w:tcPr>
          <w:p>
            <w:pPr>
              <w:spacing w:line="360" w:lineRule="auto" w:before="0" w:after="0"/>
            </w:pPr>
            <w:r>
              <w:rPr>
                <w:rFonts w:ascii="宋体" w:hAnsi="宋体" w:cs="宋体" w:eastAsia="宋体" w:hint="eastAsia"/>
                <w:b w:val="0"/>
                <w:sz w:val="24"/>
              </w:rPr>
              <w:t>圆角</w:t>
            </w:r>
          </w:p>
        </w:tc>
        <w:tc>
          <w:tcPr>
            <w:tcW w:type="dxa" w:w="4153"/>
          </w:tcPr>
          <w:p>
            <w:pPr>
              <w:spacing w:line="360" w:lineRule="auto" w:before="0" w:after="0"/>
            </w:pPr>
            <w:r>
              <w:rPr>
                <w:rFonts w:ascii="宋体" w:hAnsi="宋体" w:cs="宋体" w:eastAsia="宋体" w:hint="eastAsia"/>
                <w:b w:val="0"/>
                <w:sz w:val="24"/>
              </w:rPr>
              <w:t>卡片 12px / 控件 8px / 标签 6px</w:t>
            </w:r>
          </w:p>
        </w:tc>
      </w:tr>
      <w:tr>
        <w:tc>
          <w:tcPr>
            <w:tcW w:type="dxa" w:w="4153"/>
          </w:tcPr>
          <w:p>
            <w:pPr>
              <w:spacing w:line="360" w:lineRule="auto" w:before="0" w:after="0"/>
            </w:pPr>
            <w:r>
              <w:rPr>
                <w:rFonts w:ascii="宋体" w:hAnsi="宋体" w:cs="宋体" w:eastAsia="宋体" w:hint="eastAsia"/>
                <w:b w:val="0"/>
                <w:sz w:val="24"/>
              </w:rPr>
              <w:t>数字</w:t>
            </w:r>
          </w:p>
        </w:tc>
        <w:tc>
          <w:tcPr>
            <w:tcW w:type="dxa" w:w="4153"/>
          </w:tcPr>
          <w:p>
            <w:pPr>
              <w:spacing w:line="360" w:lineRule="auto" w:before="0" w:after="0"/>
            </w:pPr>
            <w:r>
              <w:rPr>
                <w:rFonts w:ascii="宋体" w:hAnsi="宋体" w:cs="宋体" w:eastAsia="宋体" w:hint="eastAsia"/>
                <w:b w:val="0"/>
                <w:sz w:val="24"/>
              </w:rPr>
              <w:t>统一使用等宽数字（tabular-nums）</w:t>
            </w:r>
          </w:p>
        </w:tc>
      </w:tr>
      <w:tr>
        <w:tc>
          <w:tcPr>
            <w:tcW w:type="dxa" w:w="4153"/>
          </w:tcPr>
          <w:p>
            <w:pPr>
              <w:spacing w:line="360" w:lineRule="auto" w:before="0" w:after="0"/>
            </w:pPr>
            <w:r>
              <w:rPr>
                <w:rFonts w:ascii="宋体" w:hAnsi="宋体" w:cs="宋体" w:eastAsia="宋体" w:hint="eastAsia"/>
                <w:b w:val="0"/>
                <w:sz w:val="24"/>
              </w:rPr>
              <w:t>色彩对比度</w:t>
            </w:r>
          </w:p>
        </w:tc>
        <w:tc>
          <w:tcPr>
            <w:tcW w:type="dxa" w:w="4153"/>
          </w:tcPr>
          <w:p>
            <w:pPr>
              <w:spacing w:line="360" w:lineRule="auto" w:before="0" w:after="0"/>
            </w:pPr>
            <w:r>
              <w:rPr>
                <w:rFonts w:ascii="宋体" w:hAnsi="宋体" w:cs="宋体" w:eastAsia="宋体" w:hint="eastAsia"/>
                <w:b w:val="0"/>
                <w:sz w:val="24"/>
              </w:rPr>
              <w:t>所有文字对比度 ≥ 4.5:1（WCAG AA）；10~12px 小字使用深一档语义色（--c-*-text），图形与色块仍用鲜亮语义色</w:t>
            </w:r>
          </w:p>
        </w:tc>
      </w:tr>
      <w:tr>
        <w:tc>
          <w:tcPr>
            <w:tcW w:type="dxa" w:w="4153"/>
          </w:tcPr>
          <w:p>
            <w:pPr>
              <w:spacing w:line="360" w:lineRule="auto" w:before="0" w:after="0"/>
            </w:pPr>
            <w:r>
              <w:rPr>
                <w:rFonts w:ascii="宋体" w:hAnsi="宋体" w:cs="宋体" w:eastAsia="宋体" w:hint="eastAsia"/>
                <w:b w:val="0"/>
                <w:sz w:val="24"/>
              </w:rPr>
              <w:t>动效</w:t>
            </w:r>
          </w:p>
        </w:tc>
        <w:tc>
          <w:tcPr>
            <w:tcW w:type="dxa" w:w="4153"/>
          </w:tcPr>
          <w:p>
            <w:pPr>
              <w:spacing w:line="360" w:lineRule="auto" w:before="0" w:after="0"/>
            </w:pPr>
            <w:r>
              <w:rPr>
                <w:rFonts w:ascii="宋体" w:hAnsi="宋体" w:cs="宋体" w:eastAsia="宋体" w:hint="eastAsia"/>
                <w:b w:val="0"/>
                <w:sz w:val="24"/>
              </w:rPr>
              <w:t>交互反馈 ≤ 200ms；只动画 transform / opacity，不动画 width / height / background 等布局与绘制属性；支持 prefers-reduced-motion</w:t>
            </w:r>
          </w:p>
        </w:tc>
      </w:tr>
      <w:tr>
        <w:tc>
          <w:tcPr>
            <w:tcW w:type="dxa" w:w="4153"/>
          </w:tcPr>
          <w:p>
            <w:pPr>
              <w:spacing w:line="360" w:lineRule="auto" w:before="0" w:after="0"/>
            </w:pPr>
            <w:r>
              <w:rPr>
                <w:rFonts w:ascii="宋体" w:hAnsi="宋体" w:cs="宋体" w:eastAsia="宋体" w:hint="eastAsia"/>
                <w:b w:val="0"/>
                <w:sz w:val="24"/>
              </w:rPr>
              <w:t>层级</w:t>
            </w:r>
          </w:p>
        </w:tc>
        <w:tc>
          <w:tcPr>
            <w:tcW w:type="dxa" w:w="4153"/>
          </w:tcPr>
          <w:p>
            <w:pPr>
              <w:spacing w:line="360" w:lineRule="auto" w:before="0" w:after="0"/>
            </w:pPr>
            <w:r>
              <w:rPr>
                <w:rFonts w:ascii="宋体" w:hAnsi="宋体" w:cs="宋体" w:eastAsia="宋体" w:hint="eastAsia"/>
                <w:b w:val="0"/>
                <w:sz w:val="24"/>
              </w:rPr>
              <w:t>统一使用层级刻度变量（--z-sticky-header / --z-floating-card / --z-modal），禁止直接写数值</w:t>
            </w:r>
          </w:p>
        </w:tc>
      </w:tr>
    </w:tbl>
    <w:p>
      <w:pPr>
        <w:pStyle w:val="4"/>
        <w:spacing w:line="360" w:lineRule="auto"/>
      </w:pPr>
      <w:r>
        <w:rPr>
          <w:rFonts w:hint="eastAsia"/>
        </w:rPr>
        <w:t>简洁风格原则</w:t>
      </w:r>
    </w:p>
    <w:p>
      <w:pPr>
        <w:numPr>
          <w:ilvl w:val="0"/>
          <w:numId w:val="27"/>
        </w:numPr>
        <w:spacing w:line="360" w:lineRule="auto"/>
      </w:pPr>
      <w:r>
        <w:rPr>
          <w:rFonts w:ascii="宋体" w:hAnsi="宋体" w:cs="宋体" w:eastAsia="宋体" w:hint="eastAsia"/>
          <w:sz w:val="24"/>
        </w:rPr>
        <w:t>层级靠间距与字重，而非线条与色块：卡片不使用边框（靠多层阴影表达边界）；色块只用于「状态 / 结论」提示，不做装饰性分区。</w:t>
      </w:r>
    </w:p>
    <w:p>
      <w:pPr>
        <w:numPr>
          <w:ilvl w:val="0"/>
          <w:numId w:val="27"/>
        </w:numPr>
        <w:spacing w:line="360" w:lineRule="auto"/>
      </w:pPr>
      <w:r>
        <w:rPr>
          <w:rFonts w:ascii="宋体" w:hAnsi="宋体" w:cs="宋体" w:eastAsia="宋体" w:hint="eastAsia"/>
          <w:sz w:val="24"/>
        </w:rPr>
        <w:t>主页面自上而下不超过 2 层：筛选与操作合并为一张工具栏卡 → 表格。设一行页面标题（模块名 + 总数「共 N 封函证」—— 上移到标题行；只给总数，不再带待人工确认 / 已完成）；主操作行内的按钮为「本类上传入口 ｜ 导入快递数据」；界面内不常驻流程步骤条与进度条。</w:t>
      </w:r>
    </w:p>
    <w:p>
      <w:pPr>
        <w:numPr>
          <w:ilvl w:val="0"/>
          <w:numId w:val="27"/>
        </w:numPr>
        <w:spacing w:line="360" w:lineRule="auto"/>
      </w:pPr>
      <w:r>
        <w:rPr>
          <w:rFonts w:ascii="宋体" w:hAnsi="宋体" w:cs="宋体" w:eastAsia="宋体" w:hint="eastAsia"/>
          <w:sz w:val="24"/>
        </w:rPr>
        <w:t>表头单行且不加装饰：不使用分组表头行以节省高度；不使用组间竖分隔线、色条与底色，分组信息由列顺序与表头文字承担。</w:t>
      </w:r>
    </w:p>
    <w:p>
      <w:pPr>
        <w:numPr>
          <w:ilvl w:val="0"/>
          <w:numId w:val="27"/>
        </w:numPr>
        <w:spacing w:line="360" w:lineRule="auto"/>
      </w:pPr>
      <w:r>
        <w:rPr>
          <w:rFonts w:ascii="宋体" w:hAnsi="宋体" w:cs="宋体" w:eastAsia="宋体" w:hint="eastAsia"/>
          <w:sz w:val="24"/>
        </w:rPr>
        <w:t>每屏只强调一个主操作：主操作为「上传回函」（，两类各占一页、由页面头切换），其余为次级按钮。</w:t>
      </w:r>
    </w:p>
    <w:p>
      <w:pPr>
        <w:numPr>
          <w:ilvl w:val="0"/>
          <w:numId w:val="27"/>
        </w:numPr>
        <w:spacing w:line="360" w:lineRule="auto"/>
      </w:pPr>
      <w:r>
        <w:rPr>
          <w:rFonts w:ascii="宋体" w:hAnsi="宋体" w:cs="宋体" w:eastAsia="宋体" w:hint="eastAsia"/>
          <w:sz w:val="24"/>
        </w:rPr>
        <w:t>颜色配额：页面只保留「中性灰阶 + 单一主色（含 AI 产出浅档）+ 红 / 橙 / 绿状态色」；结构与分类一律中性，AI 产出不另设色相，风险三色只用于「风险 / 相符」两类状态标签。</w:t>
      </w:r>
    </w:p>
    <w:p>
      <w:pPr>
        <w:numPr>
          <w:ilvl w:val="0"/>
          <w:numId w:val="27"/>
        </w:numPr>
        <w:spacing w:line="360" w:lineRule="auto"/>
      </w:pPr>
      <w:r>
        <w:rPr>
          <w:rFonts w:ascii="宋体" w:hAnsi="宋体" w:cs="宋体" w:eastAsia="宋体" w:hint="eastAsia"/>
          <w:sz w:val="24"/>
        </w:rPr>
        <w:t>动效克制但不缺席：不做装饰性循环动画，但保留进场 / 悬停 / 按压这类交互反馈动效（只动 transform / opacity，≤ 200ms，且受 prefers-reduced-motion 约束）。</w:t>
      </w:r>
    </w:p>
    <w:p>
      <w:pPr>
        <w:numPr>
          <w:ilvl w:val="0"/>
          <w:numId w:val="27"/>
        </w:numPr>
        <w:spacing w:line="360" w:lineRule="auto"/>
      </w:pPr>
      <w:r>
        <w:rPr>
          <w:rFonts w:ascii="宋体" w:hAnsi="宋体" w:cs="宋体" w:eastAsia="宋体" w:hint="eastAsia"/>
          <w:sz w:val="24"/>
        </w:rPr>
        <w:t>空状态必须给出明确的下一步动作。</w:t>
      </w:r>
    </w:p>
    <w:p>
      <w:pPr>
        <w:numPr>
          <w:ilvl w:val="0"/>
          <w:numId w:val="27"/>
        </w:numPr>
        <w:spacing w:line="360" w:lineRule="auto"/>
      </w:pPr>
      <w:r>
        <w:rPr>
          <w:rFonts w:ascii="宋体" w:hAnsi="宋体" w:cs="宋体" w:eastAsia="宋体" w:hint="eastAsia"/>
          <w:sz w:val="24"/>
        </w:rPr>
        <w:t>统计只保留必要口径：只展示「共 N 封函证」；不提供视图切换控件；位置在页面标题下。</w:t>
      </w:r>
    </w:p>
    <w:p>
      <w:pPr>
        <w:numPr>
          <w:ilvl w:val="0"/>
          <w:numId w:val="27"/>
        </w:numPr>
        <w:spacing w:line="360" w:lineRule="auto"/>
      </w:pPr>
      <w:r>
        <w:rPr>
          <w:rFonts w:ascii="宋体" w:hAnsi="宋体" w:cs="宋体" w:eastAsia="宋体" w:hint="eastAsia"/>
          <w:sz w:val="24"/>
        </w:rPr>
        <w:t>线条最小化：卡片不用边框而用发丝阴影；表格全表只保留表头底线一条重线；标签一律浅底无边框；嵌套区块用浅底表达而非加第二层框；按钮分组用间距而非竖线（详见 7.2）。</w:t>
      </w:r>
    </w:p>
    <w:p>
      <w:pPr>
        <w:numPr>
          <w:ilvl w:val="0"/>
          <w:numId w:val="27"/>
        </w:numPr>
        <w:spacing w:line="360" w:lineRule="auto"/>
      </w:pPr>
      <w:r>
        <w:rPr>
          <w:rFonts w:ascii="宋体" w:hAnsi="宋体" w:cs="宋体" w:eastAsia="宋体" w:hint="eastAsia"/>
          <w:sz w:val="24"/>
        </w:rPr>
        <w:t>明细统一走全屏弹窗：查看 / AI 核验 / 回函快递信息 / 结果填写四类明细均为全屏 Modal，不占用独立路由；四者共用一个互斥状态；「回函快递信息」确认后直接衔接「结果填写」。关闭入口必须保留三处：右上角 ×、Esc、底栏按钮。</w:t>
      </w:r>
    </w:p>
    <w:p>
      <w:pPr>
        <w:numPr>
          <w:ilvl w:val="0"/>
          <w:numId w:val="27"/>
        </w:numPr>
        <w:spacing w:line="360" w:lineRule="auto"/>
      </w:pPr>
      <w:r>
        <w:rPr>
          <w:rFonts w:ascii="宋体" w:hAnsi="宋体" w:cs="宋体" w:eastAsia="宋体" w:hint="eastAsia"/>
          <w:sz w:val="24"/>
        </w:rPr>
        <w:t>明细弹窗的布局栅格：采用「左函证文件 + 右表单」双栏 —— 左侧预览为弹性主区域（约 55%），右侧表单 label 统一 200px 右对齐，AI 建议条与表单共用同一栅格上下对齐成一条线；行距 16px。</w:t>
      </w:r>
    </w:p>
    <w:p>
      <w:pPr>
        <w:numPr>
          <w:ilvl w:val="0"/>
          <w:numId w:val="27"/>
        </w:numPr>
        <w:spacing w:line="360" w:lineRule="auto"/>
      </w:pPr>
      <w:r>
        <w:rPr>
          <w:rFonts w:ascii="宋体" w:hAnsi="宋体" w:cs="宋体" w:eastAsia="宋体" w:hint="eastAsia"/>
          <w:sz w:val="24"/>
        </w:rPr>
        <w:t>操作区：结构恒定优先于入口数量：列表操作列现在只有「查看」—— 同一个位置在任何行上都是同一件事，业务人员只需记一次。反复减少入口的依据是同一条：同一动作不留第二处入口 —— "下一步 / 补正"都在「回函信息录入进度」步骤条上（当前步加字重 + 任一步随时可点），"看 AI 结论并表态"在「核查事项复核」列上。这条规范经历四轮演进，结论比过程重要：</w:t>
      </w:r>
    </w:p>
    <w:p>
      <w:pPr>
        <w:numPr>
          <w:ilvl w:val="0"/>
          <w:numId w:val="27"/>
        </w:numPr>
        <w:spacing w:line="360" w:lineRule="auto"/>
      </w:pPr>
      <w:r>
        <w:rPr>
          <w:rFonts w:ascii="宋体" w:hAnsi="宋体" w:cs="宋体" w:eastAsia="宋体" w:hint="eastAsia"/>
          <w:sz w:val="24"/>
        </w:rPr>
        <w:t>v2.14 试过「主按钮 + 更多下拉」→ 用户指出菜单里按钮重复、还摆着灰掉的禁用项；</w:t>
      </w:r>
    </w:p>
    <w:p>
      <w:pPr>
        <w:numPr>
          <w:ilvl w:val="0"/>
          <w:numId w:val="27"/>
        </w:numPr>
        <w:spacing w:line="360" w:lineRule="auto"/>
      </w:pPr>
      <w:r>
        <w:rPr>
          <w:rFonts w:ascii="宋体" w:hAnsi="宋体" w:cs="宋体" w:eastAsia="宋体" w:hint="eastAsia"/>
          <w:sz w:val="24"/>
        </w:rPr>
        <w:t>为「主按钮 + 4 个平铺入口」→ 用「已完成不显示主按钮」消解重复，但高亮位置随进度移动；</w:t>
      </w:r>
    </w:p>
    <w:p>
      <w:pPr>
        <w:numPr>
          <w:ilvl w:val="0"/>
          <w:numId w:val="27"/>
        </w:numPr>
        <w:spacing w:line="360" w:lineRule="auto"/>
      </w:pPr>
      <w:r>
        <w:rPr>
          <w:rFonts w:ascii="宋体" w:hAnsi="宋体" w:cs="宋体" w:eastAsia="宋体" w:hint="eastAsia"/>
          <w:sz w:val="24"/>
        </w:rPr>
        <w:t>v2.19 又试「两个常驻入口 + 进度高亮 + 无风险件一键确认」→ 用户反馈「我半天都没搞明白，如果是用户第一次使用，知道该怎么用」（同一列里按钮因行而异，记忆不成立）；</w:t>
      </w:r>
    </w:p>
    <w:p>
      <w:pPr>
        <w:numPr>
          <w:ilvl w:val="0"/>
          <w:numId w:val="27"/>
        </w:numPr>
        <w:spacing w:line="360" w:lineRule="auto"/>
      </w:pPr>
      <w:r>
        <w:rPr>
          <w:rFonts w:ascii="宋体" w:hAnsi="宋体" w:cs="宋体" w:eastAsia="宋体" w:hint="eastAsia"/>
          <w:sz w:val="24"/>
        </w:rPr>
        <w:t>可预期性靠界面本身而非悬停：「下一步在哪」由步骤条的当前步字重表达 —— 原先靠进度列直写「下一步：xxx」并与主按钮逐字相同，主按钮已删，该写法随之作废；每个按钮悬停说明「点了会发生什么」。</w:t>
      </w:r>
    </w:p>
    <w:p>
      <w:pPr>
        <w:pStyle w:val="4"/>
        <w:spacing w:line="360" w:lineRule="auto"/>
      </w:pPr>
      <w:r>
        <w:rPr>
          <w:rFonts w:hint="eastAsia"/>
        </w:rPr>
        <w:t>引导与可访问性</w:t>
      </w:r>
    </w:p>
    <w:p>
      <w:pPr>
        <w:numPr>
          <w:ilvl w:val="0"/>
          <w:numId w:val="27"/>
        </w:numPr>
        <w:spacing w:line="360" w:lineRule="auto"/>
      </w:pPr>
      <w:r>
        <w:rPr>
          <w:rFonts w:ascii="宋体" w:hAnsi="宋体" w:cs="宋体" w:eastAsia="宋体" w:hint="eastAsia"/>
          <w:sz w:val="24"/>
        </w:rPr>
        <w:t>空状态给出两个并列的上传入口 ——「上传往来函证回函」「上传银行函证回函」。</w:t>
      </w:r>
    </w:p>
    <w:p>
      <w:pPr>
        <w:numPr>
          <w:ilvl w:val="0"/>
          <w:numId w:val="27"/>
        </w:numPr>
        <w:spacing w:line="360" w:lineRule="auto"/>
      </w:pPr>
      <w:r>
        <w:rPr>
          <w:rFonts w:ascii="宋体" w:hAnsi="宋体" w:cs="宋体" w:eastAsia="宋体" w:hint="eastAsia"/>
          <w:sz w:val="24"/>
        </w:rPr>
        <w:t>字段级 tooltip：AI 字段悬停显示「来源 + 置信度 + 需人工确认」。关键列标题没有 tooltip。</w:t>
      </w:r>
    </w:p>
    <w:p>
      <w:pPr>
        <w:numPr>
          <w:ilvl w:val="0"/>
          <w:numId w:val="27"/>
        </w:numPr>
        <w:spacing w:line="360" w:lineRule="auto"/>
      </w:pPr>
      <w:r>
        <w:rPr>
          <w:rFonts w:ascii="宋体" w:hAnsi="宋体" w:cs="宋体" w:eastAsia="宋体" w:hint="eastAsia"/>
          <w:sz w:val="24"/>
        </w:rPr>
        <w:t>仅图标的可点击元素必须带 aria-label。</w:t>
      </w:r>
    </w:p>
    <w:p>
      <w:pPr>
        <w:numPr>
          <w:ilvl w:val="0"/>
          <w:numId w:val="27"/>
        </w:numPr>
        <w:spacing w:line="360" w:lineRule="auto"/>
      </w:pPr>
      <w:r>
        <w:rPr>
          <w:rFonts w:ascii="宋体" w:hAnsi="宋体" w:cs="宋体" w:eastAsia="宋体" w:hint="eastAsia"/>
          <w:sz w:val="24"/>
        </w:rPr>
        <w:t>破坏性操作（删除）必须二次确认，按钮文案明确为「删除」。</w:t>
      </w:r>
    </w:p>
    <w:p>
      <w:pPr>
        <w:numPr>
          <w:ilvl w:val="0"/>
          <w:numId w:val="27"/>
        </w:numPr>
        <w:spacing w:line="360" w:lineRule="auto"/>
      </w:pPr>
      <w:r>
        <w:rPr>
          <w:rFonts w:ascii="宋体" w:hAnsi="宋体" w:cs="宋体" w:eastAsia="宋体" w:hint="eastAsia"/>
          <w:sz w:val="24"/>
        </w:rPr>
        <w:t>固定定位元素需适配安全区（safe-area-inset）。</w:t>
      </w:r>
    </w:p>
    <w:p>
      <w:pPr>
        <w:numPr>
          <w:ilvl w:val="0"/>
          <w:numId w:val="27"/>
        </w:numPr>
        <w:spacing w:line="360" w:lineRule="auto"/>
      </w:pPr>
      <w:r>
        <w:rPr>
          <w:rFonts w:ascii="宋体" w:hAnsi="宋体" w:cs="宋体" w:eastAsia="宋体" w:hint="eastAsia"/>
          <w:sz w:val="24"/>
        </w:rPr>
        <w:t>动效仅使用 transform / opacity，并支持 prefers-reduced-motion。</w:t>
      </w:r>
    </w:p>
    <w:p>
      <w:pPr>
        <w:pStyle w:val="3"/>
        <w:spacing w:line="360" w:lineRule="auto"/>
      </w:pPr>
      <w:r>
        <w:rPr>
          <w:rFonts w:hint="eastAsia"/>
        </w:rPr>
        <w:t>附录 C：非功能性要求</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52"/>
        <w:gridCol w:w="4252"/>
      </w:tblGrid>
      <w:tr>
        <w:tc>
          <w:tcPr>
            <w:tcW w:type="dxa" w:w="4153"/>
          </w:tcPr>
          <w:p>
            <w:pPr>
              <w:spacing w:line="360" w:lineRule="auto" w:before="0" w:after="0"/>
            </w:pPr>
            <w:r>
              <w:rPr>
                <w:rFonts w:ascii="宋体" w:hAnsi="宋体" w:cs="宋体" w:eastAsia="宋体" w:hint="eastAsia"/>
                <w:b w:val="0"/>
                <w:sz w:val="24"/>
              </w:rPr>
              <w:t>编号</w:t>
            </w:r>
          </w:p>
        </w:tc>
        <w:tc>
          <w:tcPr>
            <w:tcW w:type="dxa" w:w="4153"/>
          </w:tcPr>
          <w:p>
            <w:pPr>
              <w:spacing w:line="360" w:lineRule="auto" w:before="0" w:after="0"/>
            </w:pPr>
            <w:r>
              <w:rPr>
                <w:rFonts w:ascii="宋体" w:hAnsi="宋体" w:cs="宋体" w:eastAsia="宋体" w:hint="eastAsia"/>
                <w:b w:val="0"/>
                <w:sz w:val="24"/>
              </w:rPr>
              <w:t>要求</w:t>
            </w:r>
          </w:p>
        </w:tc>
      </w:tr>
      <w:tr>
        <w:tc>
          <w:tcPr>
            <w:tcW w:type="dxa" w:w="4153"/>
          </w:tcPr>
          <w:p>
            <w:pPr>
              <w:spacing w:line="360" w:lineRule="auto" w:before="0" w:after="0"/>
            </w:pPr>
            <w:r>
              <w:rPr>
                <w:rFonts w:ascii="宋体" w:hAnsi="宋体" w:cs="宋体" w:eastAsia="宋体" w:hint="eastAsia"/>
                <w:b w:val="0"/>
                <w:sz w:val="24"/>
              </w:rPr>
              <w:t>N-01</w:t>
            </w:r>
          </w:p>
        </w:tc>
        <w:tc>
          <w:tcPr>
            <w:tcW w:type="dxa" w:w="4153"/>
          </w:tcPr>
          <w:p>
            <w:pPr>
              <w:spacing w:line="360" w:lineRule="auto" w:before="0" w:after="0"/>
            </w:pPr>
            <w:r>
              <w:rPr>
                <w:rFonts w:ascii="宋体" w:hAnsi="宋体" w:cs="宋体" w:eastAsia="宋体" w:hint="eastAsia"/>
                <w:b w:val="0"/>
                <w:sz w:val="24"/>
              </w:rPr>
              <w:t>识别过程必须异步执行，界面全程可交互，不得阻塞用户操作</w:t>
            </w:r>
          </w:p>
        </w:tc>
      </w:tr>
      <w:tr>
        <w:tc>
          <w:tcPr>
            <w:tcW w:type="dxa" w:w="4153"/>
          </w:tcPr>
          <w:p>
            <w:pPr>
              <w:spacing w:line="360" w:lineRule="auto" w:before="0" w:after="0"/>
            </w:pPr>
            <w:r>
              <w:rPr>
                <w:rFonts w:ascii="宋体" w:hAnsi="宋体" w:cs="宋体" w:eastAsia="宋体" w:hint="eastAsia"/>
                <w:b w:val="0"/>
                <w:sz w:val="24"/>
              </w:rPr>
              <w:t>N-02</w:t>
            </w:r>
          </w:p>
        </w:tc>
        <w:tc>
          <w:tcPr>
            <w:tcW w:type="dxa" w:w="4153"/>
          </w:tcPr>
          <w:p>
            <w:pPr>
              <w:spacing w:line="360" w:lineRule="auto" w:before="0" w:after="0"/>
            </w:pPr>
            <w:r>
              <w:rPr>
                <w:rFonts w:ascii="宋体" w:hAnsi="宋体" w:cs="宋体" w:eastAsia="宋体" w:hint="eastAsia"/>
                <w:b w:val="0"/>
                <w:sz w:val="24"/>
              </w:rPr>
              <w:t>识别队列需可最小化，用户可边识别边浏览列表</w:t>
            </w:r>
          </w:p>
        </w:tc>
      </w:tr>
      <w:tr>
        <w:tc>
          <w:tcPr>
            <w:tcW w:type="dxa" w:w="4153"/>
          </w:tcPr>
          <w:p>
            <w:pPr>
              <w:spacing w:line="360" w:lineRule="auto" w:before="0" w:after="0"/>
            </w:pPr>
            <w:r>
              <w:rPr>
                <w:rFonts w:ascii="宋体" w:hAnsi="宋体" w:cs="宋体" w:eastAsia="宋体" w:hint="eastAsia"/>
                <w:b w:val="0"/>
                <w:sz w:val="24"/>
              </w:rPr>
              <w:t>N-03</w:t>
            </w:r>
          </w:p>
        </w:tc>
        <w:tc>
          <w:tcPr>
            <w:tcW w:type="dxa" w:w="4153"/>
          </w:tcPr>
          <w:p>
            <w:pPr>
              <w:spacing w:line="360" w:lineRule="auto" w:before="0" w:after="0"/>
            </w:pPr>
            <w:r>
              <w:rPr>
                <w:rFonts w:ascii="宋体" w:hAnsi="宋体" w:cs="宋体" w:eastAsia="宋体" w:hint="eastAsia"/>
                <w:b w:val="0"/>
                <w:sz w:val="24"/>
              </w:rPr>
              <w:t>识别失败必须可见、可理解、可恢复（给出原因与下一步动作）</w:t>
            </w:r>
          </w:p>
        </w:tc>
      </w:tr>
      <w:tr>
        <w:tc>
          <w:tcPr>
            <w:tcW w:type="dxa" w:w="4153"/>
          </w:tcPr>
          <w:p>
            <w:pPr>
              <w:spacing w:line="360" w:lineRule="auto" w:before="0" w:after="0"/>
            </w:pPr>
            <w:r>
              <w:rPr>
                <w:rFonts w:ascii="宋体" w:hAnsi="宋体" w:cs="宋体" w:eastAsia="宋体" w:hint="eastAsia"/>
                <w:b w:val="0"/>
                <w:sz w:val="24"/>
              </w:rPr>
              <w:t>N-04</w:t>
            </w:r>
          </w:p>
        </w:tc>
        <w:tc>
          <w:tcPr>
            <w:tcW w:type="dxa" w:w="4153"/>
          </w:tcPr>
          <w:p>
            <w:pPr>
              <w:spacing w:line="360" w:lineRule="auto" w:before="0" w:after="0"/>
            </w:pPr>
            <w:r>
              <w:rPr>
                <w:rFonts w:ascii="宋体" w:hAnsi="宋体" w:cs="宋体" w:eastAsia="宋体" w:hint="eastAsia"/>
                <w:b w:val="0"/>
                <w:sz w:val="24"/>
              </w:rPr>
              <w:t>所有 AI 结果与人工操作需可追溯（来源、置信度、核验人、时间）</w:t>
            </w:r>
          </w:p>
        </w:tc>
      </w:tr>
      <w:tr>
        <w:tc>
          <w:tcPr>
            <w:tcW w:type="dxa" w:w="4153"/>
          </w:tcPr>
          <w:p>
            <w:pPr>
              <w:spacing w:line="360" w:lineRule="auto" w:before="0" w:after="0"/>
            </w:pPr>
            <w:r>
              <w:rPr>
                <w:rFonts w:ascii="宋体" w:hAnsi="宋体" w:cs="宋体" w:eastAsia="宋体" w:hint="eastAsia"/>
                <w:b w:val="0"/>
                <w:sz w:val="24"/>
              </w:rPr>
              <w:t>N-05</w:t>
            </w:r>
          </w:p>
        </w:tc>
        <w:tc>
          <w:tcPr>
            <w:tcW w:type="dxa" w:w="4153"/>
          </w:tcPr>
          <w:p>
            <w:pPr>
              <w:spacing w:line="360" w:lineRule="auto" w:before="0" w:after="0"/>
            </w:pPr>
            <w:r>
              <w:rPr>
                <w:rFonts w:ascii="宋体" w:hAnsi="宋体" w:cs="宋体" w:eastAsia="宋体" w:hint="eastAsia"/>
                <w:b w:val="0"/>
                <w:sz w:val="24"/>
              </w:rPr>
              <w:t>列表在 1000 条量级下滚动与筛选流畅</w:t>
            </w:r>
          </w:p>
        </w:tc>
      </w:tr>
      <w:tr>
        <w:tc>
          <w:tcPr>
            <w:tcW w:type="dxa" w:w="4153"/>
          </w:tcPr>
          <w:p>
            <w:pPr>
              <w:spacing w:line="360" w:lineRule="auto" w:before="0" w:after="0"/>
            </w:pPr>
            <w:r>
              <w:rPr>
                <w:rFonts w:ascii="宋体" w:hAnsi="宋体" w:cs="宋体" w:eastAsia="宋体" w:hint="eastAsia"/>
                <w:b w:val="0"/>
                <w:sz w:val="24"/>
              </w:rPr>
              <w:t>N-06</w:t>
            </w:r>
          </w:p>
        </w:tc>
        <w:tc>
          <w:tcPr>
            <w:tcW w:type="dxa" w:w="4153"/>
          </w:tcPr>
          <w:p>
            <w:pPr>
              <w:spacing w:line="360" w:lineRule="auto" w:before="0" w:after="0"/>
            </w:pPr>
            <w:r>
              <w:rPr>
                <w:rFonts w:ascii="宋体" w:hAnsi="宋体" w:cs="宋体" w:eastAsia="宋体" w:hint="eastAsia"/>
                <w:b w:val="0"/>
                <w:sz w:val="24"/>
              </w:rPr>
              <w:t>界面在 1440px 及以上宽度无需横向滚动即可完整展示核心列（次要列可横向滚动）</w:t>
            </w:r>
          </w:p>
        </w:tc>
      </w:tr>
      <w:tr>
        <w:tc>
          <w:tcPr>
            <w:tcW w:type="dxa" w:w="4153"/>
          </w:tcPr>
          <w:p>
            <w:pPr>
              <w:spacing w:line="360" w:lineRule="auto" w:before="0" w:after="0"/>
            </w:pPr>
            <w:r>
              <w:rPr>
                <w:rFonts w:ascii="宋体" w:hAnsi="宋体" w:cs="宋体" w:eastAsia="宋体" w:hint="eastAsia"/>
                <w:b w:val="0"/>
                <w:sz w:val="24"/>
              </w:rPr>
              <w:t>N-07</w:t>
            </w:r>
          </w:p>
        </w:tc>
        <w:tc>
          <w:tcPr>
            <w:tcW w:type="dxa" w:w="4153"/>
          </w:tcPr>
          <w:p>
            <w:pPr>
              <w:spacing w:line="360" w:lineRule="auto" w:before="0" w:after="0"/>
            </w:pPr>
            <w:r>
              <w:rPr>
                <w:rFonts w:ascii="宋体" w:hAnsi="宋体" w:cs="宋体" w:eastAsia="宋体" w:hint="eastAsia"/>
                <w:b w:val="0"/>
                <w:sz w:val="24"/>
              </w:rPr>
              <w:t>同一函证多次回函时，历史回函数据不得丢失，须可随时查看</w:t>
            </w:r>
          </w:p>
        </w:tc>
      </w:tr>
      <w:tr>
        <w:tc>
          <w:tcPr>
            <w:tcW w:type="dxa" w:w="4153"/>
          </w:tcPr>
          <w:p>
            <w:pPr>
              <w:spacing w:line="360" w:lineRule="auto" w:before="0" w:after="0"/>
            </w:pPr>
            <w:r>
              <w:rPr>
                <w:rFonts w:ascii="宋体" w:hAnsi="宋体" w:cs="宋体" w:eastAsia="宋体" w:hint="eastAsia"/>
                <w:b w:val="0"/>
                <w:sz w:val="24"/>
              </w:rPr>
              <w:t>N-08</w:t>
            </w:r>
          </w:p>
        </w:tc>
        <w:tc>
          <w:tcPr>
            <w:tcW w:type="dxa" w:w="4153"/>
          </w:tcPr>
          <w:p>
            <w:pPr>
              <w:spacing w:line="360" w:lineRule="auto" w:before="0" w:after="0"/>
            </w:pPr>
            <w:r>
              <w:rPr>
                <w:rFonts w:ascii="宋体" w:hAnsi="宋体" w:cs="宋体" w:eastAsia="宋体" w:hint="eastAsia"/>
                <w:b w:val="0"/>
                <w:sz w:val="24"/>
              </w:rPr>
              <w:t>不得引入 resize-observer-polyfill：AntD 的 rc-resize-observer 默认依赖它，而该 polyfill 内部自行调用 getBoundingClientRect 并维护元素登记表，元素卸载与其轮询的竞态会抛「null 测量」报错。本项目已用 vite resolve.alias 换成原生实现（src/utils/nativeResizeObserver.ts），后续新增依赖或调整构建配置时须保证这一替换不被绕过</w:t>
            </w:r>
          </w:p>
        </w:tc>
      </w:tr>
      <w:tr>
        <w:tc>
          <w:tcPr>
            <w:tcW w:type="dxa" w:w="4153"/>
          </w:tcPr>
          <w:p>
            <w:pPr>
              <w:spacing w:line="360" w:lineRule="auto" w:before="0" w:after="0"/>
            </w:pPr>
            <w:r>
              <w:rPr>
                <w:rFonts w:ascii="宋体" w:hAnsi="宋体" w:cs="宋体" w:eastAsia="宋体" w:hint="eastAsia"/>
                <w:b w:val="0"/>
                <w:sz w:val="24"/>
              </w:rPr>
              <w:t>N-09</w:t>
            </w:r>
          </w:p>
        </w:tc>
        <w:tc>
          <w:tcPr>
            <w:tcW w:type="dxa" w:w="4153"/>
          </w:tcPr>
          <w:p>
            <w:pPr>
              <w:spacing w:line="360" w:lineRule="auto" w:before="0" w:after="0"/>
            </w:pPr>
            <w:r>
              <w:rPr>
                <w:rFonts w:ascii="宋体" w:hAnsi="宋体" w:cs="宋体" w:eastAsia="宋体" w:hint="eastAsia"/>
                <w:b w:val="0"/>
                <w:sz w:val="24"/>
              </w:rPr>
              <w:t>全局错误守卫必须在任何模块脚本之前挂载：内联于 index.html，且须同时覆盖 error 与 unhandledrejection（AntD 大量通过 Promise.resolve.then(...) 延后测量，抛错形态是 unhandledrejection）</w:t>
            </w:r>
          </w:p>
        </w:tc>
      </w:tr>
      <w:tr>
        <w:tc>
          <w:tcPr>
            <w:tcW w:type="dxa" w:w="4153"/>
          </w:tcPr>
          <w:p>
            <w:pPr>
              <w:spacing w:line="360" w:lineRule="auto" w:before="0" w:after="0"/>
            </w:pPr>
            <w:r>
              <w:rPr>
                <w:rFonts w:ascii="宋体" w:hAnsi="宋体" w:cs="宋体" w:eastAsia="宋体" w:hint="eastAsia"/>
                <w:b w:val="0"/>
                <w:sz w:val="24"/>
              </w:rPr>
              <w:t>N-10</w:t>
            </w:r>
          </w:p>
        </w:tc>
        <w:tc>
          <w:tcPr>
            <w:tcW w:type="dxa" w:w="4153"/>
          </w:tcPr>
          <w:p>
            <w:pPr>
              <w:spacing w:line="360" w:lineRule="auto" w:before="0" w:after="0"/>
            </w:pPr>
            <w:r>
              <w:rPr>
                <w:rFonts w:ascii="宋体" w:hAnsi="宋体" w:cs="宋体" w:eastAsia="宋体" w:hint="eastAsia"/>
                <w:b w:val="0"/>
                <w:sz w:val="24"/>
              </w:rPr>
              <w:t>「识别切分」的效率须在项目实施前实测，并据此决定是否降级：识别与切分是异步的（上传后后台跑，界面不阻塞），其可用性取决于时延 —— 实测口径 = 从上传到「快递面单识别」结果可用（面单页可预切、单号可读）的耗时。若效率很低，则只保留手动切分录入（用户在页缩略图墙上切分、逐段指定归属、手工填快递单号），去掉识别给出的面单页与预切那一层；两条链路的功能边界见 5.2 与约束 C-13</w:t>
            </w:r>
          </w:p>
        </w:tc>
      </w:tr>
    </w:tbl>
    <w:p>
      <w:pPr>
        <w:pStyle w:val="3"/>
        <w:spacing w:line="360" w:lineRule="auto"/>
      </w:pPr>
      <w:r>
        <w:rPr>
          <w:rFonts w:hint="eastAsia"/>
        </w:rPr>
        <w:t>附录 D：后续待讨论事项</w:t>
      </w:r>
    </w:p>
    <w:p>
      <w:pPr>
        <w:numPr>
          <w:ilvl w:val="0"/>
          <w:numId w:val="27"/>
        </w:numPr>
        <w:spacing w:line="360" w:lineRule="auto"/>
      </w:pPr>
      <w:r>
        <w:rPr>
          <w:rFonts w:ascii="宋体" w:hAnsi="宋体" w:cs="宋体" w:eastAsia="宋体" w:hint="eastAsia"/>
          <w:sz w:val="24"/>
        </w:rPr>
        <w:t>真实 OCR / minerU 服务接入：当前原型为前端 Mock，需确定服务形态（同步接口 / 异步任务 + 回调或轮询）。：银行函证需支持两批交付（批一 = 归属类，必达且要快；批二 = 表格类，可慢），故接口形态要能先回一批、后回一批；并需确定 MinerU 的超时阈值与重试策略、以及失败后人工录入询证项金额的落库口径（是否视为人工确认值）。</w:t>
      </w:r>
    </w:p>
    <w:p>
      <w:pPr>
        <w:numPr>
          <w:ilvl w:val="0"/>
          <w:numId w:val="27"/>
        </w:numPr>
        <w:spacing w:line="360" w:lineRule="auto"/>
      </w:pPr>
      <w:r>
        <w:rPr>
          <w:rFonts w:ascii="宋体" w:hAnsi="宋体" w:cs="宋体" w:eastAsia="宋体" w:hint="eastAsia"/>
          <w:sz w:val="24"/>
        </w:rPr>
        <w:t>文件预览服务：原型已用 pdf.js 自渲染实现双视图与批注叠加；KKFileView 保留备用（供 Word / Excel 等 pdf.js 不支持的格式）。生产环境仍需确认文件服务的临时签名 URL 策略与离线部署方案。</w:t>
      </w:r>
    </w:p>
    <w:p>
      <w:pPr>
        <w:numPr>
          <w:ilvl w:val="0"/>
          <w:numId w:val="27"/>
        </w:numPr>
        <w:spacing w:line="360" w:lineRule="auto"/>
      </w:pPr>
      <w:r>
        <w:rPr>
          <w:rFonts w:ascii="宋体" w:hAnsi="宋体" w:cs="宋体" w:eastAsia="宋体" w:hint="eastAsia"/>
          <w:sz w:val="24"/>
        </w:rPr>
        <w:t>快递数据导入增强：Excel 模板字段确认、导入前的运单号预校验与冲突处理。</w:t>
      </w:r>
    </w:p>
    <w:p>
      <w:pPr>
        <w:numPr>
          <w:ilvl w:val="0"/>
          <w:numId w:val="27"/>
        </w:numPr>
        <w:spacing w:line="360" w:lineRule="auto"/>
      </w:pPr>
      <w:r>
        <w:rPr>
          <w:rFonts w:ascii="宋体" w:hAnsi="宋体" w:cs="宋体" w:eastAsia="宋体" w:hint="eastAsia"/>
          <w:sz w:val="24"/>
        </w:rPr>
        <w:t>核验留痕的完整闭环：是否需要记录 AI 原始结论与人工覆盖的差异对照。</w:t>
      </w:r>
    </w:p>
    <w:p>
      <w:pPr>
        <w:numPr>
          <w:ilvl w:val="0"/>
          <w:numId w:val="27"/>
        </w:numPr>
        <w:spacing w:line="360" w:lineRule="auto"/>
      </w:pPr>
      <w:r>
        <w:rPr>
          <w:rFonts w:ascii="宋体" w:hAnsi="宋体" w:cs="宋体" w:eastAsia="宋体" w:hint="eastAsia"/>
          <w:sz w:val="24"/>
        </w:rPr>
        <w:t>银行面单随批次的落地细节：「一次上传 = 一个快递袋 = 一个批次」这个约定，如何在界面上让业务人员明确知晓（上传时的显式提示？批次命名？）；以及五条交叉校验里哪几条是"提示"、哪几条是"阻断"（例如寄件人与被询证单位不一致时，是仅提示还是要求人工确认后才可继续）。</w:t>
      </w:r>
    </w:p>
    <w:p>
      <w:pPr>
        <w:numPr>
          <w:ilvl w:val="0"/>
          <w:numId w:val="27"/>
        </w:numPr>
        <w:spacing w:line="360" w:lineRule="auto"/>
      </w:pPr>
      <w:r>
        <w:rPr>
          <w:rFonts w:ascii="宋体" w:hAnsi="宋体" w:cs="宋体" w:eastAsia="宋体" w:hint="eastAsia"/>
          <w:sz w:val="24"/>
        </w:rPr>
        <w:t>银行检测项收敛后的旧数据兼容：取消「骑缝章」「快递面单」两项后，历史记录里已有的这两项检测结果如何呈现（直接隐藏 / 保留只读 / 标注"该项已停用"）。</w:t>
      </w:r>
    </w:p>
    <w:p>
      <w:pPr>
        <w:numPr>
          <w:ilvl w:val="0"/>
          <w:numId w:val="27"/>
        </w:numPr>
        <w:spacing w:line="360" w:lineRule="auto"/>
      </w:pPr>
      <w:r>
        <w:rPr>
          <w:rFonts w:ascii="宋体" w:hAnsi="宋体" w:cs="宋体" w:eastAsia="宋体" w:hint="eastAsia"/>
          <w:sz w:val="24"/>
        </w:rPr>
        <w:t>切分与识别的并发上限：份间并行后，单个批次的并发任务数是否需要限流（如一次最多同时跑 N 份）、限流判据是什么（页数 / 检测项数 / 服务端容量），需与后端一并确定。</w:t>
      </w:r>
    </w:p>
    <w:p>
      <w:pPr>
        <w:numPr>
          <w:ilvl w:val="0"/>
          <w:numId w:val="27"/>
        </w:numPr>
        <w:spacing w:line="360" w:lineRule="auto"/>
      </w:pPr>
      <w:r>
        <w:rPr>
          <w:rFonts w:ascii="宋体" w:hAnsi="宋体" w:cs="宋体" w:eastAsia="宋体" w:hint="eastAsia"/>
          <w:sz w:val="24"/>
        </w:rPr>
        <w:t>权限控制：核验人角色与操作权限边界 —— 本期不涉及，需求文档中各功能块的「功能权限」部分暂留空。</w:t>
      </w:r>
    </w:p>
    <w:p>
      <w:pPr>
        <w:numPr>
          <w:ilvl w:val="0"/>
          <w:numId w:val="27"/>
        </w:numPr>
        <w:spacing w:line="360" w:lineRule="auto"/>
      </w:pPr>
      <w:r>
        <w:rPr>
          <w:rFonts w:ascii="宋体" w:hAnsi="宋体" w:cs="宋体" w:eastAsia="宋体" w:hint="eastAsia"/>
          <w:sz w:val="24"/>
        </w:rPr>
        <w:t>历史回函的归档策略：多次回函的历史记录是否需要独立导出或单独报表。</w:t>
      </w:r>
    </w:p>
    <w:p>
      <w:pPr>
        <w:numPr>
          <w:ilvl w:val="0"/>
          <w:numId w:val="27"/>
        </w:numPr>
        <w:spacing w:line="360" w:lineRule="auto"/>
      </w:pPr>
      <w:r>
        <w:rPr>
          <w:rFonts w:ascii="宋体" w:hAnsi="宋体" w:cs="宋体" w:eastAsia="宋体" w:hint="eastAsia"/>
          <w:sz w:val="24"/>
        </w:rPr>
        <w:t>批注坐标的真实来源：当前批注坐标为按样例件手工校准的演示值，需接入版面分析服务输出真实坐标。</w:t>
      </w:r>
    </w:p>
    <w:p>
      <w:pPr>
        <w:numPr>
          <w:ilvl w:val="0"/>
          <w:numId w:val="27"/>
        </w:numPr>
        <w:spacing w:line="360" w:lineRule="auto"/>
      </w:pPr>
      <w:r>
        <w:rPr>
          <w:rFonts w:ascii="宋体" w:hAnsi="宋体" w:cs="宋体" w:eastAsia="宋体" w:hint="eastAsia"/>
          <w:sz w:val="24"/>
        </w:rPr>
        <w:t>预览层能力补全：PDF 文本层（选中复制金额 / Ctrl+F）、页面旋转、缩略图跳页、已渲染页 canvas 内存释放（大扫描件）、移动端双指捏合。</w:t>
      </w:r>
    </w:p>
    <w:p>
      <w:pPr>
        <w:spacing w:line="360" w:lineRule="auto"/>
      </w:pPr>
      <w:r>
        <w:rPr>
          <w:rFonts w:ascii="宋体" w:hAnsi="宋体" w:cs="宋体" w:eastAsia="宋体" w:hint="eastAsia"/>
          <w:sz w:val="24"/>
        </w:rPr>
        <w:t>待实现清单（2026-09-23 文档核对时逐条确认；集中在「只有规格、尚无界面」的部分）</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126"/>
        <w:gridCol w:w="2126"/>
        <w:gridCol w:w="2126"/>
        <w:gridCol w:w="2126"/>
      </w:tblGrid>
      <w:tr>
        <w:tc>
          <w:tcPr>
            <w:tcW w:type="dxa" w:w="2076"/>
          </w:tcPr>
          <w:p>
            <w:pPr>
              <w:spacing w:line="360" w:lineRule="auto" w:before="0" w:after="0"/>
            </w:pPr>
            <w:r>
              <w:rPr>
                <w:rFonts w:ascii="宋体" w:hAnsi="宋体" w:cs="宋体" w:eastAsia="宋体" w:hint="eastAsia"/>
                <w:b w:val="0"/>
                <w:sz w:val="24"/>
              </w:rPr>
              <w:t>#</w:t>
            </w:r>
          </w:p>
        </w:tc>
        <w:tc>
          <w:tcPr>
            <w:tcW w:type="dxa" w:w="2076"/>
          </w:tcPr>
          <w:p>
            <w:pPr>
              <w:spacing w:line="360" w:lineRule="auto" w:before="0" w:after="0"/>
            </w:pPr>
            <w:r>
              <w:rPr>
                <w:rFonts w:ascii="宋体" w:hAnsi="宋体" w:cs="宋体" w:eastAsia="宋体" w:hint="eastAsia"/>
                <w:b w:val="0"/>
                <w:sz w:val="24"/>
              </w:rPr>
              <w:t>项</w:t>
            </w:r>
          </w:p>
        </w:tc>
        <w:tc>
          <w:tcPr>
            <w:tcW w:type="dxa" w:w="2076"/>
          </w:tcPr>
          <w:p>
            <w:pPr>
              <w:spacing w:line="360" w:lineRule="auto" w:before="0" w:after="0"/>
            </w:pPr>
            <w:r>
              <w:rPr>
                <w:rFonts w:ascii="宋体" w:hAnsi="宋体" w:cs="宋体" w:eastAsia="宋体" w:hint="eastAsia"/>
                <w:b w:val="0"/>
                <w:sz w:val="24"/>
              </w:rPr>
              <w:t>现状</w:t>
            </w:r>
          </w:p>
        </w:tc>
        <w:tc>
          <w:tcPr>
            <w:tcW w:type="dxa" w:w="2076"/>
          </w:tcPr>
          <w:p>
            <w:pPr>
              <w:spacing w:line="360" w:lineRule="auto" w:before="0" w:after="0"/>
            </w:pPr>
            <w:r>
              <w:rPr>
                <w:rFonts w:ascii="宋体" w:hAnsi="宋体" w:cs="宋体" w:eastAsia="宋体" w:hint="eastAsia"/>
                <w:b w:val="0"/>
                <w:sz w:val="24"/>
              </w:rPr>
              <w:t>章节</w:t>
            </w:r>
          </w:p>
        </w:tc>
      </w:tr>
      <w:tr>
        <w:tc>
          <w:tcPr>
            <w:tcW w:type="dxa" w:w="2076"/>
          </w:tcPr>
          <w:p>
            <w:pPr>
              <w:spacing w:line="360" w:lineRule="auto" w:before="0" w:after="0"/>
            </w:pPr>
            <w:r>
              <w:rPr>
                <w:rFonts w:ascii="宋体" w:hAnsi="宋体" w:cs="宋体" w:eastAsia="宋体" w:hint="eastAsia"/>
                <w:b w:val="0"/>
                <w:sz w:val="24"/>
              </w:rPr>
              <w:t>1</w:t>
            </w:r>
          </w:p>
        </w:tc>
        <w:tc>
          <w:tcPr>
            <w:tcW w:type="dxa" w:w="2076"/>
          </w:tcPr>
          <w:p>
            <w:pPr>
              <w:spacing w:line="360" w:lineRule="auto" w:before="0" w:after="0"/>
            </w:pPr>
            <w:r>
              <w:rPr>
                <w:rFonts w:ascii="宋体" w:hAnsi="宋体" w:cs="宋体" w:eastAsia="宋体" w:hint="eastAsia"/>
                <w:b w:val="0"/>
                <w:sz w:val="24"/>
              </w:rPr>
              <w:t>银行面单随批次上传 + 五条交叉校验</w:t>
            </w:r>
          </w:p>
        </w:tc>
        <w:tc>
          <w:tcPr>
            <w:tcW w:type="dxa" w:w="2076"/>
          </w:tcPr>
          <w:p>
            <w:pPr>
              <w:spacing w:line="360" w:lineRule="auto" w:before="0" w:after="0"/>
            </w:pPr>
            <w:r>
              <w:rPr>
                <w:rFonts w:ascii="宋体" w:hAnsi="宋体" w:cs="宋体" w:eastAsia="宋体" w:hint="eastAsia"/>
                <w:b w:val="0"/>
                <w:sz w:val="24"/>
              </w:rPr>
              <w:t>数据模型与配对 / 校验算法已写好，但没有任何界面引用 —— 用户既看不到本批次上传了哪几张面单，也看不到五条校验的提示</w:t>
            </w:r>
          </w:p>
        </w:tc>
        <w:tc>
          <w:tcPr>
            <w:tcW w:type="dxa" w:w="2076"/>
          </w:tcPr>
          <w:p>
            <w:pPr>
              <w:spacing w:line="360" w:lineRule="auto" w:before="0" w:after="0"/>
            </w:pPr>
            <w:r>
              <w:rPr>
                <w:rFonts w:ascii="宋体" w:hAnsi="宋体" w:cs="宋体" w:eastAsia="宋体" w:hint="eastAsia"/>
                <w:b w:val="0"/>
                <w:sz w:val="24"/>
              </w:rPr>
              <w:t>5.4 / F-03d</w:t>
            </w:r>
          </w:p>
        </w:tc>
      </w:tr>
      <w:tr>
        <w:tc>
          <w:tcPr>
            <w:tcW w:type="dxa" w:w="2076"/>
          </w:tcPr>
          <w:p>
            <w:pPr>
              <w:spacing w:line="360" w:lineRule="auto" w:before="0" w:after="0"/>
            </w:pPr>
            <w:r>
              <w:rPr>
                <w:rFonts w:ascii="宋体" w:hAnsi="宋体" w:cs="宋体" w:eastAsia="宋体" w:hint="eastAsia"/>
                <w:b w:val="0"/>
                <w:sz w:val="24"/>
              </w:rPr>
              <w:t>2</w:t>
            </w:r>
          </w:p>
        </w:tc>
        <w:tc>
          <w:tcPr>
            <w:tcW w:type="dxa" w:w="2076"/>
          </w:tcPr>
          <w:p>
            <w:pPr>
              <w:spacing w:line="360" w:lineRule="auto" w:before="0" w:after="0"/>
            </w:pPr>
            <w:r>
              <w:rPr>
                <w:rFonts w:ascii="宋体" w:hAnsi="宋体" w:cs="宋体" w:eastAsia="宋体" w:hint="eastAsia"/>
                <w:b w:val="0"/>
                <w:sz w:val="24"/>
              </w:rPr>
              <w:t>同批次同面单，「确认一次即带入其余」</w:t>
            </w:r>
          </w:p>
        </w:tc>
        <w:tc>
          <w:tcPr>
            <w:tcW w:type="dxa" w:w="2076"/>
          </w:tcPr>
          <w:p>
            <w:pPr>
              <w:spacing w:line="360" w:lineRule="auto" w:before="0" w:after="0"/>
            </w:pPr>
            <w:r>
              <w:rPr>
                <w:rFonts w:ascii="宋体" w:hAnsi="宋体" w:cs="宋体" w:eastAsia="宋体" w:hint="eastAsia"/>
                <w:b w:val="0"/>
                <w:sz w:val="24"/>
              </w:rPr>
              <w:t>弹窗与状态层都无批次 / 面单感知，未实现</w:t>
            </w:r>
          </w:p>
        </w:tc>
        <w:tc>
          <w:tcPr>
            <w:tcW w:type="dxa" w:w="2076"/>
          </w:tcPr>
          <w:p>
            <w:pPr>
              <w:spacing w:line="360" w:lineRule="auto" w:before="0" w:after="0"/>
            </w:pPr>
            <w:r>
              <w:rPr>
                <w:rFonts w:ascii="宋体" w:hAnsi="宋体" w:cs="宋体" w:eastAsia="宋体" w:hint="eastAsia"/>
                <w:b w:val="0"/>
                <w:sz w:val="24"/>
              </w:rPr>
              <w:t>5.4</w:t>
            </w:r>
          </w:p>
        </w:tc>
      </w:tr>
      <w:tr>
        <w:tc>
          <w:tcPr>
            <w:tcW w:type="dxa" w:w="2076"/>
          </w:tcPr>
          <w:p>
            <w:pPr>
              <w:spacing w:line="360" w:lineRule="auto" w:before="0" w:after="0"/>
            </w:pPr>
            <w:r>
              <w:rPr>
                <w:rFonts w:ascii="宋体" w:hAnsi="宋体" w:cs="宋体" w:eastAsia="宋体" w:hint="eastAsia"/>
                <w:b w:val="0"/>
                <w:sz w:val="24"/>
              </w:rPr>
              <w:t>3</w:t>
            </w:r>
          </w:p>
        </w:tc>
        <w:tc>
          <w:tcPr>
            <w:tcW w:type="dxa" w:w="2076"/>
          </w:tcPr>
          <w:p>
            <w:pPr>
              <w:spacing w:line="360" w:lineRule="auto" w:before="0" w:after="0"/>
            </w:pPr>
            <w:r>
              <w:rPr>
                <w:rFonts w:ascii="宋体" w:hAnsi="宋体" w:cs="宋体" w:eastAsia="宋体" w:hint="eastAsia"/>
                <w:b w:val="0"/>
                <w:sz w:val="24"/>
              </w:rPr>
              <w:t>识别失败的恢复动作（重新识别 / 跳过该页）</w:t>
            </w:r>
          </w:p>
        </w:tc>
        <w:tc>
          <w:tcPr>
            <w:tcW w:type="dxa" w:w="2076"/>
          </w:tcPr>
          <w:p>
            <w:pPr>
              <w:spacing w:line="360" w:lineRule="auto" w:before="0" w:after="0"/>
            </w:pPr>
            <w:r>
              <w:rPr>
                <w:rFonts w:ascii="宋体" w:hAnsi="宋体" w:cs="宋体" w:eastAsia="宋体" w:hint="eastAsia"/>
                <w:b w:val="0"/>
                <w:sz w:val="24"/>
              </w:rPr>
              <w:t>只落了「失败原因呈现」；三处动作入口均未接入界面（其中「手动指定函证」已由归属下拉承担）</w:t>
            </w:r>
          </w:p>
        </w:tc>
        <w:tc>
          <w:tcPr>
            <w:tcW w:type="dxa" w:w="2076"/>
          </w:tcPr>
          <w:p>
            <w:pPr>
              <w:spacing w:line="360" w:lineRule="auto" w:before="0" w:after="0"/>
            </w:pPr>
            <w:r>
              <w:rPr>
                <w:rFonts w:ascii="宋体" w:hAnsi="宋体" w:cs="宋体" w:eastAsia="宋体" w:hint="eastAsia"/>
                <w:b w:val="0"/>
                <w:sz w:val="24"/>
              </w:rPr>
              <w:t>5.1 / F-05</w:t>
            </w:r>
          </w:p>
        </w:tc>
      </w:tr>
      <w:tr>
        <w:tc>
          <w:tcPr>
            <w:tcW w:type="dxa" w:w="2076"/>
          </w:tcPr>
          <w:p>
            <w:pPr>
              <w:spacing w:line="360" w:lineRule="auto" w:before="0" w:after="0"/>
            </w:pPr>
            <w:r>
              <w:rPr>
                <w:rFonts w:ascii="宋体" w:hAnsi="宋体" w:cs="宋体" w:eastAsia="宋体" w:hint="eastAsia"/>
                <w:b w:val="0"/>
                <w:sz w:val="24"/>
              </w:rPr>
              <w:t>4</w:t>
            </w:r>
          </w:p>
        </w:tc>
        <w:tc>
          <w:tcPr>
            <w:tcW w:type="dxa" w:w="2076"/>
          </w:tcPr>
          <w:p>
            <w:pPr>
              <w:spacing w:line="360" w:lineRule="auto" w:before="0" w:after="0"/>
            </w:pPr>
            <w:r>
              <w:rPr>
                <w:rFonts w:ascii="宋体" w:hAnsi="宋体" w:cs="宋体" w:eastAsia="宋体" w:hint="eastAsia"/>
                <w:b w:val="0"/>
                <w:sz w:val="24"/>
              </w:rPr>
              <w:t>询证事项「应用全部」</w:t>
            </w:r>
          </w:p>
        </w:tc>
        <w:tc>
          <w:tcPr>
            <w:tcW w:type="dxa" w:w="2076"/>
          </w:tcPr>
          <w:p>
            <w:pPr>
              <w:spacing w:line="360" w:lineRule="auto" w:before="0" w:after="0"/>
            </w:pPr>
            <w:r>
              <w:rPr>
                <w:rFonts w:ascii="宋体" w:hAnsi="宋体" w:cs="宋体" w:eastAsia="宋体" w:hint="eastAsia"/>
                <w:b w:val="0"/>
                <w:sz w:val="24"/>
              </w:rPr>
              <w:t>只有组级「应用 AI 识别值」，无整表级入口</w:t>
            </w:r>
          </w:p>
        </w:tc>
        <w:tc>
          <w:tcPr>
            <w:tcW w:type="dxa" w:w="2076"/>
          </w:tcPr>
          <w:p>
            <w:pPr>
              <w:spacing w:line="360" w:lineRule="auto" w:before="0" w:after="0"/>
            </w:pPr>
            <w:r>
              <w:rPr>
                <w:rFonts w:ascii="宋体" w:hAnsi="宋体" w:cs="宋体" w:eastAsia="宋体" w:hint="eastAsia"/>
                <w:b w:val="0"/>
                <w:sz w:val="24"/>
              </w:rPr>
              <w:t>5.5</w:t>
            </w:r>
          </w:p>
        </w:tc>
      </w:tr>
      <w:tr>
        <w:tc>
          <w:tcPr>
            <w:tcW w:type="dxa" w:w="2076"/>
          </w:tcPr>
          <w:p>
            <w:pPr>
              <w:spacing w:line="360" w:lineRule="auto" w:before="0" w:after="0"/>
            </w:pPr>
            <w:r>
              <w:rPr>
                <w:rFonts w:ascii="宋体" w:hAnsi="宋体" w:cs="宋体" w:eastAsia="宋体" w:hint="eastAsia"/>
                <w:b w:val="0"/>
                <w:sz w:val="24"/>
              </w:rPr>
              <w:t>5</w:t>
            </w:r>
          </w:p>
        </w:tc>
        <w:tc>
          <w:tcPr>
            <w:tcW w:type="dxa" w:w="2076"/>
          </w:tcPr>
          <w:p>
            <w:pPr>
              <w:spacing w:line="360" w:lineRule="auto" w:before="0" w:after="0"/>
            </w:pPr>
            <w:r>
              <w:rPr>
                <w:rFonts w:ascii="宋体" w:hAnsi="宋体" w:cs="宋体" w:eastAsia="宋体" w:hint="eastAsia"/>
                <w:b w:val="0"/>
                <w:sz w:val="24"/>
              </w:rPr>
              <w:t>配不上的行分「系统有 / 回函有」两档</w:t>
            </w:r>
          </w:p>
        </w:tc>
        <w:tc>
          <w:tcPr>
            <w:tcW w:type="dxa" w:w="2076"/>
          </w:tcPr>
          <w:p>
            <w:pPr>
              <w:spacing w:line="360" w:lineRule="auto" w:before="0" w:after="0"/>
            </w:pPr>
            <w:r>
              <w:rPr>
                <w:rFonts w:ascii="宋体" w:hAnsi="宋体" w:cs="宋体" w:eastAsia="宋体" w:hint="eastAsia"/>
                <w:b w:val="0"/>
                <w:sz w:val="24"/>
              </w:rPr>
              <w:t>目前统一落到「待核」一档</w:t>
            </w:r>
          </w:p>
        </w:tc>
        <w:tc>
          <w:tcPr>
            <w:tcW w:type="dxa" w:w="2076"/>
          </w:tcPr>
          <w:p>
            <w:pPr>
              <w:spacing w:line="360" w:lineRule="auto" w:before="0" w:after="0"/>
            </w:pPr>
            <w:r>
              <w:rPr>
                <w:rFonts w:ascii="宋体" w:hAnsi="宋体" w:cs="宋体" w:eastAsia="宋体" w:hint="eastAsia"/>
                <w:b w:val="0"/>
                <w:sz w:val="24"/>
              </w:rPr>
              <w:t>5.5</w:t>
            </w:r>
          </w:p>
        </w:tc>
      </w:tr>
      <w:tr>
        <w:tc>
          <w:tcPr>
            <w:tcW w:type="dxa" w:w="2076"/>
          </w:tcPr>
          <w:p>
            <w:pPr>
              <w:spacing w:line="360" w:lineRule="auto" w:before="0" w:after="0"/>
            </w:pPr>
            <w:r>
              <w:rPr>
                <w:rFonts w:ascii="宋体" w:hAnsi="宋体" w:cs="宋体" w:eastAsia="宋体" w:hint="eastAsia"/>
                <w:b w:val="0"/>
                <w:sz w:val="24"/>
              </w:rPr>
              <w:t>6</w:t>
            </w:r>
          </w:p>
        </w:tc>
        <w:tc>
          <w:tcPr>
            <w:tcW w:type="dxa" w:w="2076"/>
          </w:tcPr>
          <w:p>
            <w:pPr>
              <w:spacing w:line="360" w:lineRule="auto" w:before="0" w:after="0"/>
            </w:pPr>
            <w:r>
              <w:rPr>
                <w:rFonts w:ascii="宋体" w:hAnsi="宋体" w:cs="宋体" w:eastAsia="宋体" w:hint="eastAsia"/>
                <w:b w:val="0"/>
                <w:sz w:val="24"/>
              </w:rPr>
              <w:t>关键列标题的 tooltip</w:t>
            </w:r>
          </w:p>
        </w:tc>
        <w:tc>
          <w:tcPr>
            <w:tcW w:type="dxa" w:w="2076"/>
          </w:tcPr>
          <w:p>
            <w:pPr>
              <w:spacing w:line="360" w:lineRule="auto" w:before="0" w:after="0"/>
            </w:pPr>
            <w:r>
              <w:rPr>
                <w:rFonts w:ascii="宋体" w:hAnsi="宋体" w:cs="宋体" w:eastAsia="宋体" w:hint="eastAsia"/>
                <w:b w:val="0"/>
                <w:sz w:val="24"/>
              </w:rPr>
              <w:t>部分已完成：主表与回函记录表里需要解释的列已带悬停说明（如发函记录编号 / 回函情况），其余列仍是纯文本</w:t>
            </w:r>
          </w:p>
        </w:tc>
        <w:tc>
          <w:tcPr>
            <w:tcW w:type="dxa" w:w="2076"/>
          </w:tcPr>
          <w:p>
            <w:pPr>
              <w:spacing w:line="360" w:lineRule="auto" w:before="0" w:after="0"/>
            </w:pPr>
            <w:r>
              <w:rPr>
                <w:rFonts w:ascii="宋体" w:hAnsi="宋体" w:cs="宋体" w:eastAsia="宋体" w:hint="eastAsia"/>
                <w:b w:val="0"/>
                <w:sz w:val="24"/>
              </w:rPr>
              <w:t>5.10 / 7.7</w:t>
            </w:r>
          </w:p>
        </w:tc>
      </w:tr>
      <w:tr>
        <w:tc>
          <w:tcPr>
            <w:tcW w:type="dxa" w:w="2076"/>
          </w:tcPr>
          <w:p>
            <w:pPr>
              <w:spacing w:line="360" w:lineRule="auto" w:before="0" w:after="0"/>
            </w:pPr>
            <w:r>
              <w:rPr>
                <w:rFonts w:ascii="宋体" w:hAnsi="宋体" w:cs="宋体" w:eastAsia="宋体" w:hint="eastAsia"/>
                <w:b w:val="0"/>
                <w:sz w:val="24"/>
              </w:rPr>
              <w:t>7</w:t>
            </w:r>
          </w:p>
        </w:tc>
        <w:tc>
          <w:tcPr>
            <w:tcW w:type="dxa" w:w="2076"/>
          </w:tcPr>
          <w:p>
            <w:pPr>
              <w:spacing w:line="360" w:lineRule="auto" w:before="0" w:after="0"/>
            </w:pPr>
            <w:r>
              <w:rPr>
                <w:rFonts w:ascii="宋体" w:hAnsi="宋体" w:cs="宋体" w:eastAsia="宋体" w:hint="eastAsia"/>
                <w:b w:val="0"/>
                <w:sz w:val="24"/>
              </w:rPr>
              <w:t>入表前的识别进度没有载体</w:t>
            </w:r>
          </w:p>
        </w:tc>
        <w:tc>
          <w:tcPr>
            <w:tcW w:type="dxa" w:w="2076"/>
          </w:tcPr>
          <w:p>
            <w:pPr>
              <w:spacing w:line="360" w:lineRule="auto" w:before="0" w:after="0"/>
            </w:pPr>
            <w:r>
              <w:rPr>
                <w:rFonts w:ascii="宋体" w:hAnsi="宋体" w:cs="宋体" w:eastAsia="宋体" w:hint="eastAsia"/>
                <w:b w:val="0"/>
                <w:sz w:val="24"/>
              </w:rPr>
              <w:t>原「正在智能识别」区（2026-10-14 撤除）与右下角悬浮进度卡都不再挂载、仅保留组件备用；"批次正在跑"目前只由"跑完一封＝多一行"的落位动效表达，而两列要那一行已入表才有</w:t>
            </w:r>
          </w:p>
        </w:tc>
        <w:tc>
          <w:tcPr>
            <w:tcW w:type="dxa" w:w="2076"/>
          </w:tcPr>
          <w:p>
            <w:pPr>
              <w:spacing w:line="360" w:lineRule="auto" w:before="0" w:after="0"/>
            </w:pPr>
            <w:r>
              <w:rPr>
                <w:rFonts w:ascii="宋体" w:hAnsi="宋体" w:cs="宋体" w:eastAsia="宋体" w:hint="eastAsia"/>
                <w:b w:val="0"/>
                <w:sz w:val="24"/>
              </w:rPr>
              <w:t>5.6</w:t>
            </w:r>
          </w:p>
        </w:tc>
      </w:tr>
    </w:tbl>
    <w:p>
      <w:pPr>
        <w:pStyle w:val="4"/>
        <w:spacing w:line="360" w:lineRule="auto"/>
      </w:pPr>
      <w:r>
        <w:rPr>
          <w:rFonts w:hint="eastAsia"/>
        </w:rPr>
        <w:t>附录 E：截图清单（补图用）</w:t>
      </w:r>
    </w:p>
    <w:p>
      <w:pPr>
        <w:numPr>
          <w:ilvl w:val="0"/>
          <w:numId w:val="27"/>
        </w:numPr>
        <w:spacing w:line="360" w:lineRule="auto"/>
      </w:pPr>
      <w:r>
        <w:rPr>
          <w:rFonts w:ascii="宋体" w:hAnsi="宋体" w:cs="宋体" w:eastAsia="宋体" w:hint="eastAsia"/>
          <w:sz w:val="24"/>
        </w:rPr>
        <w:t>全文共留 33 个截图位。按此表逐张截即可 —— 按图号命名（如 5.2-1.png），补图时把正文里对应的 📷 块替换成 ，其余格式不用动。</w:t>
      </w:r>
    </w:p>
    <w:p>
      <w:pPr>
        <w:numPr>
          <w:ilvl w:val="0"/>
          <w:numId w:val="27"/>
        </w:numPr>
        <w:spacing w:line="360" w:lineRule="auto"/>
      </w:pPr>
      <w:r>
        <w:rPr>
          <w:rFonts w:ascii="宋体" w:hAnsi="宋体" w:cs="宋体" w:eastAsia="宋体" w:hint="eastAsia"/>
          <w:sz w:val="24"/>
        </w:rPr>
        <w:t>「★」= 优先截（主界面 + 本轮新界面）。建议统一用 1680 宽视口、浏览器 100% 缩放。</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126"/>
        <w:gridCol w:w="2126"/>
        <w:gridCol w:w="2126"/>
        <w:gridCol w:w="2126"/>
      </w:tblGrid>
      <w:tr>
        <w:tc>
          <w:tcPr>
            <w:tcW w:type="dxa" w:w="2076"/>
          </w:tcPr>
          <w:p>
            <w:pPr>
              <w:spacing w:line="360" w:lineRule="auto" w:before="0" w:after="0"/>
            </w:pPr>
            <w:r>
              <w:rPr>
                <w:rFonts w:ascii="宋体" w:hAnsi="宋体" w:cs="宋体" w:eastAsia="宋体" w:hint="eastAsia"/>
                <w:b w:val="0"/>
                <w:sz w:val="24"/>
              </w:rPr>
              <w:t>图号</w:t>
            </w:r>
          </w:p>
        </w:tc>
        <w:tc>
          <w:tcPr>
            <w:tcW w:type="dxa" w:w="2076"/>
          </w:tcPr>
          <w:p>
            <w:pPr>
              <w:spacing w:line="360" w:lineRule="auto" w:before="0" w:after="0"/>
            </w:pPr>
            <w:r>
              <w:rPr>
                <w:rFonts w:ascii="宋体" w:hAnsi="宋体" w:cs="宋体" w:eastAsia="宋体" w:hint="eastAsia"/>
                <w:b w:val="0"/>
                <w:sz w:val="24"/>
              </w:rPr>
              <w:t>主题</w:t>
            </w:r>
          </w:p>
        </w:tc>
        <w:tc>
          <w:tcPr>
            <w:tcW w:type="dxa" w:w="2076"/>
          </w:tcPr>
          <w:p>
            <w:pPr>
              <w:spacing w:line="360" w:lineRule="auto" w:before="0" w:after="0"/>
            </w:pPr>
            <w:r>
              <w:rPr>
                <w:rFonts w:ascii="宋体" w:hAnsi="宋体" w:cs="宋体" w:eastAsia="宋体" w:hint="eastAsia"/>
                <w:b w:val="0"/>
                <w:sz w:val="24"/>
              </w:rPr>
              <w:t>章节</w:t>
            </w:r>
          </w:p>
        </w:tc>
        <w:tc>
          <w:tcPr>
            <w:tcW w:type="dxa" w:w="2076"/>
          </w:tcPr>
          <w:p>
            <w:pPr>
              <w:spacing w:line="360" w:lineRule="auto" w:before="0" w:after="0"/>
            </w:pPr>
            <w:r>
              <w:rPr>
                <w:rFonts w:ascii="宋体" w:hAnsi="宋体" w:cs="宋体" w:eastAsia="宋体" w:hint="eastAsia"/>
                <w:b w:val="0"/>
                <w:sz w:val="24"/>
              </w:rPr>
              <w:t>备注</w:t>
            </w:r>
          </w:p>
        </w:tc>
      </w:tr>
      <w:tr>
        <w:tc>
          <w:tcPr>
            <w:tcW w:type="dxa" w:w="2076"/>
          </w:tcPr>
          <w:p>
            <w:pPr>
              <w:spacing w:line="360" w:lineRule="auto" w:before="0" w:after="0"/>
            </w:pPr>
            <w:r>
              <w:rPr>
                <w:rFonts w:ascii="宋体" w:hAnsi="宋体" w:cs="宋体" w:eastAsia="宋体" w:hint="eastAsia"/>
                <w:b w:val="0"/>
                <w:sz w:val="24"/>
              </w:rPr>
              <w:t>5.6-1 ★</w:t>
            </w:r>
          </w:p>
        </w:tc>
        <w:tc>
          <w:tcPr>
            <w:tcW w:type="dxa" w:w="2076"/>
          </w:tcPr>
          <w:p>
            <w:pPr>
              <w:spacing w:line="360" w:lineRule="auto" w:before="0" w:after="0"/>
            </w:pPr>
            <w:r>
              <w:rPr>
                <w:rFonts w:ascii="宋体" w:hAnsi="宋体" w:cs="宋体" w:eastAsia="宋体" w:hint="eastAsia"/>
                <w:b w:val="0"/>
                <w:sz w:val="24"/>
              </w:rPr>
              <w:t>回函管理列表（总览）</w:t>
            </w:r>
          </w:p>
        </w:tc>
        <w:tc>
          <w:tcPr>
            <w:tcW w:type="dxa" w:w="2076"/>
          </w:tcPr>
          <w:p>
            <w:pPr>
              <w:spacing w:line="360" w:lineRule="auto" w:before="0" w:after="0"/>
            </w:pPr>
            <w:r>
              <w:rPr>
                <w:rFonts w:ascii="宋体" w:hAnsi="宋体" w:cs="宋体" w:eastAsia="宋体" w:hint="eastAsia"/>
                <w:b w:val="0"/>
                <w:sz w:val="24"/>
              </w:rPr>
              <w:t>5.6</w:t>
            </w:r>
          </w:p>
        </w:tc>
        <w:tc>
          <w:tcPr>
            <w:tcW w:type="dxa" w:w="2076"/>
          </w:tcPr>
          <w:p>
            <w:pPr>
              <w:spacing w:line="360" w:lineRule="auto" w:before="0" w:after="0"/>
            </w:pPr>
            <w:r>
              <w:rPr>
                <w:rFonts w:ascii="宋体" w:hAnsi="宋体" w:cs="宋体" w:eastAsia="宋体" w:hint="eastAsia"/>
                <w:b w:val="0"/>
                <w:sz w:val="24"/>
              </w:rPr>
              <w:t>主界面；建议同时作为文档首图；需含三种回函进度 + 一行「核查事项复核」三项都已处理（三枚圆环都成实心勾）；建议再含一行识别失败（该行「回函是否相符」写「识别失败」、操作列多一枚「重新识别」）</w:t>
            </w:r>
          </w:p>
        </w:tc>
      </w:tr>
      <w:tr>
        <w:tc>
          <w:tcPr>
            <w:tcW w:type="dxa" w:w="2076"/>
          </w:tcPr>
          <w:p>
            <w:pPr>
              <w:spacing w:line="360" w:lineRule="auto" w:before="0" w:after="0"/>
            </w:pPr>
            <w:r>
              <w:rPr>
                <w:rFonts w:ascii="宋体" w:hAnsi="宋体" w:cs="宋体" w:eastAsia="宋体" w:hint="eastAsia"/>
                <w:b w:val="0"/>
                <w:sz w:val="24"/>
              </w:rPr>
              <w:t>5.3-3 ★</w:t>
            </w:r>
          </w:p>
        </w:tc>
        <w:tc>
          <w:tcPr>
            <w:tcW w:type="dxa" w:w="2076"/>
          </w:tcPr>
          <w:p>
            <w:pPr>
              <w:spacing w:line="360" w:lineRule="auto" w:before="0" w:after="0"/>
            </w:pPr>
            <w:r>
              <w:rPr>
                <w:rFonts w:ascii="宋体" w:hAnsi="宋体" w:cs="宋体" w:eastAsia="宋体" w:hint="eastAsia"/>
                <w:b w:val="0"/>
                <w:sz w:val="24"/>
              </w:rPr>
              <w:t>核查事项复核详情 + 采纳 / 不采纳</w:t>
            </w:r>
          </w:p>
        </w:tc>
        <w:tc>
          <w:tcPr>
            <w:tcW w:type="dxa" w:w="2076"/>
          </w:tcPr>
          <w:p>
            <w:pPr>
              <w:spacing w:line="360" w:lineRule="auto" w:before="0" w:after="0"/>
            </w:pPr>
            <w:r>
              <w:rPr>
                <w:rFonts w:ascii="宋体" w:hAnsi="宋体" w:cs="宋体" w:eastAsia="宋体" w:hint="eastAsia"/>
                <w:b w:val="0"/>
                <w:sz w:val="24"/>
              </w:rPr>
              <w:t>5.3</w:t>
            </w:r>
          </w:p>
        </w:tc>
        <w:tc>
          <w:tcPr>
            <w:tcW w:type="dxa" w:w="2076"/>
          </w:tcPr>
          <w:p>
            <w:pPr>
              <w:spacing w:line="360" w:lineRule="auto" w:before="0" w:after="0"/>
            </w:pPr>
            <w:r>
              <w:rPr>
                <w:rFonts w:ascii="宋体" w:hAnsi="宋体" w:cs="宋体" w:eastAsia="宋体" w:hint="eastAsia"/>
                <w:b w:val="0"/>
                <w:sz w:val="24"/>
              </w:rPr>
              <w:t>：点列表某一项打开 → 页签即落在那一项（高亮）+ 页脚两个动作（点完自动关闭）；建议再补一张"已采纳 · 处理人 · 时间"的留痕态</w:t>
            </w:r>
          </w:p>
        </w:tc>
      </w:tr>
      <w:tr>
        <w:tc>
          <w:tcPr>
            <w:tcW w:type="dxa" w:w="2076"/>
          </w:tcPr>
          <w:p>
            <w:pPr>
              <w:spacing w:line="360" w:lineRule="auto" w:before="0" w:after="0"/>
            </w:pPr>
            <w:r>
              <w:rPr>
                <w:rFonts w:ascii="宋体" w:hAnsi="宋体" w:cs="宋体" w:eastAsia="宋体" w:hint="eastAsia"/>
                <w:b w:val="0"/>
                <w:sz w:val="24"/>
              </w:rPr>
              <w:t>5.2-1 ★</w:t>
            </w:r>
          </w:p>
        </w:tc>
        <w:tc>
          <w:tcPr>
            <w:tcW w:type="dxa" w:w="2076"/>
          </w:tcPr>
          <w:p>
            <w:pPr>
              <w:spacing w:line="360" w:lineRule="auto" w:before="0" w:after="0"/>
            </w:pPr>
            <w:r>
              <w:rPr>
                <w:rFonts w:ascii="宋体" w:hAnsi="宋体" w:cs="宋体" w:eastAsia="宋体" w:hint="eastAsia"/>
                <w:b w:val="0"/>
                <w:sz w:val="24"/>
              </w:rPr>
              <w:t>回函归属界面（总览）</w:t>
            </w:r>
          </w:p>
        </w:tc>
        <w:tc>
          <w:tcPr>
            <w:tcW w:type="dxa" w:w="2076"/>
          </w:tcPr>
          <w:p>
            <w:pPr>
              <w:spacing w:line="360" w:lineRule="auto" w:before="0" w:after="0"/>
            </w:pPr>
            <w:r>
              <w:rPr>
                <w:rFonts w:ascii="宋体" w:hAnsi="宋体" w:cs="宋体" w:eastAsia="宋体" w:hint="eastAsia"/>
                <w:b w:val="0"/>
                <w:sz w:val="24"/>
              </w:rPr>
              <w:t>5.2</w:t>
            </w:r>
          </w:p>
        </w:tc>
        <w:tc>
          <w:tcPr>
            <w:tcW w:type="dxa" w:w="2076"/>
          </w:tcPr>
          <w:p>
            <w:pPr>
              <w:spacing w:line="360" w:lineRule="auto" w:before="0" w:after="0"/>
            </w:pPr>
            <w:r>
              <w:rPr>
                <w:rFonts w:ascii="宋体" w:hAnsi="宋体" w:cs="宋体" w:eastAsia="宋体" w:hint="eastAsia"/>
                <w:b w:val="0"/>
                <w:sz w:val="24"/>
              </w:rPr>
              <w:t>往来初稿态（已按二维码切成 3 段）</w:t>
            </w:r>
          </w:p>
        </w:tc>
      </w:tr>
      <w:tr>
        <w:tc>
          <w:tcPr>
            <w:tcW w:type="dxa" w:w="2076"/>
          </w:tcPr>
          <w:p>
            <w:pPr>
              <w:spacing w:line="360" w:lineRule="auto" w:before="0" w:after="0"/>
            </w:pPr>
            <w:r>
              <w:rPr>
                <w:rFonts w:ascii="宋体" w:hAnsi="宋体" w:cs="宋体" w:eastAsia="宋体" w:hint="eastAsia"/>
                <w:b w:val="0"/>
                <w:sz w:val="24"/>
              </w:rPr>
              <w:t>5.2-5 ★</w:t>
            </w:r>
          </w:p>
        </w:tc>
        <w:tc>
          <w:tcPr>
            <w:tcW w:type="dxa" w:w="2076"/>
          </w:tcPr>
          <w:p>
            <w:pPr>
              <w:spacing w:line="360" w:lineRule="auto" w:before="0" w:after="0"/>
            </w:pPr>
            <w:r>
              <w:rPr>
                <w:rFonts w:ascii="宋体" w:hAnsi="宋体" w:cs="宋体" w:eastAsia="宋体" w:hint="eastAsia"/>
                <w:b w:val="0"/>
                <w:sz w:val="24"/>
              </w:rPr>
              <w:t>银行侧手动初稿态（面单段已预切）</w:t>
            </w:r>
          </w:p>
        </w:tc>
        <w:tc>
          <w:tcPr>
            <w:tcW w:type="dxa" w:w="2076"/>
          </w:tcPr>
          <w:p>
            <w:pPr>
              <w:spacing w:line="360" w:lineRule="auto" w:before="0" w:after="0"/>
            </w:pPr>
            <w:r>
              <w:rPr>
                <w:rFonts w:ascii="宋体" w:hAnsi="宋体" w:cs="宋体" w:eastAsia="宋体" w:hint="eastAsia"/>
                <w:b w:val="0"/>
                <w:sz w:val="24"/>
              </w:rPr>
              <w:t>5.2</w:t>
            </w:r>
          </w:p>
        </w:tc>
        <w:tc>
          <w:tcPr>
            <w:tcW w:type="dxa" w:w="2076"/>
          </w:tcPr>
          <w:p>
            <w:pPr>
              <w:spacing w:line="360" w:lineRule="auto" w:before="0" w:after="0"/>
            </w:pPr>
            <w:r>
              <w:rPr>
                <w:rFonts w:ascii="宋体" w:hAnsi="宋体" w:cs="宋体" w:eastAsia="宋体" w:hint="eastAsia"/>
                <w:b w:val="0"/>
                <w:sz w:val="24"/>
              </w:rPr>
              <w:t>与 5.2-1 对照，最能说明上一轮改动；顶部含「初稿来源一行」（手动态）+ 面单识别状态行</w:t>
            </w:r>
          </w:p>
        </w:tc>
      </w:tr>
      <w:tr>
        <w:tc>
          <w:tcPr>
            <w:tcW w:type="dxa" w:w="2076"/>
          </w:tcPr>
          <w:p>
            <w:pPr>
              <w:spacing w:line="360" w:lineRule="auto" w:before="0" w:after="0"/>
            </w:pPr>
            <w:r>
              <w:rPr>
                <w:rFonts w:ascii="宋体" w:hAnsi="宋体" w:cs="宋体" w:eastAsia="宋体" w:hint="eastAsia"/>
                <w:b w:val="0"/>
                <w:sz w:val="24"/>
              </w:rPr>
              <w:t>5.2-6 ★</w:t>
            </w:r>
          </w:p>
        </w:tc>
        <w:tc>
          <w:tcPr>
            <w:tcW w:type="dxa" w:w="2076"/>
          </w:tcPr>
          <w:p>
            <w:pPr>
              <w:spacing w:line="360" w:lineRule="auto" w:before="0" w:after="0"/>
            </w:pPr>
            <w:r>
              <w:rPr>
                <w:rFonts w:ascii="宋体" w:hAnsi="宋体" w:cs="宋体" w:eastAsia="宋体" w:hint="eastAsia"/>
                <w:b w:val="0"/>
                <w:sz w:val="24"/>
              </w:rPr>
              <w:t>银行侧「智能识别」初稿态</w:t>
            </w:r>
          </w:p>
        </w:tc>
        <w:tc>
          <w:tcPr>
            <w:tcW w:type="dxa" w:w="2076"/>
          </w:tcPr>
          <w:p>
            <w:pPr>
              <w:spacing w:line="360" w:lineRule="auto" w:before="0" w:after="0"/>
            </w:pPr>
            <w:r>
              <w:rPr>
                <w:rFonts w:ascii="宋体" w:hAnsi="宋体" w:cs="宋体" w:eastAsia="宋体" w:hint="eastAsia"/>
                <w:b w:val="0"/>
                <w:sz w:val="24"/>
              </w:rPr>
              <w:t>5.2</w:t>
            </w:r>
          </w:p>
        </w:tc>
        <w:tc>
          <w:tcPr>
            <w:tcW w:type="dxa" w:w="2076"/>
          </w:tcPr>
          <w:p>
            <w:pPr>
              <w:spacing w:line="360" w:lineRule="auto" w:before="0" w:after="0"/>
            </w:pPr>
            <w:r>
              <w:rPr>
                <w:rFonts w:ascii="宋体" w:hAnsi="宋体" w:cs="宋体" w:eastAsia="宋体" w:hint="eastAsia"/>
                <w:b w:val="0"/>
                <w:sz w:val="24"/>
              </w:rPr>
              <w:t>v3.26 新路：初稿即切分结果（20 段 = 16 封 + 4 张面单 / 4 包裹 / 归属与单号已带入），顶部写智能态</w:t>
            </w:r>
          </w:p>
        </w:tc>
      </w:tr>
      <w:tr>
        <w:tc>
          <w:tcPr>
            <w:tcW w:type="dxa" w:w="2076"/>
          </w:tcPr>
          <w:p>
            <w:pPr>
              <w:spacing w:line="360" w:lineRule="auto" w:before="0" w:after="0"/>
            </w:pPr>
            <w:r>
              <w:rPr>
                <w:rFonts w:ascii="宋体" w:hAnsi="宋体" w:cs="宋体" w:eastAsia="宋体" w:hint="eastAsia"/>
                <w:b w:val="0"/>
                <w:sz w:val="24"/>
              </w:rPr>
              <w:t>5.1-1</w:t>
            </w:r>
          </w:p>
        </w:tc>
        <w:tc>
          <w:tcPr>
            <w:tcW w:type="dxa" w:w="2076"/>
          </w:tcPr>
          <w:p>
            <w:pPr>
              <w:spacing w:line="360" w:lineRule="auto" w:before="0" w:after="0"/>
            </w:pPr>
            <w:r>
              <w:rPr>
                <w:rFonts w:ascii="宋体" w:hAnsi="宋体" w:cs="宋体" w:eastAsia="宋体" w:hint="eastAsia"/>
                <w:b w:val="0"/>
                <w:sz w:val="24"/>
              </w:rPr>
              <w:t>往来函证上传弹窗</w:t>
            </w:r>
          </w:p>
        </w:tc>
        <w:tc>
          <w:tcPr>
            <w:tcW w:type="dxa" w:w="2076"/>
          </w:tcPr>
          <w:p>
            <w:pPr>
              <w:spacing w:line="360" w:lineRule="auto" w:before="0" w:after="0"/>
            </w:pPr>
            <w:r>
              <w:rPr>
                <w:rFonts w:ascii="宋体" w:hAnsi="宋体" w:cs="宋体" w:eastAsia="宋体" w:hint="eastAsia"/>
                <w:b w:val="0"/>
                <w:sz w:val="24"/>
              </w:rPr>
              <w:t>5.1</w:t>
            </w:r>
          </w:p>
        </w:tc>
        <w:tc>
          <w:tcPr>
            <w:tcW w:type="dxa" w:w="2076"/>
          </w:tcPr>
          <w:p>
            <w:pPr>
              <w:spacing w:line="360" w:lineRule="auto" w:before="0" w:after="0"/>
            </w:pPr>
            <w:r>
              <w:rPr>
                <w:rFonts w:ascii="宋体" w:hAnsi="宋体" w:cs="宋体" w:eastAsia="宋体" w:hint="eastAsia"/>
                <w:b w:val="0"/>
                <w:sz w:val="24"/>
              </w:rPr>
              <w:t>两张：未选文件 / 已选文件</w:t>
            </w:r>
          </w:p>
        </w:tc>
      </w:tr>
      <w:tr>
        <w:tc>
          <w:tcPr>
            <w:tcW w:type="dxa" w:w="2076"/>
          </w:tcPr>
          <w:p>
            <w:pPr>
              <w:spacing w:line="360" w:lineRule="auto" w:before="0" w:after="0"/>
            </w:pPr>
            <w:r>
              <w:rPr>
                <w:rFonts w:ascii="宋体" w:hAnsi="宋体" w:cs="宋体" w:eastAsia="宋体" w:hint="eastAsia"/>
                <w:b w:val="0"/>
                <w:sz w:val="24"/>
              </w:rPr>
              <w:t>5.1-2</w:t>
            </w:r>
          </w:p>
        </w:tc>
        <w:tc>
          <w:tcPr>
            <w:tcW w:type="dxa" w:w="2076"/>
          </w:tcPr>
          <w:p>
            <w:pPr>
              <w:spacing w:line="360" w:lineRule="auto" w:before="0" w:after="0"/>
            </w:pPr>
            <w:r>
              <w:rPr>
                <w:rFonts w:ascii="宋体" w:hAnsi="宋体" w:cs="宋体" w:eastAsia="宋体" w:hint="eastAsia"/>
                <w:b w:val="0"/>
                <w:sz w:val="24"/>
              </w:rPr>
              <w:t>银行函证上传弹窗</w:t>
            </w:r>
          </w:p>
        </w:tc>
        <w:tc>
          <w:tcPr>
            <w:tcW w:type="dxa" w:w="2076"/>
          </w:tcPr>
          <w:p>
            <w:pPr>
              <w:spacing w:line="360" w:lineRule="auto" w:before="0" w:after="0"/>
            </w:pPr>
            <w:r>
              <w:rPr>
                <w:rFonts w:ascii="宋体" w:hAnsi="宋体" w:cs="宋体" w:eastAsia="宋体" w:hint="eastAsia"/>
                <w:b w:val="0"/>
                <w:sz w:val="24"/>
              </w:rPr>
              <w:t>5.1</w:t>
            </w:r>
          </w:p>
        </w:tc>
        <w:tc>
          <w:tcPr>
            <w:tcW w:type="dxa" w:w="2076"/>
          </w:tcPr>
          <w:p>
            <w:pPr>
              <w:spacing w:line="360" w:lineRule="auto" w:before="0" w:after="0"/>
            </w:pPr>
            <w:r>
              <w:rPr>
                <w:rFonts w:ascii="宋体" w:hAnsi="宋体" w:cs="宋体" w:eastAsia="宋体" w:hint="eastAsia"/>
                <w:b w:val="0"/>
                <w:sz w:val="24"/>
              </w:rPr>
              <w:t>含 v3.26「智能识别」入口；面单开关两弹窗都有（口径不同，见正文）</w:t>
            </w:r>
          </w:p>
        </w:tc>
      </w:tr>
      <w:tr>
        <w:tc>
          <w:tcPr>
            <w:tcW w:type="dxa" w:w="2076"/>
          </w:tcPr>
          <w:p>
            <w:pPr>
              <w:spacing w:line="360" w:lineRule="auto" w:before="0" w:after="0"/>
            </w:pPr>
            <w:r>
              <w:rPr>
                <w:rFonts w:ascii="宋体" w:hAnsi="宋体" w:cs="宋体" w:eastAsia="宋体" w:hint="eastAsia"/>
                <w:b w:val="0"/>
                <w:sz w:val="24"/>
              </w:rPr>
              <w:t>5.1-3</w:t>
            </w:r>
          </w:p>
        </w:tc>
        <w:tc>
          <w:tcPr>
            <w:tcW w:type="dxa" w:w="2076"/>
          </w:tcPr>
          <w:p>
            <w:pPr>
              <w:spacing w:line="360" w:lineRule="auto" w:before="0" w:after="0"/>
            </w:pPr>
            <w:r>
              <w:rPr>
                <w:rFonts w:ascii="宋体" w:hAnsi="宋体" w:cs="宋体" w:eastAsia="宋体" w:hint="eastAsia"/>
                <w:b w:val="0"/>
                <w:sz w:val="24"/>
              </w:rPr>
              <w:t>智能识别界面（进行中）</w:t>
            </w:r>
          </w:p>
        </w:tc>
        <w:tc>
          <w:tcPr>
            <w:tcW w:type="dxa" w:w="2076"/>
          </w:tcPr>
          <w:p>
            <w:pPr>
              <w:spacing w:line="360" w:lineRule="auto" w:before="0" w:after="0"/>
            </w:pPr>
            <w:r>
              <w:rPr>
                <w:rFonts w:ascii="宋体" w:hAnsi="宋体" w:cs="宋体" w:eastAsia="宋体" w:hint="eastAsia"/>
                <w:b w:val="0"/>
                <w:sz w:val="24"/>
              </w:rPr>
              <w:t>5.1</w:t>
            </w:r>
          </w:p>
        </w:tc>
        <w:tc>
          <w:tcPr>
            <w:tcW w:type="dxa" w:w="2076"/>
          </w:tcPr>
          <w:p>
            <w:pPr>
              <w:spacing w:line="360" w:lineRule="auto" w:before="0" w:after="0"/>
            </w:pPr>
            <w:r>
              <w:rPr>
                <w:rFonts w:ascii="宋体" w:hAnsi="宋体" w:cs="宋体" w:eastAsia="宋体" w:hint="eastAsia"/>
                <w:b w:val="0"/>
                <w:sz w:val="24"/>
              </w:rPr>
              <w:t>⚠️ （识别过程已搬上列表页 —— 现为输入卡与表格之间那一块，见 5.6-4）——组件保留备用，本图暂缓</w:t>
            </w:r>
          </w:p>
        </w:tc>
      </w:tr>
      <w:tr>
        <w:tc>
          <w:tcPr>
            <w:tcW w:type="dxa" w:w="2076"/>
          </w:tcPr>
          <w:p>
            <w:pPr>
              <w:spacing w:line="360" w:lineRule="auto" w:before="0" w:after="0"/>
            </w:pPr>
            <w:r>
              <w:rPr>
                <w:rFonts w:ascii="宋体" w:hAnsi="宋体" w:cs="宋体" w:eastAsia="宋体" w:hint="eastAsia"/>
                <w:b w:val="0"/>
                <w:sz w:val="24"/>
              </w:rPr>
              <w:t>5.1-4</w:t>
            </w:r>
          </w:p>
        </w:tc>
        <w:tc>
          <w:tcPr>
            <w:tcW w:type="dxa" w:w="2076"/>
          </w:tcPr>
          <w:p>
            <w:pPr>
              <w:spacing w:line="360" w:lineRule="auto" w:before="0" w:after="0"/>
            </w:pPr>
            <w:r>
              <w:rPr>
                <w:rFonts w:ascii="宋体" w:hAnsi="宋体" w:cs="宋体" w:eastAsia="宋体" w:hint="eastAsia"/>
                <w:b w:val="0"/>
                <w:sz w:val="24"/>
              </w:rPr>
              <w:t>检测点展开「依据明细」</w:t>
            </w:r>
          </w:p>
        </w:tc>
        <w:tc>
          <w:tcPr>
            <w:tcW w:type="dxa" w:w="2076"/>
          </w:tcPr>
          <w:p>
            <w:pPr>
              <w:spacing w:line="360" w:lineRule="auto" w:before="0" w:after="0"/>
            </w:pPr>
            <w:r>
              <w:rPr>
                <w:rFonts w:ascii="宋体" w:hAnsi="宋体" w:cs="宋体" w:eastAsia="宋体" w:hint="eastAsia"/>
                <w:b w:val="0"/>
                <w:sz w:val="24"/>
              </w:rPr>
              <w:t>5.1 / 5.3</w:t>
            </w:r>
          </w:p>
        </w:tc>
        <w:tc>
          <w:tcPr>
            <w:tcW w:type="dxa" w:w="2076"/>
          </w:tcPr>
          <w:p>
            <w:pPr>
              <w:spacing w:line="360" w:lineRule="auto" w:before="0" w:after="0"/>
            </w:pPr>
            <w:r>
              <w:rPr>
                <w:rFonts w:ascii="宋体" w:hAnsi="宋体" w:cs="宋体" w:eastAsia="宋体" w:hint="eastAsia"/>
                <w:b w:val="0"/>
                <w:sz w:val="24"/>
              </w:rPr>
              <w:t>同上，暂缓（依据明细现由「AI 识别事项详情」承担，见 5.3-1）</w:t>
            </w:r>
          </w:p>
        </w:tc>
      </w:tr>
      <w:tr>
        <w:tc>
          <w:tcPr>
            <w:tcW w:type="dxa" w:w="2076"/>
          </w:tcPr>
          <w:p>
            <w:pPr>
              <w:spacing w:line="360" w:lineRule="auto" w:before="0" w:after="0"/>
            </w:pPr>
            <w:r>
              <w:rPr>
                <w:rFonts w:ascii="宋体" w:hAnsi="宋体" w:cs="宋体" w:eastAsia="宋体" w:hint="eastAsia"/>
                <w:b w:val="0"/>
                <w:sz w:val="24"/>
              </w:rPr>
              <w:t>5.1-5</w:t>
            </w:r>
          </w:p>
        </w:tc>
        <w:tc>
          <w:tcPr>
            <w:tcW w:type="dxa" w:w="2076"/>
          </w:tcPr>
          <w:p>
            <w:pPr>
              <w:spacing w:line="360" w:lineRule="auto" w:before="0" w:after="0"/>
            </w:pPr>
            <w:r>
              <w:rPr>
                <w:rFonts w:ascii="宋体" w:hAnsi="宋体" w:cs="宋体" w:eastAsia="宋体" w:hint="eastAsia"/>
                <w:b w:val="0"/>
                <w:sz w:val="24"/>
              </w:rPr>
              <w:t>右下角悬浮进度卡</w:t>
            </w:r>
          </w:p>
        </w:tc>
        <w:tc>
          <w:tcPr>
            <w:tcW w:type="dxa" w:w="2076"/>
          </w:tcPr>
          <w:p>
            <w:pPr>
              <w:spacing w:line="360" w:lineRule="auto" w:before="0" w:after="0"/>
            </w:pPr>
            <w:r>
              <w:rPr>
                <w:rFonts w:ascii="宋体" w:hAnsi="宋体" w:cs="宋体" w:eastAsia="宋体" w:hint="eastAsia"/>
                <w:b w:val="0"/>
                <w:sz w:val="24"/>
              </w:rPr>
              <w:t>5.1</w:t>
            </w:r>
          </w:p>
        </w:tc>
        <w:tc>
          <w:tcPr>
            <w:tcW w:type="dxa" w:w="2076"/>
          </w:tcPr>
          <w:p>
            <w:pPr>
              <w:spacing w:line="360" w:lineRule="auto" w:before="0" w:after="0"/>
            </w:pPr>
            <w:r>
              <w:rPr>
                <w:rFonts w:ascii="宋体" w:hAnsi="宋体" w:cs="宋体" w:eastAsia="宋体" w:hint="eastAsia"/>
                <w:b w:val="0"/>
                <w:sz w:val="24"/>
              </w:rPr>
              <w:t>⚠️ （原职责由 5.6-4 承担，而 5.6-4 也已于 2026-10-14 撤除 ⇒ 现由表格的「智能核查状态」+「智能核查进度」两列承担），本图暂缓</w:t>
            </w:r>
          </w:p>
        </w:tc>
      </w:tr>
      <w:tr>
        <w:tc>
          <w:tcPr>
            <w:tcW w:type="dxa" w:w="2076"/>
          </w:tcPr>
          <w:p>
            <w:pPr>
              <w:spacing w:line="360" w:lineRule="auto" w:before="0" w:after="0"/>
            </w:pPr>
            <w:r>
              <w:rPr>
                <w:rFonts w:ascii="宋体" w:hAnsi="宋体" w:cs="宋体" w:eastAsia="宋体" w:hint="eastAsia"/>
                <w:b w:val="0"/>
                <w:sz w:val="24"/>
              </w:rPr>
              <w:t>5.1-6</w:t>
            </w:r>
          </w:p>
        </w:tc>
        <w:tc>
          <w:tcPr>
            <w:tcW w:type="dxa" w:w="2076"/>
          </w:tcPr>
          <w:p>
            <w:pPr>
              <w:spacing w:line="360" w:lineRule="auto" w:before="0" w:after="0"/>
            </w:pPr>
            <w:r>
              <w:rPr>
                <w:rFonts w:ascii="宋体" w:hAnsi="宋体" w:cs="宋体" w:eastAsia="宋体" w:hint="eastAsia"/>
                <w:b w:val="0"/>
                <w:sz w:val="24"/>
              </w:rPr>
              <w:t>识别失败态</w:t>
            </w:r>
          </w:p>
        </w:tc>
        <w:tc>
          <w:tcPr>
            <w:tcW w:type="dxa" w:w="2076"/>
          </w:tcPr>
          <w:p>
            <w:pPr>
              <w:spacing w:line="360" w:lineRule="auto" w:before="0" w:after="0"/>
            </w:pPr>
            <w:r>
              <w:rPr>
                <w:rFonts w:ascii="宋体" w:hAnsi="宋体" w:cs="宋体" w:eastAsia="宋体" w:hint="eastAsia"/>
                <w:b w:val="0"/>
                <w:sz w:val="24"/>
              </w:rPr>
              <w:t>5.1 / 5.6</w:t>
            </w:r>
          </w:p>
        </w:tc>
        <w:tc>
          <w:tcPr>
            <w:tcW w:type="dxa" w:w="2076"/>
          </w:tcPr>
          <w:p>
            <w:pPr>
              <w:spacing w:line="360" w:lineRule="auto" w:before="0" w:after="0"/>
            </w:pPr>
            <w:r>
              <w:rPr>
                <w:rFonts w:ascii="宋体" w:hAnsi="宋体" w:cs="宋体" w:eastAsia="宋体" w:hint="eastAsia"/>
                <w:b w:val="0"/>
                <w:sz w:val="24"/>
              </w:rPr>
              <w:t>用途改为对照识别区里的失败行（红字 + 红叉 + 「重试」）与表格里失败的那一行</w:t>
            </w:r>
          </w:p>
        </w:tc>
      </w:tr>
      <w:tr>
        <w:tc>
          <w:tcPr>
            <w:tcW w:type="dxa" w:w="2076"/>
          </w:tcPr>
          <w:p>
            <w:pPr>
              <w:spacing w:line="360" w:lineRule="auto" w:before="0" w:after="0"/>
            </w:pPr>
            <w:r>
              <w:rPr>
                <w:rFonts w:ascii="宋体" w:hAnsi="宋体" w:cs="宋体" w:eastAsia="宋体" w:hint="eastAsia"/>
                <w:b w:val="0"/>
                <w:sz w:val="24"/>
              </w:rPr>
              <w:t>5.2-2</w:t>
            </w:r>
          </w:p>
        </w:tc>
        <w:tc>
          <w:tcPr>
            <w:tcW w:type="dxa" w:w="2076"/>
          </w:tcPr>
          <w:p>
            <w:pPr>
              <w:spacing w:line="360" w:lineRule="auto" w:before="0" w:after="0"/>
            </w:pPr>
            <w:r>
              <w:rPr>
                <w:rFonts w:ascii="宋体" w:hAnsi="宋体" w:cs="宋体" w:eastAsia="宋体" w:hint="eastAsia"/>
                <w:b w:val="0"/>
                <w:sz w:val="24"/>
              </w:rPr>
              <w:t>缩略图墙切分细节（近景）</w:t>
            </w:r>
          </w:p>
        </w:tc>
        <w:tc>
          <w:tcPr>
            <w:tcW w:type="dxa" w:w="2076"/>
          </w:tcPr>
          <w:p>
            <w:pPr>
              <w:spacing w:line="360" w:lineRule="auto" w:before="0" w:after="0"/>
            </w:pPr>
            <w:r>
              <w:rPr>
                <w:rFonts w:ascii="宋体" w:hAnsi="宋体" w:cs="宋体" w:eastAsia="宋体" w:hint="eastAsia"/>
                <w:b w:val="0"/>
                <w:sz w:val="24"/>
              </w:rPr>
              <w:t>5.2</w:t>
            </w:r>
          </w:p>
        </w:tc>
        <w:tc>
          <w:tcPr>
            <w:tcW w:type="dxa" w:w="2076"/>
          </w:tcPr>
          <w:p>
            <w:pPr>
              <w:spacing w:line="360" w:lineRule="auto" w:before="0" w:after="0"/>
            </w:pPr>
            <w:r>
              <w:rPr>
                <w:rFonts w:ascii="宋体" w:hAnsi="宋体" w:cs="宋体" w:eastAsia="宋体" w:hint="eastAsia"/>
                <w:b w:val="0"/>
                <w:sz w:val="24"/>
              </w:rPr>
              <w:t>需同时出现「已切」与「未切」的剪刀</w:t>
            </w:r>
          </w:p>
        </w:tc>
      </w:tr>
      <w:tr>
        <w:tc>
          <w:tcPr>
            <w:tcW w:type="dxa" w:w="2076"/>
          </w:tcPr>
          <w:p>
            <w:pPr>
              <w:spacing w:line="360" w:lineRule="auto" w:before="0" w:after="0"/>
            </w:pPr>
            <w:r>
              <w:rPr>
                <w:rFonts w:ascii="宋体" w:hAnsi="宋体" w:cs="宋体" w:eastAsia="宋体" w:hint="eastAsia"/>
                <w:b w:val="0"/>
                <w:sz w:val="24"/>
              </w:rPr>
              <w:t>5.2-3</w:t>
            </w:r>
          </w:p>
        </w:tc>
        <w:tc>
          <w:tcPr>
            <w:tcW w:type="dxa" w:w="2076"/>
          </w:tcPr>
          <w:p>
            <w:pPr>
              <w:spacing w:line="360" w:lineRule="auto" w:before="0" w:after="0"/>
            </w:pPr>
            <w:r>
              <w:rPr>
                <w:rFonts w:ascii="宋体" w:hAnsi="宋体" w:cs="宋体" w:eastAsia="宋体" w:hint="eastAsia"/>
                <w:b w:val="0"/>
                <w:sz w:val="24"/>
              </w:rPr>
              <w:t>「拆分方式」的三种</w:t>
            </w:r>
          </w:p>
        </w:tc>
        <w:tc>
          <w:tcPr>
            <w:tcW w:type="dxa" w:w="2076"/>
          </w:tcPr>
          <w:p>
            <w:pPr>
              <w:spacing w:line="360" w:lineRule="auto" w:before="0" w:after="0"/>
            </w:pPr>
            <w:r>
              <w:rPr>
                <w:rFonts w:ascii="宋体" w:hAnsi="宋体" w:cs="宋体" w:eastAsia="宋体" w:hint="eastAsia"/>
                <w:b w:val="0"/>
                <w:sz w:val="24"/>
              </w:rPr>
              <w:t>5.2</w:t>
            </w:r>
          </w:p>
        </w:tc>
        <w:tc>
          <w:tcPr>
            <w:tcW w:type="dxa" w:w="2076"/>
          </w:tcPr>
          <w:p>
            <w:pPr>
              <w:spacing w:line="360" w:lineRule="auto" w:before="0" w:after="0"/>
            </w:pPr>
            <w:r>
              <w:rPr>
                <w:rFonts w:ascii="宋体" w:hAnsi="宋体" w:cs="宋体" w:eastAsia="宋体" w:hint="eastAsia"/>
                <w:b w:val="0"/>
                <w:sz w:val="24"/>
              </w:rPr>
              <w:t>可拼图；含"填错不可点"的态</w:t>
            </w:r>
          </w:p>
        </w:tc>
      </w:tr>
      <w:tr>
        <w:tc>
          <w:tcPr>
            <w:tcW w:type="dxa" w:w="2076"/>
          </w:tcPr>
          <w:p>
            <w:pPr>
              <w:spacing w:line="360" w:lineRule="auto" w:before="0" w:after="0"/>
            </w:pPr>
            <w:r>
              <w:rPr>
                <w:rFonts w:ascii="宋体" w:hAnsi="宋体" w:cs="宋体" w:eastAsia="宋体" w:hint="eastAsia"/>
                <w:b w:val="0"/>
                <w:sz w:val="24"/>
              </w:rPr>
              <w:t>5.2-4</w:t>
            </w:r>
          </w:p>
        </w:tc>
        <w:tc>
          <w:tcPr>
            <w:tcW w:type="dxa" w:w="2076"/>
          </w:tcPr>
          <w:p>
            <w:pPr>
              <w:spacing w:line="360" w:lineRule="auto" w:before="0" w:after="0"/>
            </w:pPr>
            <w:r>
              <w:rPr>
                <w:rFonts w:ascii="宋体" w:hAnsi="宋体" w:cs="宋体" w:eastAsia="宋体" w:hint="eastAsia"/>
                <w:b w:val="0"/>
                <w:sz w:val="24"/>
              </w:rPr>
              <w:t>归属下拉（展开态）</w:t>
            </w:r>
          </w:p>
        </w:tc>
        <w:tc>
          <w:tcPr>
            <w:tcW w:type="dxa" w:w="2076"/>
          </w:tcPr>
          <w:p>
            <w:pPr>
              <w:spacing w:line="360" w:lineRule="auto" w:before="0" w:after="0"/>
            </w:pPr>
            <w:r>
              <w:rPr>
                <w:rFonts w:ascii="宋体" w:hAnsi="宋体" w:cs="宋体" w:eastAsia="宋体" w:hint="eastAsia"/>
                <w:b w:val="0"/>
                <w:sz w:val="24"/>
              </w:rPr>
              <w:t>5.2</w:t>
            </w:r>
          </w:p>
        </w:tc>
        <w:tc>
          <w:tcPr>
            <w:tcW w:type="dxa" w:w="2076"/>
          </w:tcPr>
          <w:p>
            <w:pPr>
              <w:spacing w:line="360" w:lineRule="auto" w:before="0" w:after="0"/>
            </w:pPr>
            <w:r>
              <w:rPr>
                <w:rFonts w:ascii="宋体" w:hAnsi="宋体" w:cs="宋体" w:eastAsia="宋体" w:hint="eastAsia"/>
                <w:b w:val="0"/>
                <w:sz w:val="24"/>
              </w:rPr>
              <w:t>体现候选只有本类型函证</w:t>
            </w:r>
          </w:p>
        </w:tc>
      </w:tr>
      <w:tr>
        <w:tc>
          <w:tcPr>
            <w:tcW w:type="dxa" w:w="2076"/>
          </w:tcPr>
          <w:p>
            <w:pPr>
              <w:spacing w:line="360" w:lineRule="auto" w:before="0" w:after="0"/>
            </w:pPr>
            <w:r>
              <w:rPr>
                <w:rFonts w:ascii="宋体" w:hAnsi="宋体" w:cs="宋体" w:eastAsia="宋体" w:hint="eastAsia"/>
                <w:b w:val="0"/>
                <w:sz w:val="24"/>
              </w:rPr>
              <w:t>5.3-1</w:t>
            </w:r>
          </w:p>
        </w:tc>
        <w:tc>
          <w:tcPr>
            <w:tcW w:type="dxa" w:w="2076"/>
          </w:tcPr>
          <w:p>
            <w:pPr>
              <w:spacing w:line="360" w:lineRule="auto" w:before="0" w:after="0"/>
            </w:pPr>
            <w:r>
              <w:rPr>
                <w:rFonts w:ascii="宋体" w:hAnsi="宋体" w:cs="宋体" w:eastAsia="宋体" w:hint="eastAsia"/>
                <w:b w:val="0"/>
                <w:sz w:val="24"/>
              </w:rPr>
              <w:t>AI 智能核验页</w:t>
            </w:r>
          </w:p>
        </w:tc>
        <w:tc>
          <w:tcPr>
            <w:tcW w:type="dxa" w:w="2076"/>
          </w:tcPr>
          <w:p>
            <w:pPr>
              <w:spacing w:line="360" w:lineRule="auto" w:before="0" w:after="0"/>
            </w:pPr>
            <w:r>
              <w:rPr>
                <w:rFonts w:ascii="宋体" w:hAnsi="宋体" w:cs="宋体" w:eastAsia="宋体" w:hint="eastAsia"/>
                <w:b w:val="0"/>
                <w:sz w:val="24"/>
              </w:rPr>
              <w:t>5.3</w:t>
            </w:r>
          </w:p>
        </w:tc>
        <w:tc>
          <w:tcPr>
            <w:tcW w:type="dxa" w:w="2076"/>
          </w:tcPr>
          <w:p>
            <w:pPr>
              <w:spacing w:line="360" w:lineRule="auto" w:before="0" w:after="0"/>
            </w:pPr>
            <w:r>
              <w:rPr>
                <w:rFonts w:ascii="宋体" w:hAnsi="宋体" w:cs="宋体" w:eastAsia="宋体" w:hint="eastAsia"/>
                <w:b w:val="0"/>
                <w:sz w:val="24"/>
              </w:rPr>
              <w:t>一张</w:t>
            </w:r>
          </w:p>
        </w:tc>
      </w:tr>
      <w:tr>
        <w:tc>
          <w:tcPr>
            <w:tcW w:type="dxa" w:w="2076"/>
          </w:tcPr>
          <w:p>
            <w:pPr>
              <w:spacing w:line="360" w:lineRule="auto" w:before="0" w:after="0"/>
            </w:pPr>
            <w:r>
              <w:rPr>
                <w:rFonts w:ascii="宋体" w:hAnsi="宋体" w:cs="宋体" w:eastAsia="宋体" w:hint="eastAsia"/>
                <w:b w:val="0"/>
                <w:sz w:val="24"/>
              </w:rPr>
              <w:t>5.3-2</w:t>
            </w:r>
          </w:p>
        </w:tc>
        <w:tc>
          <w:tcPr>
            <w:tcW w:type="dxa" w:w="2076"/>
          </w:tcPr>
          <w:p>
            <w:pPr>
              <w:spacing w:line="360" w:lineRule="auto" w:before="0" w:after="0"/>
            </w:pPr>
            <w:r>
              <w:rPr>
                <w:rFonts w:ascii="宋体" w:hAnsi="宋体" w:cs="宋体" w:eastAsia="宋体" w:hint="eastAsia"/>
                <w:b w:val="0"/>
                <w:sz w:val="24"/>
              </w:rPr>
              <w:t>检测项明细（展开）</w:t>
            </w:r>
          </w:p>
        </w:tc>
        <w:tc>
          <w:tcPr>
            <w:tcW w:type="dxa" w:w="2076"/>
          </w:tcPr>
          <w:p>
            <w:pPr>
              <w:spacing w:line="360" w:lineRule="auto" w:before="0" w:after="0"/>
            </w:pPr>
            <w:r>
              <w:rPr>
                <w:rFonts w:ascii="宋体" w:hAnsi="宋体" w:cs="宋体" w:eastAsia="宋体" w:hint="eastAsia"/>
                <w:b w:val="0"/>
                <w:sz w:val="24"/>
              </w:rPr>
              <w:t>5.3</w:t>
            </w:r>
          </w:p>
        </w:tc>
        <w:tc>
          <w:tcPr>
            <w:tcW w:type="dxa" w:w="2076"/>
          </w:tcPr>
          <w:p>
            <w:pPr>
              <w:spacing w:line="360" w:lineRule="auto" w:before="0" w:after="0"/>
            </w:pPr>
            <w:r>
              <w:rPr>
                <w:rFonts w:ascii="宋体" w:hAnsi="宋体" w:cs="宋体" w:eastAsia="宋体" w:hint="eastAsia"/>
                <w:b w:val="0"/>
                <w:sz w:val="24"/>
              </w:rPr>
              <w:t>建议选「印章核查」（往来侧人工确认列最长：相符性 + 名称是否一致 + 一句原因 + 是否为公章 + 是否有骑缝章）</w:t>
            </w:r>
          </w:p>
        </w:tc>
      </w:tr>
      <w:tr>
        <w:tc>
          <w:tcPr>
            <w:tcW w:type="dxa" w:w="2076"/>
          </w:tcPr>
          <w:p>
            <w:pPr>
              <w:spacing w:line="360" w:lineRule="auto" w:before="0" w:after="0"/>
            </w:pPr>
            <w:r>
              <w:rPr>
                <w:rFonts w:ascii="宋体" w:hAnsi="宋体" w:cs="宋体" w:eastAsia="宋体" w:hint="eastAsia"/>
                <w:b w:val="0"/>
                <w:sz w:val="24"/>
              </w:rPr>
              <w:t>5.3-3</w:t>
            </w:r>
          </w:p>
        </w:tc>
        <w:tc>
          <w:tcPr>
            <w:tcW w:type="dxa" w:w="2076"/>
          </w:tcPr>
          <w:p>
            <w:pPr>
              <w:spacing w:line="360" w:lineRule="auto" w:before="0" w:after="0"/>
            </w:pPr>
            <w:r>
              <w:rPr>
                <w:rFonts w:ascii="宋体" w:hAnsi="宋体" w:cs="宋体" w:eastAsia="宋体" w:hint="eastAsia"/>
                <w:b w:val="0"/>
                <w:sz w:val="24"/>
              </w:rPr>
              <w:t>批注层（近景）</w:t>
            </w:r>
          </w:p>
        </w:tc>
        <w:tc>
          <w:tcPr>
            <w:tcW w:type="dxa" w:w="2076"/>
          </w:tcPr>
          <w:p>
            <w:pPr>
              <w:spacing w:line="360" w:lineRule="auto" w:before="0" w:after="0"/>
            </w:pPr>
            <w:r>
              <w:rPr>
                <w:rFonts w:ascii="宋体" w:hAnsi="宋体" w:cs="宋体" w:eastAsia="宋体" w:hint="eastAsia"/>
                <w:b w:val="0"/>
                <w:sz w:val="24"/>
              </w:rPr>
              <w:t>5.3</w:t>
            </w:r>
          </w:p>
        </w:tc>
        <w:tc>
          <w:tcPr>
            <w:tcW w:type="dxa" w:w="2076"/>
          </w:tcPr>
          <w:p>
            <w:pPr>
              <w:spacing w:line="360" w:lineRule="auto" w:before="0" w:after="0"/>
            </w:pPr>
            <w:r>
              <w:rPr>
                <w:rFonts w:ascii="宋体" w:hAnsi="宋体" w:cs="宋体" w:eastAsia="宋体" w:hint="eastAsia"/>
                <w:b w:val="0"/>
                <w:sz w:val="24"/>
              </w:rPr>
              <w:t>用往来函证（元素最全）；批注层恒显，无需切换</w:t>
            </w:r>
          </w:p>
        </w:tc>
      </w:tr>
      <w:tr>
        <w:tc>
          <w:tcPr>
            <w:tcW w:type="dxa" w:w="2076"/>
          </w:tcPr>
          <w:p>
            <w:pPr>
              <w:spacing w:line="360" w:lineRule="auto" w:before="0" w:after="0"/>
            </w:pPr>
            <w:r>
              <w:rPr>
                <w:rFonts w:ascii="宋体" w:hAnsi="宋体" w:cs="宋体" w:eastAsia="宋体" w:hint="eastAsia"/>
                <w:b w:val="0"/>
                <w:sz w:val="24"/>
              </w:rPr>
              <w:t>5.4-1</w:t>
            </w:r>
          </w:p>
        </w:tc>
        <w:tc>
          <w:tcPr>
            <w:tcW w:type="dxa" w:w="2076"/>
          </w:tcPr>
          <w:p>
            <w:pPr>
              <w:spacing w:line="360" w:lineRule="auto" w:before="0" w:after="0"/>
            </w:pPr>
            <w:r>
              <w:rPr>
                <w:rFonts w:ascii="宋体" w:hAnsi="宋体" w:cs="宋体" w:eastAsia="宋体" w:hint="eastAsia"/>
                <w:b w:val="0"/>
                <w:sz w:val="24"/>
              </w:rPr>
              <w:t>快递信息弹窗（首次确认）</w:t>
            </w:r>
          </w:p>
        </w:tc>
        <w:tc>
          <w:tcPr>
            <w:tcW w:type="dxa" w:w="2076"/>
          </w:tcPr>
          <w:p>
            <w:pPr>
              <w:spacing w:line="360" w:lineRule="auto" w:before="0" w:after="0"/>
            </w:pPr>
            <w:r>
              <w:rPr>
                <w:rFonts w:ascii="宋体" w:hAnsi="宋体" w:cs="宋体" w:eastAsia="宋体" w:hint="eastAsia"/>
                <w:b w:val="0"/>
                <w:sz w:val="24"/>
              </w:rPr>
              <w:t>5.4</w:t>
            </w:r>
          </w:p>
        </w:tc>
        <w:tc>
          <w:tcPr>
            <w:tcW w:type="dxa" w:w="2076"/>
          </w:tcPr>
          <w:p>
            <w:pPr>
              <w:spacing w:line="360" w:lineRule="auto" w:before="0" w:after="0"/>
            </w:pPr>
            <w:r>
              <w:rPr>
                <w:rFonts w:ascii="宋体" w:hAnsi="宋体" w:cs="宋体" w:eastAsia="宋体" w:hint="eastAsia"/>
                <w:b w:val="0"/>
                <w:sz w:val="24"/>
              </w:rPr>
            </w:r>
          </w:p>
        </w:tc>
      </w:tr>
      <w:tr>
        <w:tc>
          <w:tcPr>
            <w:tcW w:type="dxa" w:w="2076"/>
          </w:tcPr>
          <w:p>
            <w:pPr>
              <w:spacing w:line="360" w:lineRule="auto" w:before="0" w:after="0"/>
            </w:pPr>
            <w:r>
              <w:rPr>
                <w:rFonts w:ascii="宋体" w:hAnsi="宋体" w:cs="宋体" w:eastAsia="宋体" w:hint="eastAsia"/>
                <w:b w:val="0"/>
                <w:sz w:val="24"/>
              </w:rPr>
              <w:t>5.4-2</w:t>
            </w:r>
          </w:p>
        </w:tc>
        <w:tc>
          <w:tcPr>
            <w:tcW w:type="dxa" w:w="2076"/>
          </w:tcPr>
          <w:p>
            <w:pPr>
              <w:spacing w:line="360" w:lineRule="auto" w:before="0" w:after="0"/>
            </w:pPr>
            <w:r>
              <w:rPr>
                <w:rFonts w:ascii="宋体" w:hAnsi="宋体" w:cs="宋体" w:eastAsia="宋体" w:hint="eastAsia"/>
                <w:b w:val="0"/>
                <w:sz w:val="24"/>
              </w:rPr>
              <w:t>快递信息弹窗（修改态）</w:t>
            </w:r>
          </w:p>
        </w:tc>
        <w:tc>
          <w:tcPr>
            <w:tcW w:type="dxa" w:w="2076"/>
          </w:tcPr>
          <w:p>
            <w:pPr>
              <w:spacing w:line="360" w:lineRule="auto" w:before="0" w:after="0"/>
            </w:pPr>
            <w:r>
              <w:rPr>
                <w:rFonts w:ascii="宋体" w:hAnsi="宋体" w:cs="宋体" w:eastAsia="宋体" w:hint="eastAsia"/>
                <w:b w:val="0"/>
                <w:sz w:val="24"/>
              </w:rPr>
              <w:t>5.4</w:t>
            </w:r>
          </w:p>
        </w:tc>
        <w:tc>
          <w:tcPr>
            <w:tcW w:type="dxa" w:w="2076"/>
          </w:tcPr>
          <w:p>
            <w:pPr>
              <w:spacing w:line="360" w:lineRule="auto" w:before="0" w:after="0"/>
            </w:pPr>
            <w:r>
              <w:rPr>
                <w:rFonts w:ascii="宋体" w:hAnsi="宋体" w:cs="宋体" w:eastAsia="宋体" w:hint="eastAsia"/>
                <w:b w:val="0"/>
                <w:sz w:val="24"/>
              </w:rPr>
            </w:r>
          </w:p>
        </w:tc>
      </w:tr>
      <w:tr>
        <w:tc>
          <w:tcPr>
            <w:tcW w:type="dxa" w:w="2076"/>
          </w:tcPr>
          <w:p>
            <w:pPr>
              <w:spacing w:line="360" w:lineRule="auto" w:before="0" w:after="0"/>
            </w:pPr>
            <w:r>
              <w:rPr>
                <w:rFonts w:ascii="宋体" w:hAnsi="宋体" w:cs="宋体" w:eastAsia="宋体" w:hint="eastAsia"/>
                <w:b w:val="0"/>
                <w:sz w:val="24"/>
              </w:rPr>
              <w:t>5.4-3</w:t>
            </w:r>
          </w:p>
        </w:tc>
        <w:tc>
          <w:tcPr>
            <w:tcW w:type="dxa" w:w="2076"/>
          </w:tcPr>
          <w:p>
            <w:pPr>
              <w:spacing w:line="360" w:lineRule="auto" w:before="0" w:after="0"/>
            </w:pPr>
            <w:r>
              <w:rPr>
                <w:rFonts w:ascii="宋体" w:hAnsi="宋体" w:cs="宋体" w:eastAsia="宋体" w:hint="eastAsia"/>
                <w:b w:val="0"/>
                <w:sz w:val="24"/>
              </w:rPr>
              <w:t>无面单空态（银行侧）</w:t>
            </w:r>
          </w:p>
        </w:tc>
        <w:tc>
          <w:tcPr>
            <w:tcW w:type="dxa" w:w="2076"/>
          </w:tcPr>
          <w:p>
            <w:pPr>
              <w:spacing w:line="360" w:lineRule="auto" w:before="0" w:after="0"/>
            </w:pPr>
            <w:r>
              <w:rPr>
                <w:rFonts w:ascii="宋体" w:hAnsi="宋体" w:cs="宋体" w:eastAsia="宋体" w:hint="eastAsia"/>
                <w:b w:val="0"/>
                <w:sz w:val="24"/>
              </w:rPr>
              <w:t>5.4</w:t>
            </w:r>
          </w:p>
        </w:tc>
        <w:tc>
          <w:tcPr>
            <w:tcW w:type="dxa" w:w="2076"/>
          </w:tcPr>
          <w:p>
            <w:pPr>
              <w:spacing w:line="360" w:lineRule="auto" w:before="0" w:after="0"/>
            </w:pPr>
            <w:r>
              <w:rPr>
                <w:rFonts w:ascii="宋体" w:hAnsi="宋体" w:cs="宋体" w:eastAsia="宋体" w:hint="eastAsia"/>
                <w:b w:val="0"/>
                <w:sz w:val="24"/>
              </w:rPr>
            </w:r>
          </w:p>
        </w:tc>
      </w:tr>
      <w:tr>
        <w:tc>
          <w:tcPr>
            <w:tcW w:type="dxa" w:w="2076"/>
          </w:tcPr>
          <w:p>
            <w:pPr>
              <w:spacing w:line="360" w:lineRule="auto" w:before="0" w:after="0"/>
            </w:pPr>
            <w:r>
              <w:rPr>
                <w:rFonts w:ascii="宋体" w:hAnsi="宋体" w:cs="宋体" w:eastAsia="宋体" w:hint="eastAsia"/>
                <w:b w:val="0"/>
                <w:sz w:val="24"/>
              </w:rPr>
              <w:t>5.5-1</w:t>
            </w:r>
          </w:p>
        </w:tc>
        <w:tc>
          <w:tcPr>
            <w:tcW w:type="dxa" w:w="2076"/>
          </w:tcPr>
          <w:p>
            <w:pPr>
              <w:spacing w:line="360" w:lineRule="auto" w:before="0" w:after="0"/>
            </w:pPr>
            <w:r>
              <w:rPr>
                <w:rFonts w:ascii="宋体" w:hAnsi="宋体" w:cs="宋体" w:eastAsia="宋体" w:hint="eastAsia"/>
                <w:b w:val="0"/>
                <w:sz w:val="24"/>
              </w:rPr>
              <w:t>结果填写页（往来）</w:t>
            </w:r>
          </w:p>
        </w:tc>
        <w:tc>
          <w:tcPr>
            <w:tcW w:type="dxa" w:w="2076"/>
          </w:tcPr>
          <w:p>
            <w:pPr>
              <w:spacing w:line="360" w:lineRule="auto" w:before="0" w:after="0"/>
            </w:pPr>
            <w:r>
              <w:rPr>
                <w:rFonts w:ascii="宋体" w:hAnsi="宋体" w:cs="宋体" w:eastAsia="宋体" w:hint="eastAsia"/>
                <w:b w:val="0"/>
                <w:sz w:val="24"/>
              </w:rPr>
              <w:t>5.5</w:t>
            </w:r>
          </w:p>
        </w:tc>
        <w:tc>
          <w:tcPr>
            <w:tcW w:type="dxa" w:w="2076"/>
          </w:tcPr>
          <w:p>
            <w:pPr>
              <w:spacing w:line="360" w:lineRule="auto" w:before="0" w:after="0"/>
            </w:pPr>
            <w:r>
              <w:rPr>
                <w:rFonts w:ascii="宋体" w:hAnsi="宋体" w:cs="宋体" w:eastAsia="宋体" w:hint="eastAsia"/>
                <w:b w:val="0"/>
                <w:sz w:val="24"/>
              </w:rPr>
              <w:t>两张：空白初始 / 已填部分（含两个附件与底稿指引文本）</w:t>
            </w:r>
          </w:p>
        </w:tc>
      </w:tr>
      <w:tr>
        <w:tc>
          <w:tcPr>
            <w:tcW w:type="dxa" w:w="2076"/>
          </w:tcPr>
          <w:p>
            <w:pPr>
              <w:spacing w:line="360" w:lineRule="auto" w:before="0" w:after="0"/>
            </w:pPr>
            <w:r>
              <w:rPr>
                <w:rFonts w:ascii="宋体" w:hAnsi="宋体" w:cs="宋体" w:eastAsia="宋体" w:hint="eastAsia"/>
                <w:b w:val="0"/>
                <w:sz w:val="24"/>
              </w:rPr>
              <w:t>5.5-2</w:t>
            </w:r>
          </w:p>
        </w:tc>
        <w:tc>
          <w:tcPr>
            <w:tcW w:type="dxa" w:w="2076"/>
          </w:tcPr>
          <w:p>
            <w:pPr>
              <w:spacing w:line="360" w:lineRule="auto" w:before="0" w:after="0"/>
            </w:pPr>
            <w:r>
              <w:rPr>
                <w:rFonts w:ascii="宋体" w:hAnsi="宋体" w:cs="宋体" w:eastAsia="宋体" w:hint="eastAsia"/>
                <w:b w:val="0"/>
                <w:sz w:val="24"/>
              </w:rPr>
              <w:t>询证事项逐项核对表（银行）</w:t>
            </w:r>
          </w:p>
        </w:tc>
        <w:tc>
          <w:tcPr>
            <w:tcW w:type="dxa" w:w="2076"/>
          </w:tcPr>
          <w:p>
            <w:pPr>
              <w:spacing w:line="360" w:lineRule="auto" w:before="0" w:after="0"/>
            </w:pPr>
            <w:r>
              <w:rPr>
                <w:rFonts w:ascii="宋体" w:hAnsi="宋体" w:cs="宋体" w:eastAsia="宋体" w:hint="eastAsia"/>
                <w:b w:val="0"/>
                <w:sz w:val="24"/>
              </w:rPr>
              <w:t>5.5</w:t>
            </w:r>
          </w:p>
        </w:tc>
        <w:tc>
          <w:tcPr>
            <w:tcW w:type="dxa" w:w="2076"/>
          </w:tcPr>
          <w:p>
            <w:pPr>
              <w:spacing w:line="360" w:lineRule="auto" w:before="0" w:after="0"/>
            </w:pPr>
            <w:r>
              <w:rPr>
                <w:rFonts w:ascii="宋体" w:hAnsi="宋体" w:cs="宋体" w:eastAsia="宋体" w:hint="eastAsia"/>
                <w:b w:val="0"/>
                <w:sz w:val="24"/>
              </w:rPr>
            </w:r>
          </w:p>
        </w:tc>
      </w:tr>
      <w:tr>
        <w:tc>
          <w:tcPr>
            <w:tcW w:type="dxa" w:w="2076"/>
          </w:tcPr>
          <w:p>
            <w:pPr>
              <w:spacing w:line="360" w:lineRule="auto" w:before="0" w:after="0"/>
            </w:pPr>
            <w:r>
              <w:rPr>
                <w:rFonts w:ascii="宋体" w:hAnsi="宋体" w:cs="宋体" w:eastAsia="宋体" w:hint="eastAsia"/>
                <w:b w:val="0"/>
                <w:sz w:val="24"/>
              </w:rPr>
              <w:t>5.5-3</w:t>
            </w:r>
          </w:p>
        </w:tc>
        <w:tc>
          <w:tcPr>
            <w:tcW w:type="dxa" w:w="2076"/>
          </w:tcPr>
          <w:p>
            <w:pPr>
              <w:spacing w:line="360" w:lineRule="auto" w:before="0" w:after="0"/>
            </w:pPr>
            <w:r>
              <w:rPr>
                <w:rFonts w:ascii="宋体" w:hAnsi="宋体" w:cs="宋体" w:eastAsia="宋体" w:hint="eastAsia"/>
                <w:b w:val="0"/>
                <w:sz w:val="24"/>
              </w:rPr>
              <w:t>询证事项表三种特殊态</w:t>
            </w:r>
          </w:p>
        </w:tc>
        <w:tc>
          <w:tcPr>
            <w:tcW w:type="dxa" w:w="2076"/>
          </w:tcPr>
          <w:p>
            <w:pPr>
              <w:spacing w:line="360" w:lineRule="auto" w:before="0" w:after="0"/>
            </w:pPr>
            <w:r>
              <w:rPr>
                <w:rFonts w:ascii="宋体" w:hAnsi="宋体" w:cs="宋体" w:eastAsia="宋体" w:hint="eastAsia"/>
                <w:b w:val="0"/>
                <w:sz w:val="24"/>
              </w:rPr>
              <w:t>5.5</w:t>
            </w:r>
          </w:p>
        </w:tc>
        <w:tc>
          <w:tcPr>
            <w:tcW w:type="dxa" w:w="2076"/>
          </w:tcPr>
          <w:p>
            <w:pPr>
              <w:spacing w:line="360" w:lineRule="auto" w:before="0" w:after="0"/>
            </w:pPr>
            <w:r>
              <w:rPr>
                <w:rFonts w:ascii="宋体" w:hAnsi="宋体" w:cs="宋体" w:eastAsia="宋体" w:hint="eastAsia"/>
                <w:b w:val="0"/>
                <w:sz w:val="24"/>
              </w:rPr>
              <w:t>识别中 / 识别失败 / 无数据组</w:t>
            </w:r>
          </w:p>
        </w:tc>
      </w:tr>
      <w:tr>
        <w:tc>
          <w:tcPr>
            <w:tcW w:type="dxa" w:w="2076"/>
          </w:tcPr>
          <w:p>
            <w:pPr>
              <w:spacing w:line="360" w:lineRule="auto" w:before="0" w:after="0"/>
            </w:pPr>
            <w:r>
              <w:rPr>
                <w:rFonts w:ascii="宋体" w:hAnsi="宋体" w:cs="宋体" w:eastAsia="宋体" w:hint="eastAsia"/>
                <w:b w:val="0"/>
                <w:sz w:val="24"/>
              </w:rPr>
              <w:t>5.6-2</w:t>
            </w:r>
          </w:p>
        </w:tc>
        <w:tc>
          <w:tcPr>
            <w:tcW w:type="dxa" w:w="2076"/>
          </w:tcPr>
          <w:p>
            <w:pPr>
              <w:spacing w:line="360" w:lineRule="auto" w:before="0" w:after="0"/>
            </w:pPr>
            <w:r>
              <w:rPr>
                <w:rFonts w:ascii="宋体" w:hAnsi="宋体" w:cs="宋体" w:eastAsia="宋体" w:hint="eastAsia"/>
                <w:b w:val="0"/>
                <w:sz w:val="24"/>
              </w:rPr>
              <w:t>展开行：回函记录表（8 列）</w:t>
            </w:r>
          </w:p>
        </w:tc>
        <w:tc>
          <w:tcPr>
            <w:tcW w:type="dxa" w:w="2076"/>
          </w:tcPr>
          <w:p>
            <w:pPr>
              <w:spacing w:line="360" w:lineRule="auto" w:before="0" w:after="0"/>
            </w:pPr>
            <w:r>
              <w:rPr>
                <w:rFonts w:ascii="宋体" w:hAnsi="宋体" w:cs="宋体" w:eastAsia="宋体" w:hint="eastAsia"/>
                <w:b w:val="0"/>
                <w:sz w:val="24"/>
              </w:rPr>
              <w:t>5.6</w:t>
            </w:r>
          </w:p>
        </w:tc>
        <w:tc>
          <w:tcPr>
            <w:tcW w:type="dxa" w:w="2076"/>
          </w:tcPr>
          <w:p>
            <w:pPr>
              <w:spacing w:line="360" w:lineRule="auto" w:before="0" w:after="0"/>
            </w:pPr>
            <w:r>
              <w:rPr>
                <w:rFonts w:ascii="宋体" w:hAnsi="宋体" w:cs="宋体" w:eastAsia="宋体" w:hint="eastAsia"/>
                <w:b w:val="0"/>
                <w:sz w:val="24"/>
              </w:rPr>
              <w:t>用回函 ≥ 2 次的函证（才看得出「当前有效 / 重新发函」的对照）</w:t>
            </w:r>
          </w:p>
        </w:tc>
      </w:tr>
      <w:tr>
        <w:tc>
          <w:tcPr>
            <w:tcW w:type="dxa" w:w="2076"/>
          </w:tcPr>
          <w:p>
            <w:pPr>
              <w:spacing w:line="360" w:lineRule="auto" w:before="0" w:after="0"/>
            </w:pPr>
            <w:r>
              <w:rPr>
                <w:rFonts w:ascii="宋体" w:hAnsi="宋体" w:cs="宋体" w:eastAsia="宋体" w:hint="eastAsia"/>
                <w:b w:val="0"/>
                <w:sz w:val="24"/>
              </w:rPr>
              <w:t>5.6-3</w:t>
            </w:r>
          </w:p>
        </w:tc>
        <w:tc>
          <w:tcPr>
            <w:tcW w:type="dxa" w:w="2076"/>
          </w:tcPr>
          <w:p>
            <w:pPr>
              <w:spacing w:line="360" w:lineRule="auto" w:before="0" w:after="0"/>
            </w:pPr>
            <w:r>
              <w:rPr>
                <w:rFonts w:ascii="宋体" w:hAnsi="宋体" w:cs="宋体" w:eastAsia="宋体" w:hint="eastAsia"/>
                <w:b w:val="0"/>
                <w:sz w:val="24"/>
              </w:rPr>
              <w:t>筛选条件 chips</w:t>
            </w:r>
          </w:p>
        </w:tc>
        <w:tc>
          <w:tcPr>
            <w:tcW w:type="dxa" w:w="2076"/>
          </w:tcPr>
          <w:p>
            <w:pPr>
              <w:spacing w:line="360" w:lineRule="auto" w:before="0" w:after="0"/>
            </w:pPr>
            <w:r>
              <w:rPr>
                <w:rFonts w:ascii="宋体" w:hAnsi="宋体" w:cs="宋体" w:eastAsia="宋体" w:hint="eastAsia"/>
                <w:b w:val="0"/>
                <w:sz w:val="24"/>
              </w:rPr>
              <w:t>5.6</w:t>
            </w:r>
          </w:p>
        </w:tc>
        <w:tc>
          <w:tcPr>
            <w:tcW w:type="dxa" w:w="2076"/>
          </w:tcPr>
          <w:p>
            <w:pPr>
              <w:spacing w:line="360" w:lineRule="auto" w:before="0" w:after="0"/>
            </w:pPr>
            <w:r>
              <w:rPr>
                <w:rFonts w:ascii="宋体" w:hAnsi="宋体" w:cs="宋体" w:eastAsia="宋体" w:hint="eastAsia"/>
                <w:b w:val="0"/>
                <w:sz w:val="24"/>
              </w:rPr>
            </w:r>
          </w:p>
        </w:tc>
      </w:tr>
      <w:tr>
        <w:tc>
          <w:tcPr>
            <w:tcW w:type="dxa" w:w="2076"/>
          </w:tcPr>
          <w:p>
            <w:pPr>
              <w:spacing w:line="360" w:lineRule="auto" w:before="0" w:after="0"/>
            </w:pPr>
            <w:r>
              <w:rPr>
                <w:rFonts w:ascii="宋体" w:hAnsi="宋体" w:cs="宋体" w:eastAsia="宋体" w:hint="eastAsia"/>
                <w:b w:val="0"/>
                <w:sz w:val="24"/>
              </w:rPr>
              <w:t>5.7-1</w:t>
            </w:r>
          </w:p>
        </w:tc>
        <w:tc>
          <w:tcPr>
            <w:tcW w:type="dxa" w:w="2076"/>
          </w:tcPr>
          <w:p>
            <w:pPr>
              <w:spacing w:line="360" w:lineRule="auto" w:before="0" w:after="0"/>
            </w:pPr>
            <w:r>
              <w:rPr>
                <w:rFonts w:ascii="宋体" w:hAnsi="宋体" w:cs="宋体" w:eastAsia="宋体" w:hint="eastAsia"/>
                <w:b w:val="0"/>
                <w:sz w:val="24"/>
              </w:rPr>
              <w:t>查看函证（批注层恒显）</w:t>
            </w:r>
          </w:p>
        </w:tc>
        <w:tc>
          <w:tcPr>
            <w:tcW w:type="dxa" w:w="2076"/>
          </w:tcPr>
          <w:p>
            <w:pPr>
              <w:spacing w:line="360" w:lineRule="auto" w:before="0" w:after="0"/>
            </w:pPr>
            <w:r>
              <w:rPr>
                <w:rFonts w:ascii="宋体" w:hAnsi="宋体" w:cs="宋体" w:eastAsia="宋体" w:hint="eastAsia"/>
                <w:b w:val="0"/>
                <w:sz w:val="24"/>
              </w:rPr>
              <w:t>5.7</w:t>
            </w:r>
          </w:p>
        </w:tc>
        <w:tc>
          <w:tcPr>
            <w:tcW w:type="dxa" w:w="2076"/>
          </w:tcPr>
          <w:p>
            <w:pPr>
              <w:spacing w:line="360" w:lineRule="auto" w:before="0" w:after="0"/>
            </w:pPr>
            <w:r>
              <w:rPr>
                <w:rFonts w:ascii="宋体" w:hAnsi="宋体" w:cs="宋体" w:eastAsia="宋体" w:hint="eastAsia"/>
                <w:b w:val="0"/>
                <w:sz w:val="24"/>
              </w:rPr>
              <w:t>换一封有印章框 / 落章区域的函证，否则看不出这项能力</w:t>
            </w:r>
          </w:p>
        </w:tc>
      </w:tr>
      <w:tr>
        <w:tc>
          <w:tcPr>
            <w:tcW w:type="dxa" w:w="2076"/>
          </w:tcPr>
          <w:p>
            <w:pPr>
              <w:spacing w:line="360" w:lineRule="auto" w:before="0" w:after="0"/>
            </w:pPr>
            <w:r>
              <w:rPr>
                <w:rFonts w:ascii="宋体" w:hAnsi="宋体" w:cs="宋体" w:eastAsia="宋体" w:hint="eastAsia"/>
                <w:b w:val="0"/>
                <w:sz w:val="24"/>
              </w:rPr>
              <w:t>5.7-2</w:t>
            </w:r>
          </w:p>
        </w:tc>
        <w:tc>
          <w:tcPr>
            <w:tcW w:type="dxa" w:w="2076"/>
          </w:tcPr>
          <w:p>
            <w:pPr>
              <w:spacing w:line="360" w:lineRule="auto" w:before="0" w:after="0"/>
            </w:pPr>
            <w:r>
              <w:rPr>
                <w:rFonts w:ascii="宋体" w:hAnsi="宋体" w:cs="宋体" w:eastAsia="宋体" w:hint="eastAsia"/>
                <w:b w:val="0"/>
                <w:sz w:val="24"/>
              </w:rPr>
              <w:t>批注层近景（印章框 / 落章区 / 手写区）</w:t>
            </w:r>
          </w:p>
        </w:tc>
        <w:tc>
          <w:tcPr>
            <w:tcW w:type="dxa" w:w="2076"/>
          </w:tcPr>
          <w:p>
            <w:pPr>
              <w:spacing w:line="360" w:lineRule="auto" w:before="0" w:after="0"/>
            </w:pPr>
            <w:r>
              <w:rPr>
                <w:rFonts w:ascii="宋体" w:hAnsi="宋体" w:cs="宋体" w:eastAsia="宋体" w:hint="eastAsia"/>
                <w:b w:val="0"/>
                <w:sz w:val="24"/>
              </w:rPr>
              <w:t>5.7</w:t>
            </w:r>
          </w:p>
        </w:tc>
        <w:tc>
          <w:tcPr>
            <w:tcW w:type="dxa" w:w="2076"/>
          </w:tcPr>
          <w:p>
            <w:pPr>
              <w:spacing w:line="360" w:lineRule="auto" w:before="0" w:after="0"/>
            </w:pPr>
            <w:r>
              <w:rPr>
                <w:rFonts w:ascii="宋体" w:hAnsi="宋体" w:cs="宋体" w:eastAsia="宋体" w:hint="eastAsia"/>
                <w:b w:val="0"/>
                <w:sz w:val="24"/>
              </w:rPr>
              <w:t>放大到能看清标注框标签</w:t>
            </w:r>
          </w:p>
        </w:tc>
      </w:tr>
      <w:tr>
        <w:tc>
          <w:tcPr>
            <w:tcW w:type="dxa" w:w="2076"/>
          </w:tcPr>
          <w:p>
            <w:pPr>
              <w:spacing w:line="360" w:lineRule="auto" w:before="0" w:after="0"/>
            </w:pPr>
            <w:r>
              <w:rPr>
                <w:rFonts w:ascii="宋体" w:hAnsi="宋体" w:cs="宋体" w:eastAsia="宋体" w:hint="eastAsia"/>
                <w:b w:val="0"/>
                <w:sz w:val="24"/>
              </w:rPr>
              <w:t>5.7-3</w:t>
            </w:r>
          </w:p>
        </w:tc>
        <w:tc>
          <w:tcPr>
            <w:tcW w:type="dxa" w:w="2076"/>
          </w:tcPr>
          <w:p>
            <w:pPr>
              <w:spacing w:line="360" w:lineRule="auto" w:before="0" w:after="0"/>
            </w:pPr>
            <w:r>
              <w:rPr>
                <w:rFonts w:ascii="宋体" w:hAnsi="宋体" w:cs="宋体" w:eastAsia="宋体" w:hint="eastAsia"/>
                <w:b w:val="0"/>
                <w:sz w:val="24"/>
              </w:rPr>
              <w:t>历史回函的只读语境提示</w:t>
            </w:r>
          </w:p>
        </w:tc>
        <w:tc>
          <w:tcPr>
            <w:tcW w:type="dxa" w:w="2076"/>
          </w:tcPr>
          <w:p>
            <w:pPr>
              <w:spacing w:line="360" w:lineRule="auto" w:before="0" w:after="0"/>
            </w:pPr>
            <w:r>
              <w:rPr>
                <w:rFonts w:ascii="宋体" w:hAnsi="宋体" w:cs="宋体" w:eastAsia="宋体" w:hint="eastAsia"/>
                <w:b w:val="0"/>
                <w:sz w:val="24"/>
              </w:rPr>
              <w:t>5.7</w:t>
            </w:r>
          </w:p>
        </w:tc>
        <w:tc>
          <w:tcPr>
            <w:tcW w:type="dxa" w:w="2076"/>
          </w:tcPr>
          <w:p>
            <w:pPr>
              <w:spacing w:line="360" w:lineRule="auto" w:before="0" w:after="0"/>
            </w:pPr>
            <w:r>
              <w:rPr>
                <w:rFonts w:ascii="宋体" w:hAnsi="宋体" w:cs="宋体" w:eastAsia="宋体" w:hint="eastAsia"/>
                <w:b w:val="0"/>
                <w:sz w:val="24"/>
              </w:rPr>
            </w:r>
          </w:p>
        </w:tc>
      </w:tr>
      <w:tr>
        <w:tc>
          <w:tcPr>
            <w:tcW w:type="dxa" w:w="2076"/>
          </w:tcPr>
          <w:p>
            <w:pPr>
              <w:spacing w:line="360" w:lineRule="auto" w:before="0" w:after="0"/>
            </w:pPr>
            <w:r>
              <w:rPr>
                <w:rFonts w:ascii="宋体" w:hAnsi="宋体" w:cs="宋体" w:eastAsia="宋体" w:hint="eastAsia"/>
                <w:b w:val="0"/>
                <w:sz w:val="24"/>
              </w:rPr>
              <w:t>5.8-1</w:t>
            </w:r>
          </w:p>
        </w:tc>
        <w:tc>
          <w:tcPr>
            <w:tcW w:type="dxa" w:w="2076"/>
          </w:tcPr>
          <w:p>
            <w:pPr>
              <w:spacing w:line="360" w:lineRule="auto" w:before="0" w:after="0"/>
            </w:pPr>
            <w:r>
              <w:rPr>
                <w:rFonts w:ascii="宋体" w:hAnsi="宋体" w:cs="宋体" w:eastAsia="宋体" w:hint="eastAsia"/>
                <w:b w:val="0"/>
                <w:sz w:val="24"/>
              </w:rPr>
              <w:t>导入快递数据抽屉</w:t>
            </w:r>
          </w:p>
        </w:tc>
        <w:tc>
          <w:tcPr>
            <w:tcW w:type="dxa" w:w="2076"/>
          </w:tcPr>
          <w:p>
            <w:pPr>
              <w:spacing w:line="360" w:lineRule="auto" w:before="0" w:after="0"/>
            </w:pPr>
            <w:r>
              <w:rPr>
                <w:rFonts w:ascii="宋体" w:hAnsi="宋体" w:cs="宋体" w:eastAsia="宋体" w:hint="eastAsia"/>
                <w:b w:val="0"/>
                <w:sz w:val="24"/>
              </w:rPr>
              <w:t>5.8</w:t>
            </w:r>
          </w:p>
        </w:tc>
        <w:tc>
          <w:tcPr>
            <w:tcW w:type="dxa" w:w="2076"/>
          </w:tcPr>
          <w:p>
            <w:pPr>
              <w:spacing w:line="360" w:lineRule="auto" w:before="0" w:after="0"/>
            </w:pPr>
            <w:r>
              <w:rPr>
                <w:rFonts w:ascii="宋体" w:hAnsi="宋体" w:cs="宋体" w:eastAsia="宋体" w:hint="eastAsia"/>
                <w:b w:val="0"/>
                <w:sz w:val="24"/>
              </w:rPr>
              <w:t>需含未匹配行</w:t>
            </w:r>
          </w:p>
        </w:tc>
      </w:tr>
      <w:tr>
        <w:tc>
          <w:tcPr>
            <w:tcW w:type="dxa" w:w="2076"/>
          </w:tcPr>
          <w:p>
            <w:pPr>
              <w:spacing w:line="360" w:lineRule="auto" w:before="0" w:after="0"/>
            </w:pPr>
            <w:r>
              <w:rPr>
                <w:rFonts w:ascii="宋体" w:hAnsi="宋体" w:cs="宋体" w:eastAsia="宋体" w:hint="eastAsia"/>
                <w:b w:val="0"/>
                <w:sz w:val="24"/>
              </w:rPr>
              <w:t>5.9-1</w:t>
            </w:r>
          </w:p>
        </w:tc>
        <w:tc>
          <w:tcPr>
            <w:tcW w:type="dxa" w:w="2076"/>
          </w:tcPr>
          <w:p>
            <w:pPr>
              <w:spacing w:line="360" w:lineRule="auto" w:before="0" w:after="0"/>
            </w:pPr>
            <w:r>
              <w:rPr>
                <w:rFonts w:ascii="宋体" w:hAnsi="宋体" w:cs="宋体" w:eastAsia="宋体" w:hint="eastAsia"/>
                <w:b w:val="0"/>
                <w:sz w:val="24"/>
              </w:rPr>
              <w:t>删除的二次确认</w:t>
            </w:r>
          </w:p>
        </w:tc>
        <w:tc>
          <w:tcPr>
            <w:tcW w:type="dxa" w:w="2076"/>
          </w:tcPr>
          <w:p>
            <w:pPr>
              <w:spacing w:line="360" w:lineRule="auto" w:before="0" w:after="0"/>
            </w:pPr>
            <w:r>
              <w:rPr>
                <w:rFonts w:ascii="宋体" w:hAnsi="宋体" w:cs="宋体" w:eastAsia="宋体" w:hint="eastAsia"/>
                <w:b w:val="0"/>
                <w:sz w:val="24"/>
              </w:rPr>
              <w:t>5.9</w:t>
            </w:r>
          </w:p>
        </w:tc>
        <w:tc>
          <w:tcPr>
            <w:tcW w:type="dxa" w:w="2076"/>
          </w:tcPr>
          <w:p>
            <w:pPr>
              <w:spacing w:line="360" w:lineRule="auto" w:before="0" w:after="0"/>
            </w:pPr>
            <w:r>
              <w:rPr>
                <w:rFonts w:ascii="宋体" w:hAnsi="宋体" w:cs="宋体" w:eastAsia="宋体" w:hint="eastAsia"/>
                <w:b w:val="0"/>
                <w:sz w:val="24"/>
              </w:rPr>
              <w:t>⚠️ （动作保留在数据层备用），本图暂缓</w:t>
            </w:r>
          </w:p>
        </w:tc>
      </w:tr>
      <w:tr>
        <w:tc>
          <w:tcPr>
            <w:tcW w:type="dxa" w:w="2076"/>
          </w:tcPr>
          <w:p>
            <w:pPr>
              <w:spacing w:line="360" w:lineRule="auto" w:before="0" w:after="0"/>
            </w:pPr>
            <w:r>
              <w:rPr>
                <w:rFonts w:ascii="宋体" w:hAnsi="宋体" w:cs="宋体" w:eastAsia="宋体" w:hint="eastAsia"/>
                <w:b w:val="0"/>
                <w:sz w:val="24"/>
              </w:rPr>
              <w:t>5.10-2</w:t>
            </w:r>
          </w:p>
        </w:tc>
        <w:tc>
          <w:tcPr>
            <w:tcW w:type="dxa" w:w="2076"/>
          </w:tcPr>
          <w:p>
            <w:pPr>
              <w:spacing w:line="360" w:lineRule="auto" w:before="0" w:after="0"/>
            </w:pPr>
            <w:r>
              <w:rPr>
                <w:rFonts w:ascii="宋体" w:hAnsi="宋体" w:cs="宋体" w:eastAsia="宋体" w:hint="eastAsia"/>
                <w:b w:val="0"/>
                <w:sz w:val="24"/>
              </w:rPr>
              <w:t>列表空状态</w:t>
            </w:r>
          </w:p>
        </w:tc>
        <w:tc>
          <w:tcPr>
            <w:tcW w:type="dxa" w:w="2076"/>
          </w:tcPr>
          <w:p>
            <w:pPr>
              <w:spacing w:line="360" w:lineRule="auto" w:before="0" w:after="0"/>
            </w:pPr>
            <w:r>
              <w:rPr>
                <w:rFonts w:ascii="宋体" w:hAnsi="宋体" w:cs="宋体" w:eastAsia="宋体" w:hint="eastAsia"/>
                <w:b w:val="0"/>
                <w:sz w:val="24"/>
              </w:rPr>
              <w:t>5.10</w:t>
            </w:r>
          </w:p>
        </w:tc>
        <w:tc>
          <w:tcPr>
            <w:tcW w:type="dxa" w:w="2076"/>
          </w:tcPr>
          <w:p>
            <w:pPr>
              <w:spacing w:line="360" w:lineRule="auto" w:before="0" w:after="0"/>
            </w:pPr>
            <w:r>
              <w:rPr>
                <w:rFonts w:ascii="宋体" w:hAnsi="宋体" w:cs="宋体" w:eastAsia="宋体" w:hint="eastAsia"/>
                <w:b w:val="0"/>
                <w:sz w:val="24"/>
              </w:rPr>
            </w:r>
          </w:p>
        </w:tc>
      </w:tr>
    </w:tbl>
    <w:p>
      <w:pPr>
        <w:pStyle w:val="3"/>
        <w:spacing w:line="360" w:lineRule="auto"/>
      </w:pPr>
      <w:r>
        <w:rPr>
          <w:rFonts w:hint="eastAsia"/>
        </w:rPr>
        <w:t>变更记录</w:t>
      </w:r>
    </w:p>
    <w:tbl>
      <w:tblPr>
        <w:tblStyle w:val="20"/>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1701"/>
        <w:gridCol w:w="1701"/>
        <w:gridCol w:w="1701"/>
        <w:gridCol w:w="1701"/>
        <w:gridCol w:w="1701"/>
      </w:tblGrid>
      <w:tr>
        <w:tc>
          <w:tcPr>
            <w:tcW w:type="dxa" w:w="1661"/>
          </w:tcPr>
          <w:p>
            <w:pPr>
              <w:spacing w:line="360" w:lineRule="auto" w:before="0" w:after="0"/>
            </w:pPr>
            <w:r>
              <w:rPr>
                <w:rFonts w:ascii="宋体" w:hAnsi="宋体" w:cs="宋体" w:eastAsia="宋体" w:hint="eastAsia"/>
                <w:b w:val="0"/>
                <w:sz w:val="24"/>
              </w:rPr>
              <w:t>日期</w:t>
            </w:r>
          </w:p>
        </w:tc>
        <w:tc>
          <w:tcPr>
            <w:tcW w:type="dxa" w:w="1661"/>
          </w:tcPr>
          <w:p>
            <w:pPr>
              <w:spacing w:line="360" w:lineRule="auto" w:before="0" w:after="0"/>
            </w:pPr>
            <w:r>
              <w:rPr>
                <w:rFonts w:ascii="宋体" w:hAnsi="宋体" w:cs="宋体" w:eastAsia="宋体" w:hint="eastAsia"/>
                <w:b w:val="0"/>
                <w:sz w:val="24"/>
              </w:rPr>
              <w:t>版本</w:t>
            </w:r>
          </w:p>
        </w:tc>
        <w:tc>
          <w:tcPr>
            <w:tcW w:type="dxa" w:w="1661"/>
          </w:tcPr>
          <w:p>
            <w:pPr>
              <w:spacing w:line="360" w:lineRule="auto" w:before="0" w:after="0"/>
            </w:pPr>
            <w:r>
              <w:rPr>
                <w:rFonts w:ascii="宋体" w:hAnsi="宋体" w:cs="宋体" w:eastAsia="宋体" w:hint="eastAsia"/>
                <w:b w:val="0"/>
                <w:sz w:val="24"/>
              </w:rPr>
              <w:t>变更内容</w:t>
            </w:r>
          </w:p>
        </w:tc>
        <w:tc>
          <w:tcPr>
            <w:tcW w:type="dxa" w:w="1661"/>
          </w:tcPr>
          <w:p>
            <w:pPr>
              <w:spacing w:line="360" w:lineRule="auto" w:before="0" w:after="0"/>
            </w:pPr>
            <w:r>
              <w:rPr>
                <w:rFonts w:ascii="宋体" w:hAnsi="宋体" w:cs="宋体" w:eastAsia="宋体" w:hint="eastAsia"/>
                <w:b w:val="0"/>
                <w:sz w:val="24"/>
              </w:rPr>
              <w:t>影响范围</w:t>
            </w:r>
          </w:p>
        </w:tc>
        <w:tc>
          <w:tcPr>
            <w:tcW w:type="dxa" w:w="1661"/>
          </w:tcPr>
          <w:p>
            <w:pPr>
              <w:spacing w:line="360" w:lineRule="auto" w:before="0" w:after="0"/>
            </w:pPr>
            <w:r>
              <w:rPr>
                <w:rFonts w:ascii="宋体" w:hAnsi="宋体" w:cs="宋体" w:eastAsia="宋体" w:hint="eastAsia"/>
                <w:b w:val="0"/>
                <w:sz w:val="24"/>
              </w:rPr>
              <w:t>状态</w:t>
            </w:r>
          </w:p>
        </w:tc>
      </w:tr>
      <w:tr>
        <w:tc>
          <w:tcPr>
            <w:tcW w:type="dxa" w:w="1661"/>
          </w:tcPr>
          <w:p>
            <w:pPr>
              <w:spacing w:line="360" w:lineRule="auto" w:before="0" w:after="0"/>
            </w:pPr>
            <w:r>
              <w:rPr>
                <w:rFonts w:ascii="宋体" w:hAnsi="宋体" w:cs="宋体" w:eastAsia="宋体" w:hint="eastAsia"/>
                <w:b w:val="0"/>
                <w:sz w:val="24"/>
              </w:rPr>
              <w:t>2026-09-14</w:t>
            </w:r>
          </w:p>
        </w:tc>
        <w:tc>
          <w:tcPr>
            <w:tcW w:type="dxa" w:w="1661"/>
          </w:tcPr>
          <w:p>
            <w:pPr>
              <w:spacing w:line="360" w:lineRule="auto" w:before="0" w:after="0"/>
            </w:pPr>
            <w:r>
              <w:rPr>
                <w:rFonts w:ascii="宋体" w:hAnsi="宋体" w:cs="宋体" w:eastAsia="宋体" w:hint="eastAsia"/>
                <w:b w:val="0"/>
                <w:sz w:val="24"/>
              </w:rPr>
              <w:t>v1.0</w:t>
            </w:r>
          </w:p>
        </w:tc>
        <w:tc>
          <w:tcPr>
            <w:tcW w:type="dxa" w:w="1661"/>
          </w:tcPr>
          <w:p>
            <w:pPr>
              <w:spacing w:line="360" w:lineRule="auto" w:before="0" w:after="0"/>
            </w:pPr>
            <w:r>
              <w:rPr>
                <w:rFonts w:ascii="宋体" w:hAnsi="宋体" w:cs="宋体" w:eastAsia="宋体" w:hint="eastAsia"/>
                <w:b w:val="0"/>
                <w:sz w:val="24"/>
              </w:rPr>
              <w:t>初版：确立统一上传 → 异步识别 → AI 核验 → 人工确认的流程动线；定义四类 AI 能力；明确「相符性由印章落章区域判定」核心规则</w:t>
            </w:r>
          </w:p>
        </w:tc>
        <w:tc>
          <w:tcPr>
            <w:tcW w:type="dxa" w:w="1661"/>
          </w:tcPr>
          <w:p>
            <w:pPr>
              <w:spacing w:line="360" w:lineRule="auto" w:before="0" w:after="0"/>
            </w:pPr>
            <w:r>
              <w:rPr>
                <w:rFonts w:ascii="宋体" w:hAnsi="宋体" w:cs="宋体" w:eastAsia="宋体" w:hint="eastAsia"/>
                <w:b w:val="0"/>
                <w:sz w:val="24"/>
              </w:rPr>
              <w:t>回函管理模块</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2026-09-14</w:t>
            </w:r>
          </w:p>
        </w:tc>
        <w:tc>
          <w:tcPr>
            <w:tcW w:type="dxa" w:w="1661"/>
          </w:tcPr>
          <w:p>
            <w:pPr>
              <w:spacing w:line="360" w:lineRule="auto" w:before="0" w:after="0"/>
            </w:pPr>
            <w:r>
              <w:rPr>
                <w:rFonts w:ascii="宋体" w:hAnsi="宋体" w:cs="宋体" w:eastAsia="宋体" w:hint="eastAsia"/>
                <w:b w:val="0"/>
                <w:sz w:val="24"/>
              </w:rPr>
              <w:t>v1.1</w:t>
            </w:r>
          </w:p>
        </w:tc>
        <w:tc>
          <w:tcPr>
            <w:tcW w:type="dxa" w:w="1661"/>
          </w:tcPr>
          <w:p>
            <w:pPr>
              <w:spacing w:line="360" w:lineRule="auto" w:before="0" w:after="0"/>
            </w:pPr>
            <w:r>
              <w:rPr>
                <w:rFonts w:ascii="宋体" w:hAnsi="宋体" w:cs="宋体" w:eastAsia="宋体" w:hint="eastAsia"/>
                <w:b w:val="0"/>
                <w:sz w:val="24"/>
              </w:rPr>
              <w:t>主页面简洁化：移除页面标题行与步骤指引条，页面收敛为 3 层；表格改单行表头（顶部色条 + 组间竖线）；列表新增「发函记录编号」列、移除「发函登记日期」列、AI 智能核验分组前移至回函信息之前；操作列移除「更多」下拉，仅保留「删除」并改为显式二次确认；补充业务约束 C-01（同控制表函证类型一致）与简洁风格规范</w:t>
            </w:r>
          </w:p>
        </w:tc>
        <w:tc>
          <w:tcPr>
            <w:tcW w:type="dxa" w:w="1661"/>
          </w:tcPr>
          <w:p>
            <w:pPr>
              <w:spacing w:line="360" w:lineRule="auto" w:before="0" w:after="0"/>
            </w:pPr>
            <w:r>
              <w:rPr>
                <w:rFonts w:ascii="宋体" w:hAnsi="宋体" w:cs="宋体" w:eastAsia="宋体" w:hint="eastAsia"/>
                <w:b w:val="0"/>
                <w:sz w:val="24"/>
              </w:rPr>
              <w:t>回函管理列表、需求规范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2026-09-14</w:t>
            </w:r>
          </w:p>
        </w:tc>
        <w:tc>
          <w:tcPr>
            <w:tcW w:type="dxa" w:w="1661"/>
          </w:tcPr>
          <w:p>
            <w:pPr>
              <w:spacing w:line="360" w:lineRule="auto" w:before="0" w:after="0"/>
            </w:pPr>
            <w:r>
              <w:rPr>
                <w:rFonts w:ascii="宋体" w:hAnsi="宋体" w:cs="宋体" w:eastAsia="宋体" w:hint="eastAsia"/>
                <w:b w:val="0"/>
                <w:sz w:val="24"/>
              </w:rPr>
              <w:t>v1.2</w:t>
            </w:r>
          </w:p>
        </w:tc>
        <w:tc>
          <w:tcPr>
            <w:tcW w:type="dxa" w:w="1661"/>
          </w:tcPr>
          <w:p>
            <w:pPr>
              <w:spacing w:line="360" w:lineRule="auto" w:before="0" w:after="0"/>
            </w:pPr>
            <w:r>
              <w:rPr>
                <w:rFonts w:ascii="宋体" w:hAnsi="宋体" w:cs="宋体" w:eastAsia="宋体" w:hint="eastAsia"/>
                <w:b w:val="0"/>
                <w:sz w:val="24"/>
              </w:rPr>
              <w:t>步骤引导调整为主操作行内嵌展示（与「上传回函文件」同行，含当前步骤高亮与阶段说明 tooltip），在恢复界面指引性的同时不增加页面层级</w:t>
            </w:r>
          </w:p>
        </w:tc>
        <w:tc>
          <w:tcPr>
            <w:tcW w:type="dxa" w:w="1661"/>
          </w:tcPr>
          <w:p>
            <w:pPr>
              <w:spacing w:line="360" w:lineRule="auto" w:before="0" w:after="0"/>
            </w:pPr>
            <w:r>
              <w:rPr>
                <w:rFonts w:ascii="宋体" w:hAnsi="宋体" w:cs="宋体" w:eastAsia="宋体" w:hint="eastAsia"/>
                <w:b w:val="0"/>
                <w:sz w:val="24"/>
              </w:rPr>
              <w:t>回函管理列表</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2026-09-14</w:t>
            </w:r>
          </w:p>
        </w:tc>
        <w:tc>
          <w:tcPr>
            <w:tcW w:type="dxa" w:w="1661"/>
          </w:tcPr>
          <w:p>
            <w:pPr>
              <w:spacing w:line="360" w:lineRule="auto" w:before="0" w:after="0"/>
            </w:pPr>
            <w:r>
              <w:rPr>
                <w:rFonts w:ascii="宋体" w:hAnsi="宋体" w:cs="宋体" w:eastAsia="宋体" w:hint="eastAsia"/>
                <w:b w:val="0"/>
                <w:sz w:val="24"/>
              </w:rPr>
              <w:t>v1.3</w:t>
            </w:r>
          </w:p>
        </w:tc>
        <w:tc>
          <w:tcPr>
            <w:tcW w:type="dxa" w:w="1661"/>
          </w:tcPr>
          <w:p>
            <w:pPr>
              <w:spacing w:line="360" w:lineRule="auto" w:before="0" w:after="0"/>
            </w:pPr>
            <w:r>
              <w:rPr>
                <w:rFonts w:ascii="宋体" w:hAnsi="宋体" w:cs="宋体" w:eastAsia="宋体" w:hint="eastAsia"/>
                <w:b w:val="0"/>
                <w:sz w:val="24"/>
              </w:rPr>
              <w:t>① 快递数据导入不再走多阶段识别流程，导入后直接给出匹配代入结果（解析行数 / 成功代入 / 未匹配 + 逐行归属明细）；② 主操作行的流程提示简化为静态文字，取消动态进度高亮与阶段 tooltip</w:t>
            </w:r>
          </w:p>
        </w:tc>
        <w:tc>
          <w:tcPr>
            <w:tcW w:type="dxa" w:w="1661"/>
          </w:tcPr>
          <w:p>
            <w:pPr>
              <w:spacing w:line="360" w:lineRule="auto" w:before="0" w:after="0"/>
            </w:pPr>
            <w:r>
              <w:rPr>
                <w:rFonts w:ascii="宋体" w:hAnsi="宋体" w:cs="宋体" w:eastAsia="宋体" w:hint="eastAsia"/>
                <w:b w:val="0"/>
                <w:sz w:val="24"/>
              </w:rPr>
              <w:t>快递数据导入、回函管理列表</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2026-09-14</w:t>
            </w:r>
          </w:p>
        </w:tc>
        <w:tc>
          <w:tcPr>
            <w:tcW w:type="dxa" w:w="1661"/>
          </w:tcPr>
          <w:p>
            <w:pPr>
              <w:spacing w:line="360" w:lineRule="auto" w:before="0" w:after="0"/>
            </w:pPr>
            <w:r>
              <w:rPr>
                <w:rFonts w:ascii="宋体" w:hAnsi="宋体" w:cs="宋体" w:eastAsia="宋体" w:hint="eastAsia"/>
                <w:b w:val="0"/>
                <w:sz w:val="24"/>
              </w:rPr>
              <w:t>v1.4</w:t>
            </w:r>
          </w:p>
        </w:tc>
        <w:tc>
          <w:tcPr>
            <w:tcW w:type="dxa" w:w="1661"/>
          </w:tcPr>
          <w:p>
            <w:pPr>
              <w:spacing w:line="360" w:lineRule="auto" w:before="0" w:after="0"/>
            </w:pPr>
            <w:r>
              <w:rPr>
                <w:rFonts w:ascii="宋体" w:hAnsi="宋体" w:cs="宋体" w:eastAsia="宋体" w:hint="eastAsia"/>
                <w:b w:val="0"/>
                <w:sz w:val="24"/>
              </w:rPr>
              <w:t>① 主操作行的流程提示改为「操作指引」文字入口（置于「导入快递数据」之后，点击弹出操作指引弹窗），界面内不再常驻步骤条；② 表头移除分组色条标注，仅保留极浅的组间竖分隔线</w:t>
            </w:r>
          </w:p>
        </w:tc>
        <w:tc>
          <w:tcPr>
            <w:tcW w:type="dxa" w:w="1661"/>
          </w:tcPr>
          <w:p>
            <w:pPr>
              <w:spacing w:line="360" w:lineRule="auto" w:before="0" w:after="0"/>
            </w:pPr>
            <w:r>
              <w:rPr>
                <w:rFonts w:ascii="宋体" w:hAnsi="宋体" w:cs="宋体" w:eastAsia="宋体" w:hint="eastAsia"/>
                <w:b w:val="0"/>
                <w:sz w:val="24"/>
              </w:rPr>
              <w:t>回函管理列表、交互规范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2026-09-14</w:t>
            </w:r>
          </w:p>
        </w:tc>
        <w:tc>
          <w:tcPr>
            <w:tcW w:type="dxa" w:w="1661"/>
          </w:tcPr>
          <w:p>
            <w:pPr>
              <w:spacing w:line="360" w:lineRule="auto" w:before="0" w:after="0"/>
            </w:pPr>
            <w:r>
              <w:rPr>
                <w:rFonts w:ascii="宋体" w:hAnsi="宋体" w:cs="宋体" w:eastAsia="宋体" w:hint="eastAsia"/>
                <w:b w:val="0"/>
                <w:sz w:val="24"/>
              </w:rPr>
              <w:t>v1.5</w:t>
            </w:r>
          </w:p>
        </w:tc>
        <w:tc>
          <w:tcPr>
            <w:tcW w:type="dxa" w:w="1661"/>
          </w:tcPr>
          <w:p>
            <w:pPr>
              <w:spacing w:line="360" w:lineRule="auto" w:before="0" w:after="0"/>
            </w:pPr>
            <w:r>
              <w:rPr>
                <w:rFonts w:ascii="宋体" w:hAnsi="宋体" w:cs="宋体" w:eastAsia="宋体" w:hint="eastAsia"/>
                <w:b w:val="0"/>
                <w:sz w:val="24"/>
              </w:rPr>
              <w:t>识别进度由 5 个阶段（页面切分 / 二维码·文本定位 / 快递面单识别 / 归属匹配 / AI 智能核验）收敛为 2 个阶段（归属匹配 → AI 智能核验），内部处理细节不再暴露给用户</w:t>
            </w:r>
          </w:p>
        </w:tc>
        <w:tc>
          <w:tcPr>
            <w:tcW w:type="dxa" w:w="1661"/>
          </w:tcPr>
          <w:p>
            <w:pPr>
              <w:spacing w:line="360" w:lineRule="auto" w:before="0" w:after="0"/>
            </w:pPr>
            <w:r>
              <w:rPr>
                <w:rFonts w:ascii="宋体" w:hAnsi="宋体" w:cs="宋体" w:eastAsia="宋体" w:hint="eastAsia"/>
                <w:b w:val="0"/>
                <w:sz w:val="24"/>
              </w:rPr>
              <w:t>识别工作台</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2026-09-14</w:t>
            </w:r>
          </w:p>
        </w:tc>
        <w:tc>
          <w:tcPr>
            <w:tcW w:type="dxa" w:w="1661"/>
          </w:tcPr>
          <w:p>
            <w:pPr>
              <w:spacing w:line="360" w:lineRule="auto" w:before="0" w:after="0"/>
            </w:pPr>
            <w:r>
              <w:rPr>
                <w:rFonts w:ascii="宋体" w:hAnsi="宋体" w:cs="宋体" w:eastAsia="宋体" w:hint="eastAsia"/>
                <w:b w:val="0"/>
                <w:sz w:val="24"/>
              </w:rPr>
              <w:t>v1.6</w:t>
            </w:r>
          </w:p>
        </w:tc>
        <w:tc>
          <w:tcPr>
            <w:tcW w:type="dxa" w:w="1661"/>
          </w:tcPr>
          <w:p>
            <w:pPr>
              <w:spacing w:line="360" w:lineRule="auto" w:before="0" w:after="0"/>
            </w:pPr>
            <w:r>
              <w:rPr>
                <w:rFonts w:ascii="宋体" w:hAnsi="宋体" w:cs="宋体" w:eastAsia="宋体" w:hint="eastAsia"/>
                <w:b w:val="0"/>
                <w:sz w:val="24"/>
              </w:rPr>
              <w:t>AI 智能核验改为逐项展示核查点（回函一致性检测 / 印章识别 / 手写体识别 / 银行函证文本识别）及各自结论，让用户明确知道系统执行了哪些核查；核验项计数按函证类型修正为 3 项（往来：一致性 + 印章 + 手写体；银行：一致性 + 印章 + 银行文本）</w:t>
            </w:r>
          </w:p>
        </w:tc>
        <w:tc>
          <w:tcPr>
            <w:tcW w:type="dxa" w:w="1661"/>
          </w:tcPr>
          <w:p>
            <w:pPr>
              <w:spacing w:line="360" w:lineRule="auto" w:before="0" w:after="0"/>
            </w:pPr>
            <w:r>
              <w:rPr>
                <w:rFonts w:ascii="宋体" w:hAnsi="宋体" w:cs="宋体" w:eastAsia="宋体" w:hint="eastAsia"/>
                <w:b w:val="0"/>
                <w:sz w:val="24"/>
              </w:rPr>
              <w:t>识别工作台、列表核验列</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2026-09-14</w:t>
            </w:r>
          </w:p>
        </w:tc>
        <w:tc>
          <w:tcPr>
            <w:tcW w:type="dxa" w:w="1661"/>
          </w:tcPr>
          <w:p>
            <w:pPr>
              <w:spacing w:line="360" w:lineRule="auto" w:before="0" w:after="0"/>
            </w:pPr>
            <w:r>
              <w:rPr>
                <w:rFonts w:ascii="宋体" w:hAnsi="宋体" w:cs="宋体" w:eastAsia="宋体" w:hint="eastAsia"/>
                <w:b w:val="0"/>
                <w:sz w:val="24"/>
              </w:rPr>
              <w:t>v1.7</w:t>
            </w:r>
          </w:p>
        </w:tc>
        <w:tc>
          <w:tcPr>
            <w:tcW w:type="dxa" w:w="1661"/>
          </w:tcPr>
          <w:p>
            <w:pPr>
              <w:spacing w:line="360" w:lineRule="auto" w:before="0" w:after="0"/>
            </w:pPr>
            <w:r>
              <w:rPr>
                <w:rFonts w:ascii="宋体" w:hAnsi="宋体" w:cs="宋体" w:eastAsia="宋体" w:hint="eastAsia"/>
                <w:b w:val="0"/>
                <w:sz w:val="24"/>
              </w:rPr>
              <w:t>AI 检测点细化为 6 项（发/回函一致性检测、回函文件是否印章检测、骑缝章检测、印章与被询证单位名称一致检测、手写体检测 / 银行函证文本识别、快递面单识别），每项独立进度条；归属匹配去掉进度条，仅展示结果；核验项计数改为 6；新增快递面单识别能力定义</w:t>
            </w:r>
          </w:p>
        </w:tc>
        <w:tc>
          <w:tcPr>
            <w:tcW w:type="dxa" w:w="1661"/>
          </w:tcPr>
          <w:p>
            <w:pPr>
              <w:spacing w:line="360" w:lineRule="auto" w:before="0" w:after="0"/>
            </w:pPr>
            <w:r>
              <w:rPr>
                <w:rFonts w:ascii="宋体" w:hAnsi="宋体" w:cs="宋体" w:eastAsia="宋体" w:hint="eastAsia"/>
                <w:b w:val="0"/>
                <w:sz w:val="24"/>
              </w:rPr>
              <w:t>识别工作台、AI 能力定义、列表核验列</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2026-09-14</w:t>
            </w:r>
          </w:p>
        </w:tc>
        <w:tc>
          <w:tcPr>
            <w:tcW w:type="dxa" w:w="1661"/>
          </w:tcPr>
          <w:p>
            <w:pPr>
              <w:spacing w:line="360" w:lineRule="auto" w:before="0" w:after="0"/>
            </w:pPr>
            <w:r>
              <w:rPr>
                <w:rFonts w:ascii="宋体" w:hAnsi="宋体" w:cs="宋体" w:eastAsia="宋体" w:hint="eastAsia"/>
                <w:b w:val="0"/>
                <w:sz w:val="24"/>
              </w:rPr>
              <w:t>v1.8</w:t>
            </w:r>
          </w:p>
        </w:tc>
        <w:tc>
          <w:tcPr>
            <w:tcW w:type="dxa" w:w="1661"/>
          </w:tcPr>
          <w:p>
            <w:pPr>
              <w:spacing w:line="360" w:lineRule="auto" w:before="0" w:after="0"/>
            </w:pPr>
            <w:r>
              <w:rPr>
                <w:rFonts w:ascii="宋体" w:hAnsi="宋体" w:cs="宋体" w:eastAsia="宋体" w:hint="eastAsia"/>
                <w:b w:val="0"/>
                <w:sz w:val="24"/>
              </w:rPr>
              <w:t>识别进度统一用圆形状态图标表达（待检测 ○ / 检测中 ⟳ / 已完成 ✓ / 失败 ✕），去掉全部横向进度条（含检测点行、批次卡片、悬浮进度卡），状态改由圆形图标 + 文字计数承载</w:t>
            </w:r>
          </w:p>
        </w:tc>
        <w:tc>
          <w:tcPr>
            <w:tcW w:type="dxa" w:w="1661"/>
          </w:tcPr>
          <w:p>
            <w:pPr>
              <w:spacing w:line="360" w:lineRule="auto" w:before="0" w:after="0"/>
            </w:pPr>
            <w:r>
              <w:rPr>
                <w:rFonts w:ascii="宋体" w:hAnsi="宋体" w:cs="宋体" w:eastAsia="宋体" w:hint="eastAsia"/>
                <w:b w:val="0"/>
                <w:sz w:val="24"/>
              </w:rPr>
              <w:t>识别工作台</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2026-09-14</w:t>
            </w:r>
          </w:p>
        </w:tc>
        <w:tc>
          <w:tcPr>
            <w:tcW w:type="dxa" w:w="1661"/>
          </w:tcPr>
          <w:p>
            <w:pPr>
              <w:spacing w:line="360" w:lineRule="auto" w:before="0" w:after="0"/>
            </w:pPr>
            <w:r>
              <w:rPr>
                <w:rFonts w:ascii="宋体" w:hAnsi="宋体" w:cs="宋体" w:eastAsia="宋体" w:hint="eastAsia"/>
                <w:b w:val="0"/>
                <w:sz w:val="24"/>
              </w:rPr>
              <w:t>v1.9</w:t>
            </w:r>
          </w:p>
        </w:tc>
        <w:tc>
          <w:tcPr>
            <w:tcW w:type="dxa" w:w="1661"/>
          </w:tcPr>
          <w:p>
            <w:pPr>
              <w:spacing w:line="360" w:lineRule="auto" w:before="0" w:after="0"/>
            </w:pPr>
            <w:r>
              <w:rPr>
                <w:rFonts w:ascii="宋体" w:hAnsi="宋体" w:cs="宋体" w:eastAsia="宋体" w:hint="eastAsia"/>
                <w:b w:val="0"/>
                <w:sz w:val="24"/>
              </w:rPr>
              <w:t>按 baseline-ui 规范做整体视觉优化（元素不变）：① 文字对比度提升至 ≥ 4.5:1（辅助文字加深为 #6e7686，新增 10~12px 小字专用深色语义色 --c-*-text）；② 动效只动画 transform / opacity 且 ≤ 200ms；③ 间距全部对齐 4px 栅格；④ 补齐 aria-label / aria-current 与 z-index 刻度变量；⑤ 移除用 effect 同步 state 的反模式；⑥ 补充对比度 / 动效 / 层级 / 可访问性规范</w:t>
            </w:r>
          </w:p>
        </w:tc>
        <w:tc>
          <w:tcPr>
            <w:tcW w:type="dxa" w:w="1661"/>
          </w:tcPr>
          <w:p>
            <w:pPr>
              <w:spacing w:line="360" w:lineRule="auto" w:before="0" w:after="0"/>
            </w:pPr>
            <w:r>
              <w:rPr>
                <w:rFonts w:ascii="宋体" w:hAnsi="宋体" w:cs="宋体" w:eastAsia="宋体" w:hint="eastAsia"/>
                <w:b w:val="0"/>
                <w:sz w:val="24"/>
              </w:rPr>
              <w:t>全局样式与组件</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2026-09-14</w:t>
            </w:r>
          </w:p>
        </w:tc>
        <w:tc>
          <w:tcPr>
            <w:tcW w:type="dxa" w:w="1661"/>
          </w:tcPr>
          <w:p>
            <w:pPr>
              <w:spacing w:line="360" w:lineRule="auto" w:before="0" w:after="0"/>
            </w:pPr>
            <w:r>
              <w:rPr>
                <w:rFonts w:ascii="宋体" w:hAnsi="宋体" w:cs="宋体" w:eastAsia="宋体" w:hint="eastAsia"/>
                <w:b w:val="0"/>
                <w:sz w:val="24"/>
              </w:rPr>
              <w:t>v2.0</w:t>
            </w:r>
          </w:p>
        </w:tc>
        <w:tc>
          <w:tcPr>
            <w:tcW w:type="dxa" w:w="1661"/>
          </w:tcPr>
          <w:p>
            <w:pPr>
              <w:spacing w:line="360" w:lineRule="auto" w:before="0" w:after="0"/>
            </w:pPr>
            <w:r>
              <w:rPr>
                <w:rFonts w:ascii="宋体" w:hAnsi="宋体" w:cs="宋体" w:eastAsia="宋体" w:hint="eastAsia"/>
                <w:b w:val="0"/>
                <w:sz w:val="24"/>
              </w:rPr>
              <w:t>行粒度改为「一次发函一行」（行主体从函证变为发函记录，行主键为发函记录编号，新增发函次序）；回函进度收敛为 3 态（待确认快递信息 / 待填写回函结果 / 已完成），语义改为「用户下一步动作」，移除不存在的「待识别 / 未回函」；列表只含已回函记录；列按用户决策动线重排（被询证单位前置为首列），核对型字段（发函方式 / 快递 / 日期）收进展开行，默认 7 列；新增「待我处理 / 全部」快捷视角；展开交互由 + 改为 chevron 细箭头；同步更新业务约束 C-06 / C-07、新增 4.4 状态机、重写列表字段定义</w:t>
            </w:r>
          </w:p>
        </w:tc>
        <w:tc>
          <w:tcPr>
            <w:tcW w:type="dxa" w:w="1661"/>
          </w:tcPr>
          <w:p>
            <w:pPr>
              <w:spacing w:line="360" w:lineRule="auto" w:before="0" w:after="0"/>
            </w:pPr>
            <w:r>
              <w:rPr>
                <w:rFonts w:ascii="宋体" w:hAnsi="宋体" w:cs="宋体" w:eastAsia="宋体" w:hint="eastAsia"/>
                <w:b w:val="0"/>
                <w:sz w:val="24"/>
              </w:rPr>
              <w:t>回函管理列表、数据模型、交互规范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2026-09-15</w:t>
            </w:r>
          </w:p>
        </w:tc>
        <w:tc>
          <w:tcPr>
            <w:tcW w:type="dxa" w:w="1661"/>
          </w:tcPr>
          <w:p>
            <w:pPr>
              <w:spacing w:line="360" w:lineRule="auto" w:before="0" w:after="0"/>
            </w:pPr>
            <w:r>
              <w:rPr>
                <w:rFonts w:ascii="宋体" w:hAnsi="宋体" w:cs="宋体" w:eastAsia="宋体" w:hint="eastAsia"/>
                <w:b w:val="0"/>
                <w:sz w:val="24"/>
              </w:rPr>
              <w:t>v2.1</w:t>
            </w:r>
          </w:p>
        </w:tc>
        <w:tc>
          <w:tcPr>
            <w:tcW w:type="dxa" w:w="1661"/>
          </w:tcPr>
          <w:p>
            <w:pPr>
              <w:spacing w:line="360" w:lineRule="auto" w:before="0" w:after="0"/>
            </w:pPr>
            <w:r>
              <w:rPr>
                <w:rFonts w:ascii="宋体" w:hAnsi="宋体" w:cs="宋体" w:eastAsia="宋体" w:hint="eastAsia"/>
                <w:b w:val="0"/>
                <w:sz w:val="24"/>
              </w:rPr>
              <w:t>行粒度回归「一封函证一行」并确立重复回函处理规则：① 明确往来函证二维码编码的是函证编号，归属落点为函证而非第几次发函（C-06）；② 新增规则 R-06 最终有效回函 —— 同一函证多次回函时以最新一次为准，历史回函标「已被覆盖，可不处理」，资料与结果非必填、不参与风险提示与统计但保留留痕（C-09）；③ 列表新增「回函次数」列（≥2 次可点击展开），展开区新增历次回函明细表；④ 移除「待我处理 / 全部」视图切换，统计行改为「共 N 条 · 待人工确认 X · 已完成人工确认 Y」，其中「待人工确认」口径为最终有效回函的 AI 核验结果尚未人工确认，N 按函证数计；⑤ 删除动作改为按函证删除（连同全部回函记录）；⑥ 列表排序改为「待人工确认优先 + 回函时间倒序」；⑦ 清理数据模型中的冗余字段；⑧ 新增重复发函与多次回函处理规则、N-07 历史回函不丢失要求</w:t>
            </w:r>
          </w:p>
        </w:tc>
        <w:tc>
          <w:tcPr>
            <w:tcW w:type="dxa" w:w="1661"/>
          </w:tcPr>
          <w:p>
            <w:pPr>
              <w:spacing w:line="360" w:lineRule="auto" w:before="0" w:after="0"/>
            </w:pPr>
            <w:r>
              <w:rPr>
                <w:rFonts w:ascii="宋体" w:hAnsi="宋体" w:cs="宋体" w:eastAsia="宋体" w:hint="eastAsia"/>
                <w:b w:val="0"/>
                <w:sz w:val="24"/>
              </w:rPr>
              <w:t>回函管理列表、数据模型、统计口径、需求规范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2026-09-15</w:t>
            </w:r>
          </w:p>
        </w:tc>
        <w:tc>
          <w:tcPr>
            <w:tcW w:type="dxa" w:w="1661"/>
          </w:tcPr>
          <w:p>
            <w:pPr>
              <w:spacing w:line="360" w:lineRule="auto" w:before="0" w:after="0"/>
            </w:pPr>
            <w:r>
              <w:rPr>
                <w:rFonts w:ascii="宋体" w:hAnsi="宋体" w:cs="宋体" w:eastAsia="宋体" w:hint="eastAsia"/>
                <w:b w:val="0"/>
                <w:sz w:val="24"/>
              </w:rPr>
              <w:t>v2.2</w:t>
            </w:r>
          </w:p>
        </w:tc>
        <w:tc>
          <w:tcPr>
            <w:tcW w:type="dxa" w:w="1661"/>
          </w:tcPr>
          <w:p>
            <w:pPr>
              <w:spacing w:line="360" w:lineRule="auto" w:before="0" w:after="0"/>
            </w:pPr>
            <w:r>
              <w:rPr>
                <w:rFonts w:ascii="宋体" w:hAnsi="宋体" w:cs="宋体" w:eastAsia="宋体" w:hint="eastAsia"/>
                <w:b w:val="0"/>
                <w:sz w:val="24"/>
              </w:rPr>
              <w:t>接入 KKFileView 真实文件预览：① 预览层提供「真实文件 / AI 标注」双引擎，可随时切换；② 印章识别面板强制使用 AI 标注视图（定位框为其核心输出，iframe 无法叠加）；③ 打通容器回访链路（Vite host: true + allowedHosts 放行 host.docker.internal）；④ 新增 src/config/preview.ts 统一管理 KKFileView 地址、样例文件映射与预览地址构造</w:t>
            </w:r>
          </w:p>
        </w:tc>
        <w:tc>
          <w:tcPr>
            <w:tcW w:type="dxa" w:w="1661"/>
          </w:tcPr>
          <w:p>
            <w:pPr>
              <w:spacing w:line="360" w:lineRule="auto" w:before="0" w:after="0"/>
            </w:pPr>
            <w:r>
              <w:rPr>
                <w:rFonts w:ascii="宋体" w:hAnsi="宋体" w:cs="宋体" w:eastAsia="宋体" w:hint="eastAsia"/>
                <w:b w:val="0"/>
                <w:sz w:val="24"/>
              </w:rPr>
              <w:t>预览层、工程配置、需求规范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2026-09-15</w:t>
            </w:r>
          </w:p>
        </w:tc>
        <w:tc>
          <w:tcPr>
            <w:tcW w:type="dxa" w:w="1661"/>
          </w:tcPr>
          <w:p>
            <w:pPr>
              <w:spacing w:line="360" w:lineRule="auto" w:before="0" w:after="0"/>
            </w:pPr>
            <w:r>
              <w:rPr>
                <w:rFonts w:ascii="宋体" w:hAnsi="宋体" w:cs="宋体" w:eastAsia="宋体" w:hint="eastAsia"/>
                <w:b w:val="0"/>
                <w:sz w:val="24"/>
              </w:rPr>
              <w:t>v2.3</w:t>
            </w:r>
          </w:p>
        </w:tc>
        <w:tc>
          <w:tcPr>
            <w:tcW w:type="dxa" w:w="1661"/>
          </w:tcPr>
          <w:p>
            <w:pPr>
              <w:spacing w:line="360" w:lineRule="auto" w:before="0" w:after="0"/>
            </w:pPr>
            <w:r>
              <w:rPr>
                <w:rFonts w:ascii="宋体" w:hAnsi="宋体" w:cs="宋体" w:eastAsia="宋体" w:hint="eastAsia"/>
                <w:b w:val="0"/>
                <w:sz w:val="24"/>
              </w:rPr>
              <w:t>UI 去线条化改造（纯视觉，内容与逻辑零改动）：① 卡片取消边框，改用发丝阴影表达层次；② 表格删除全部组间竖分隔线，全表仅保留表头底线一条重线，行线压至 #F0F2F7，末行不画线；③ 嵌套区块改用浅底表达，不再加第二层框；④ 所有描边标签改为浅底无边框；⑤ 按钮分组改用间距，去掉竖线；⑥ 语义色统一降强度（主色 #2F5BEA → #3B5BDB、高风险 #F5222D → #E5484D、中 #FA8C16 → #E8892B、低 #52C41A → #3FA34D）；⑦ 新增 --c-hairline 发丝线与阴影三级体系，卡片圆角 6→8px；⑧ 新增线条与阴影规范、「线条最小化」原则</w:t>
            </w:r>
          </w:p>
        </w:tc>
        <w:tc>
          <w:tcPr>
            <w:tcW w:type="dxa" w:w="1661"/>
          </w:tcPr>
          <w:p>
            <w:pPr>
              <w:spacing w:line="360" w:lineRule="auto" w:before="0" w:after="0"/>
            </w:pPr>
            <w:r>
              <w:rPr>
                <w:rFonts w:ascii="宋体" w:hAnsi="宋体" w:cs="宋体" w:eastAsia="宋体" w:hint="eastAsia"/>
                <w:b w:val="0"/>
                <w:sz w:val="24"/>
              </w:rPr>
              <w:t>全局视觉、需求规范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2026-09-15</w:t>
            </w:r>
          </w:p>
        </w:tc>
        <w:tc>
          <w:tcPr>
            <w:tcW w:type="dxa" w:w="1661"/>
          </w:tcPr>
          <w:p>
            <w:pPr>
              <w:spacing w:line="360" w:lineRule="auto" w:before="0" w:after="0"/>
            </w:pPr>
            <w:r>
              <w:rPr>
                <w:rFonts w:ascii="宋体" w:hAnsi="宋体" w:cs="宋体" w:eastAsia="宋体" w:hint="eastAsia"/>
                <w:b w:val="0"/>
                <w:sz w:val="24"/>
              </w:rPr>
              <w:t>v2.4</w:t>
            </w:r>
          </w:p>
        </w:tc>
        <w:tc>
          <w:tcPr>
            <w:tcW w:type="dxa" w:w="1661"/>
          </w:tcPr>
          <w:p>
            <w:pPr>
              <w:spacing w:line="360" w:lineRule="auto" w:before="0" w:after="0"/>
            </w:pPr>
            <w:r>
              <w:rPr>
                <w:rFonts w:ascii="宋体" w:hAnsi="宋体" w:cs="宋体" w:eastAsia="宋体" w:hint="eastAsia"/>
                <w:b w:val="0"/>
                <w:sz w:val="24"/>
              </w:rPr>
              <w:t>UI 精修（六个 skill 综合）：① 多层叠加阴影取代单层 —— --shadow-card 3 层 / --shadow-hover 4 层 / --shadow-pop 6 层；② 文字层级改用中性透明度（rgba(29,33,41,0.72 / 0.6)），全页仅一种墨色、去掉蓝调灰；③ 合并筛选区与主操作行为一张工具栏卡，主页面 3 层 → 2 层；④ 结构性间距统一 8px 网格（页面 padding 24px）；⑤ 新增全局焦点可见样式，修复键盘导航看不出焦点的无障碍缺陷；⑥ 引入自定义缓动 cubic-bezier(0.16,1,0.3,1) 并同步 antd；⑦ 圆角统一三级（卡片 8 / 控件 6 / 标签 4）；⑧ 表头加字距 0.02em、颜色退后一步；⑨ 新增「文字层级、间距与动效」规范与视觉风格反面清单</w:t>
            </w:r>
          </w:p>
        </w:tc>
        <w:tc>
          <w:tcPr>
            <w:tcW w:type="dxa" w:w="1661"/>
          </w:tcPr>
          <w:p>
            <w:pPr>
              <w:spacing w:line="360" w:lineRule="auto" w:before="0" w:after="0"/>
            </w:pPr>
            <w:r>
              <w:rPr>
                <w:rFonts w:ascii="宋体" w:hAnsi="宋体" w:cs="宋体" w:eastAsia="宋体" w:hint="eastAsia"/>
                <w:b w:val="0"/>
                <w:sz w:val="24"/>
              </w:rPr>
              <w:t>全局视觉、需求规范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2026-09-17</w:t>
            </w:r>
          </w:p>
        </w:tc>
        <w:tc>
          <w:tcPr>
            <w:tcW w:type="dxa" w:w="1661"/>
          </w:tcPr>
          <w:p>
            <w:pPr>
              <w:spacing w:line="360" w:lineRule="auto" w:before="0" w:after="0"/>
            </w:pPr>
            <w:r>
              <w:rPr>
                <w:rFonts w:ascii="宋体" w:hAnsi="宋体" w:cs="宋体" w:eastAsia="宋体" w:hint="eastAsia"/>
                <w:b w:val="0"/>
                <w:sz w:val="24"/>
              </w:rPr>
              <w:t>v2.5</w:t>
            </w:r>
          </w:p>
        </w:tc>
        <w:tc>
          <w:tcPr>
            <w:tcW w:type="dxa" w:w="1661"/>
          </w:tcPr>
          <w:p>
            <w:pPr>
              <w:spacing w:line="360" w:lineRule="auto" w:before="0" w:after="0"/>
            </w:pPr>
            <w:r>
              <w:rPr>
                <w:rFonts w:ascii="宋体" w:hAnsi="宋体" w:cs="宋体" w:eastAsia="宋体" w:hint="eastAsia"/>
                <w:b w:val="0"/>
                <w:sz w:val="24"/>
              </w:rPr>
              <w:t>银行函证流程细化 —— 从「换个颜色的标签」到独立链路：① 新增银行函证归属匹配 —— 四要素（银行名称 50% / 被审计单位名称 20% / 起始日期 15% / 截止日期 15%）加权打分，名称与日期归一化后比对（企业组织形式后缀剥离、银行简称别名表、五种日期写法兼容）；② 单要素命中分精确 / 模糊 / 未命中三态，模糊命中计 80% 权重；③ 归属分三档处置 —— 全匹配自动归属 / 部分匹配建议归属（≥65%，需人工确认）/ 不匹配待人工指定；④ 识别队列新增归属匹配看板：档位结论条、四要素对照表（含归一化提示、匹配方式、权重列）、候选函证表（按匹配度降序、支持搜索）；⑤ 确立归属来源留痕三态与写入时机约束 —— 归属未确定前不写入回函列表；⑥ 回函结果字段按类型分流 —— 银行函证用「询证事项逐项核对表」替代往来的「科目余额分录」，相符性判定叠加逐项核对结果；⑦ 勾销待办第 1 条</w:t>
            </w:r>
          </w:p>
        </w:tc>
        <w:tc>
          <w:tcPr>
            <w:tcW w:type="dxa" w:w="1661"/>
          </w:tcPr>
          <w:p>
            <w:pPr>
              <w:spacing w:line="360" w:lineRule="auto" w:before="0" w:after="0"/>
            </w:pPr>
            <w:r>
              <w:rPr>
                <w:rFonts w:ascii="宋体" w:hAnsi="宋体" w:cs="宋体" w:eastAsia="宋体" w:hint="eastAsia"/>
                <w:b w:val="0"/>
                <w:sz w:val="24"/>
              </w:rPr>
              <w:t>识别工作台、回函结果填写、AI 能力定义、数据模型、需求规范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2026-09-17</w:t>
            </w:r>
          </w:p>
        </w:tc>
        <w:tc>
          <w:tcPr>
            <w:tcW w:type="dxa" w:w="1661"/>
          </w:tcPr>
          <w:p>
            <w:pPr>
              <w:spacing w:line="360" w:lineRule="auto" w:before="0" w:after="0"/>
            </w:pPr>
            <w:r>
              <w:rPr>
                <w:rFonts w:ascii="宋体" w:hAnsi="宋体" w:cs="宋体" w:eastAsia="宋体" w:hint="eastAsia"/>
                <w:b w:val="0"/>
                <w:sz w:val="24"/>
              </w:rPr>
              <w:t>v2.6</w:t>
            </w:r>
          </w:p>
        </w:tc>
        <w:tc>
          <w:tcPr>
            <w:tcW w:type="dxa" w:w="1661"/>
          </w:tcPr>
          <w:p>
            <w:pPr>
              <w:spacing w:line="360" w:lineRule="auto" w:before="0" w:after="0"/>
            </w:pPr>
            <w:r>
              <w:rPr>
                <w:rFonts w:ascii="宋体" w:hAnsi="宋体" w:cs="宋体" w:eastAsia="宋体" w:hint="eastAsia"/>
                <w:b w:val="0"/>
                <w:sz w:val="24"/>
              </w:rPr>
              <w:t>AI 批注落地真实回函文件 + 全屏弹窗改造 + 颜色收敛：① 「AI 标注」视图升级为 pdf.js 自渲染真实 PDF + 标注叠加层（新增 AnnotatedPdfPreview，引入 pdfjs-dist）—— 印章定位框、落章区域高亮、手写体识别区直接批注在真实回函上；② 四个明细入口统一为全屏 Modal（查看 / AI 核验 / 回函快递信息 / 结果填写）—— 原先是两个抽屉 + 两个独立路由页面，形态割裂；新增 FullscreenModal 容器统一承载，列表页改为单一互斥状态驱动，删除两条路由与四个旧文件；「回函快递信息」确认后直接衔接「结果填写」；③ 去边框：antd Alert 全局去边框（15 处使用，是页面上「框」的最大来源）、6 处自定义描边提示块改语义色块、识别失败卡片描边环改底色、低置信度字段描边框改浅底块；④ 颜色收敛：废弃人工核验蓝 #1677FF 与 AI 青 #13A8A8，函证类型标签去彩色改中性，散落的 rgba(...) 底色收敛为 7 个 --c-*-bg 变量；⑤ 全屏后预览区放大、内容区限宽 1600px 居中</w:t>
            </w:r>
          </w:p>
        </w:tc>
        <w:tc>
          <w:tcPr>
            <w:tcW w:type="dxa" w:w="1661"/>
          </w:tcPr>
          <w:p>
            <w:pPr>
              <w:spacing w:line="360" w:lineRule="auto" w:before="0" w:after="0"/>
            </w:pPr>
            <w:r>
              <w:rPr>
                <w:rFonts w:ascii="宋体" w:hAnsi="宋体" w:cs="宋体" w:eastAsia="宋体" w:hint="eastAsia"/>
                <w:b w:val="0"/>
                <w:sz w:val="24"/>
              </w:rPr>
              <w:t>文件预览、AI 核验、全局视觉、四个明细弹窗、路由</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2026-09-17</w:t>
            </w:r>
          </w:p>
        </w:tc>
        <w:tc>
          <w:tcPr>
            <w:tcW w:type="dxa" w:w="1661"/>
          </w:tcPr>
          <w:p>
            <w:pPr>
              <w:spacing w:line="360" w:lineRule="auto" w:before="0" w:after="0"/>
            </w:pPr>
            <w:r>
              <w:rPr>
                <w:rFonts w:ascii="宋体" w:hAnsi="宋体" w:cs="宋体" w:eastAsia="宋体" w:hint="eastAsia"/>
                <w:b w:val="0"/>
                <w:sz w:val="24"/>
              </w:rPr>
              <w:t>v2.7</w:t>
            </w:r>
          </w:p>
        </w:tc>
        <w:tc>
          <w:tcPr>
            <w:tcW w:type="dxa" w:w="1661"/>
          </w:tcPr>
          <w:p>
            <w:pPr>
              <w:spacing w:line="360" w:lineRule="auto" w:before="0" w:after="0"/>
            </w:pPr>
            <w:r>
              <w:rPr>
                <w:rFonts w:ascii="宋体" w:hAnsi="宋体" w:cs="宋体" w:eastAsia="宋体" w:hint="eastAsia"/>
                <w:b w:val="0"/>
                <w:sz w:val="24"/>
              </w:rPr>
              <w:t>视觉微调与信息密度收敛（用户 5 条反馈）：① 颜色统一 —— 状态 / 标签文字全部改墨色、语义色只走底色（消除中风险深色的「咖啡色」观感），约 20 处文字去色，图形元素保留语义色；② 主表删除「发函记录编号」列 —— 该编号来自系统登记与二维码推算、并非 AI 识别产物；③ 展开区重排 —— 历次回函表改按比例均分，「函件与物流」「AI 核验结论」改为浅底字段块网格；④ 识别工作台精简 —— 删除与底栏进度重复的顶部步骤条，「正在处理：XXX」改主色加粗成为视觉重心；⑤ 全局字号整体上调一号（正文 14px，辅助 13 / 强调 15）；⑥ 回函结果填写重排 —— 左侧预览改为弹性主区域，右侧表单 label 统一 200px 右对齐</w:t>
            </w:r>
          </w:p>
        </w:tc>
        <w:tc>
          <w:tcPr>
            <w:tcW w:type="dxa" w:w="1661"/>
          </w:tcPr>
          <w:p>
            <w:pPr>
              <w:spacing w:line="360" w:lineRule="auto" w:before="0" w:after="0"/>
            </w:pPr>
            <w:r>
              <w:rPr>
                <w:rFonts w:ascii="宋体" w:hAnsi="宋体" w:cs="宋体" w:eastAsia="宋体" w:hint="eastAsia"/>
                <w:b w:val="0"/>
                <w:sz w:val="24"/>
              </w:rPr>
              <w:t>回函管理列表、展开区、识别工作台、回函结果填写、全局视觉</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2026-09-18</w:t>
            </w:r>
          </w:p>
        </w:tc>
        <w:tc>
          <w:tcPr>
            <w:tcW w:type="dxa" w:w="1661"/>
          </w:tcPr>
          <w:p>
            <w:pPr>
              <w:spacing w:line="360" w:lineRule="auto" w:before="0" w:after="0"/>
            </w:pPr>
            <w:r>
              <w:rPr>
                <w:rFonts w:ascii="宋体" w:hAnsi="宋体" w:cs="宋体" w:eastAsia="宋体" w:hint="eastAsia"/>
                <w:b w:val="0"/>
                <w:sz w:val="24"/>
              </w:rPr>
              <w:t>v2.8</w:t>
            </w:r>
          </w:p>
        </w:tc>
        <w:tc>
          <w:tcPr>
            <w:tcW w:type="dxa" w:w="1661"/>
          </w:tcPr>
          <w:p>
            <w:pPr>
              <w:spacing w:line="360" w:lineRule="auto" w:before="0" w:after="0"/>
            </w:pPr>
            <w:r>
              <w:rPr>
                <w:rFonts w:ascii="宋体" w:hAnsi="宋体" w:cs="宋体" w:eastAsia="宋体" w:hint="eastAsia"/>
                <w:b w:val="0"/>
                <w:sz w:val="24"/>
              </w:rPr>
              <w:t>全站配色统一为单一色系：① 收敛为靛蓝单一色系 —— 删除 AI 紫 #7C4DFF 与中风险橙 #E8892B 两个色相，主操作 / 当前态 / AI 产出 / 人工核验留痕 / 一般提示全部由主色的深浅档承担，红绿只保留在「风险 / 相符」状态标签上；② 确立「结构 / 机器产出 / 状态」三分法；③ 中风险视觉并入红档，数据层 riskLevel: 'medium' 保留；④ 令牌层同步 —— --c-ai-bg 改主色淡档、新增 --c-preview-bg、删除 --c-ai-purple / --c-ai-text / --c-risk-medium*、colorWarning 重映射到风险红、删除 .tone-warn 橙色档；⑤ 组件层清扫 —— 归属匹配看板、AI 建议与填充图标、低置信度字段底块、快递未匹配提示、风险标签映射、函证类型标签等；⑥ 印章定位框常规态改主色、落章区域按相符性绿 / 红、全站硬编码色值清零</w:t>
            </w:r>
          </w:p>
        </w:tc>
        <w:tc>
          <w:tcPr>
            <w:tcW w:type="dxa" w:w="1661"/>
          </w:tcPr>
          <w:p>
            <w:pPr>
              <w:spacing w:line="360" w:lineRule="auto" w:before="0" w:after="0"/>
            </w:pPr>
            <w:r>
              <w:rPr>
                <w:rFonts w:ascii="宋体" w:hAnsi="宋体" w:cs="宋体" w:eastAsia="宋体" w:hint="eastAsia"/>
                <w:b w:val="0"/>
                <w:sz w:val="24"/>
              </w:rPr>
              <w:t>全局视觉、设计令牌、识别工作台、AI 核验、明细弹窗、需求规范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2026-09-18</w:t>
            </w:r>
          </w:p>
        </w:tc>
        <w:tc>
          <w:tcPr>
            <w:tcW w:type="dxa" w:w="1661"/>
          </w:tcPr>
          <w:p>
            <w:pPr>
              <w:spacing w:line="360" w:lineRule="auto" w:before="0" w:after="0"/>
            </w:pPr>
            <w:r>
              <w:rPr>
                <w:rFonts w:ascii="宋体" w:hAnsi="宋体" w:cs="宋体" w:eastAsia="宋体" w:hint="eastAsia"/>
                <w:b w:val="0"/>
                <w:sz w:val="24"/>
              </w:rPr>
              <w:t>v2.9</w:t>
            </w:r>
          </w:p>
        </w:tc>
        <w:tc>
          <w:tcPr>
            <w:tcW w:type="dxa" w:w="1661"/>
          </w:tcPr>
          <w:p>
            <w:pPr>
              <w:spacing w:line="360" w:lineRule="auto" w:before="0" w:after="0"/>
            </w:pPr>
            <w:r>
              <w:rPr>
                <w:rFonts w:ascii="宋体" w:hAnsi="宋体" w:cs="宋体" w:eastAsia="宋体" w:hint="eastAsia"/>
                <w:b w:val="0"/>
                <w:sz w:val="24"/>
              </w:rPr>
              <w:t>预览统一为 pdf.js 单引擎（两视图共用画布）：① 「原始文件」不再走 KKFileView，与「AI 批注」共用同一张 pdf.js 画布 —— 切换仅显隐批注叠加层、不重建 PDF，两视图页面位置 / 尺寸 / 底色逐位一致，「原文 ↔ 批注」对比不再闪动或跳动；② 切换按钮文案改为「原始文件 / AI 批注」，forceMock 改名 forceAnnotated；③ KKFileView 组件与配置保留备用，供后续 pdf.js 不支持格式使用</w:t>
            </w:r>
          </w:p>
        </w:tc>
        <w:tc>
          <w:tcPr>
            <w:tcW w:type="dxa" w:w="1661"/>
          </w:tcPr>
          <w:p>
            <w:pPr>
              <w:spacing w:line="360" w:lineRule="auto" w:before="0" w:after="0"/>
            </w:pPr>
            <w:r>
              <w:rPr>
                <w:rFonts w:ascii="宋体" w:hAnsi="宋体" w:cs="宋体" w:eastAsia="宋体" w:hint="eastAsia"/>
                <w:b w:val="0"/>
                <w:sz w:val="24"/>
              </w:rPr>
              <w:t>文件预览、AI 核验、印章识别、明细弹窗、需求规范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2026-09-18</w:t>
            </w:r>
          </w:p>
        </w:tc>
        <w:tc>
          <w:tcPr>
            <w:tcW w:type="dxa" w:w="1661"/>
          </w:tcPr>
          <w:p>
            <w:pPr>
              <w:spacing w:line="360" w:lineRule="auto" w:before="0" w:after="0"/>
            </w:pPr>
            <w:r>
              <w:rPr>
                <w:rFonts w:ascii="宋体" w:hAnsi="宋体" w:cs="宋体" w:eastAsia="宋体" w:hint="eastAsia"/>
                <w:b w:val="0"/>
                <w:sz w:val="24"/>
              </w:rPr>
              <w:t>v2.10</w:t>
            </w:r>
          </w:p>
        </w:tc>
        <w:tc>
          <w:tcPr>
            <w:tcW w:type="dxa" w:w="1661"/>
          </w:tcPr>
          <w:p>
            <w:pPr>
              <w:spacing w:line="360" w:lineRule="auto" w:before="0" w:after="0"/>
            </w:pPr>
            <w:r>
              <w:rPr>
                <w:rFonts w:ascii="宋体" w:hAnsi="宋体" w:cs="宋体" w:eastAsia="宋体" w:hint="eastAsia"/>
                <w:b w:val="0"/>
                <w:sz w:val="24"/>
              </w:rPr>
              <w:t>预览升级为多页连续滚动 + 缩放：① 多页连续滚动 —— 逐页垂直排列，并做懒渲染（进入视口前 400px 才绘制）；② 缩放 —— 底部浮动工具条 + Ctrl + 滚轮 / 触控板捏合手势（普通滚轮只滚动、不缩放），范围 25%~500%；③ 默认「适应宽度」；④ 缩放停手 260ms 后按新比例重渲染以保证清晰；⑤ 批注随缩放与滚动自动跟随（页面百分比坐标的红利）；⑥ KKFileView 确认保持备用</w:t>
            </w:r>
          </w:p>
        </w:tc>
        <w:tc>
          <w:tcPr>
            <w:tcW w:type="dxa" w:w="1661"/>
          </w:tcPr>
          <w:p>
            <w:pPr>
              <w:spacing w:line="360" w:lineRule="auto" w:before="0" w:after="0"/>
            </w:pPr>
            <w:r>
              <w:rPr>
                <w:rFonts w:ascii="宋体" w:hAnsi="宋体" w:cs="宋体" w:eastAsia="宋体" w:hint="eastAsia"/>
                <w:b w:val="0"/>
                <w:sz w:val="24"/>
              </w:rPr>
              <w:t>文件预览、AI 核验、印章识别、需求规范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2026-09-18</w:t>
            </w:r>
          </w:p>
        </w:tc>
        <w:tc>
          <w:tcPr>
            <w:tcW w:type="dxa" w:w="1661"/>
          </w:tcPr>
          <w:p>
            <w:pPr>
              <w:spacing w:line="360" w:lineRule="auto" w:before="0" w:after="0"/>
            </w:pPr>
            <w:r>
              <w:rPr>
                <w:rFonts w:ascii="宋体" w:hAnsi="宋体" w:cs="宋体" w:eastAsia="宋体" w:hint="eastAsia"/>
                <w:b w:val="0"/>
                <w:sz w:val="24"/>
              </w:rPr>
              <w:t>v2.11</w:t>
            </w:r>
          </w:p>
        </w:tc>
        <w:tc>
          <w:tcPr>
            <w:tcW w:type="dxa" w:w="1661"/>
          </w:tcPr>
          <w:p>
            <w:pPr>
              <w:spacing w:line="360" w:lineRule="auto" w:before="0" w:after="0"/>
            </w:pPr>
            <w:r>
              <w:rPr>
                <w:rFonts w:ascii="宋体" w:hAnsi="宋体" w:cs="宋体" w:eastAsia="宋体" w:hint="eastAsia"/>
                <w:b w:val="0"/>
                <w:sz w:val="24"/>
              </w:rPr>
              <w:t>AI 核验页改版（左右分栏）：① 核验页改为左右分栏 —— 左侧常驻回函预览（可随时切「原始文件 / AI 批注」，默认批注），右侧为检测明细；核验的本质是「拿着 AI 结论去原文上核对依据」，两者同屏才能边看边对；② 主视图下方新增常驻 AI 批注图例；③ 印章识别 tab 去掉内嵌小预览，改为主视图联动（切到该项时自动切批注视图）；④ PdfPreview 支持受控视图（向后兼容）；⑤ 骑缝章批注可验证（有则框、无则不画，与页面结论一致）</w:t>
            </w:r>
          </w:p>
        </w:tc>
        <w:tc>
          <w:tcPr>
            <w:tcW w:type="dxa" w:w="1661"/>
          </w:tcPr>
          <w:p>
            <w:pPr>
              <w:spacing w:line="360" w:lineRule="auto" w:before="0" w:after="0"/>
            </w:pPr>
            <w:r>
              <w:rPr>
                <w:rFonts w:ascii="宋体" w:hAnsi="宋体" w:cs="宋体" w:eastAsia="宋体" w:hint="eastAsia"/>
                <w:b w:val="0"/>
                <w:sz w:val="24"/>
              </w:rPr>
              <w:t>AI 核验、印章识别、文件预览、需求规范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2026-09-18</w:t>
            </w:r>
          </w:p>
        </w:tc>
        <w:tc>
          <w:tcPr>
            <w:tcW w:type="dxa" w:w="1661"/>
          </w:tcPr>
          <w:p>
            <w:pPr>
              <w:spacing w:line="360" w:lineRule="auto" w:before="0" w:after="0"/>
            </w:pPr>
            <w:r>
              <w:rPr>
                <w:rFonts w:ascii="宋体" w:hAnsi="宋体" w:cs="宋体" w:eastAsia="宋体" w:hint="eastAsia"/>
                <w:b w:val="0"/>
                <w:sz w:val="24"/>
              </w:rPr>
              <w:t>v2.12</w:t>
            </w:r>
          </w:p>
        </w:tc>
        <w:tc>
          <w:tcPr>
            <w:tcW w:type="dxa" w:w="1661"/>
          </w:tcPr>
          <w:p>
            <w:pPr>
              <w:spacing w:line="360" w:lineRule="auto" w:before="0" w:after="0"/>
            </w:pPr>
            <w:r>
              <w:rPr>
                <w:rFonts w:ascii="宋体" w:hAnsi="宋体" w:cs="宋体" w:eastAsia="宋体" w:hint="eastAsia"/>
                <w:b w:val="0"/>
                <w:sz w:val="24"/>
              </w:rPr>
              <w:t>核验页重心转向「检测项 + 结果」（用户反馈两处冗余）：① 移除「函证基础信息」浅色块（标题栏已有函证编号与被询证单位）；② 移除顶部笼统的结论 Alert（风险等级已由标题栏风险标签表达，悬停可见原因）；③ 改为「核验项卡片清单」 —— 每项一张卡片，含状态点 + 检测项名称 + 结果摘要，点选卡片展开明细，不展开也能一眼看全「做了哪些检测、结果是什么」；④ 一致性比对不设操作列后表宽合计 700px，横向滚动条消除</w:t>
            </w:r>
          </w:p>
        </w:tc>
        <w:tc>
          <w:tcPr>
            <w:tcW w:type="dxa" w:w="1661"/>
          </w:tcPr>
          <w:p>
            <w:pPr>
              <w:spacing w:line="360" w:lineRule="auto" w:before="0" w:after="0"/>
            </w:pPr>
            <w:r>
              <w:rPr>
                <w:rFonts w:ascii="宋体" w:hAnsi="宋体" w:cs="宋体" w:eastAsia="宋体" w:hint="eastAsia"/>
                <w:b w:val="0"/>
                <w:sz w:val="24"/>
              </w:rPr>
              <w:t>AI 核验、一致性检测、需求规范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2026-09-18</w:t>
            </w:r>
          </w:p>
        </w:tc>
        <w:tc>
          <w:tcPr>
            <w:tcW w:type="dxa" w:w="1661"/>
          </w:tcPr>
          <w:p>
            <w:pPr>
              <w:spacing w:line="360" w:lineRule="auto" w:before="0" w:after="0"/>
            </w:pPr>
            <w:r>
              <w:rPr>
                <w:rFonts w:ascii="宋体" w:hAnsi="宋体" w:cs="宋体" w:eastAsia="宋体" w:hint="eastAsia"/>
                <w:b w:val="0"/>
                <w:sz w:val="24"/>
              </w:rPr>
              <w:t>v2.13</w:t>
            </w:r>
          </w:p>
        </w:tc>
        <w:tc>
          <w:tcPr>
            <w:tcW w:type="dxa" w:w="1661"/>
          </w:tcPr>
          <w:p>
            <w:pPr>
              <w:spacing w:line="360" w:lineRule="auto" w:before="0" w:after="0"/>
            </w:pPr>
            <w:r>
              <w:rPr>
                <w:rFonts w:ascii="宋体" w:hAnsi="宋体" w:cs="宋体" w:eastAsia="宋体" w:hint="eastAsia"/>
                <w:b w:val="0"/>
                <w:sz w:val="24"/>
              </w:rPr>
              <w:t>四项核验明细统一为「结论条 → 事实清单 → 处理动作」（用户反馈「内容看不明白、样式不统一」）：① 诊断出四个症结 —— 顶部结论块形态各异、且都在讲「系统怎么做的」而非「结果是什么」、主体载体四样、同一件事讲两遍；② 新增共享组件 ResultBar（结论条）与 InfoRow（字段行），四项统一复用；③ 结论条只讲检测结果，实现方式与业务规则不再出现在明细里；④ 同一件事不重复表达（删除重复的「差异明细」块、「✦ AI 判定结论」块）；⑤ 手写体识别删除「原图裁剪」双栏；⑥ 处理动作统一下沉到明细底部</w:t>
            </w:r>
          </w:p>
        </w:tc>
        <w:tc>
          <w:tcPr>
            <w:tcW w:type="dxa" w:w="1661"/>
          </w:tcPr>
          <w:p>
            <w:pPr>
              <w:spacing w:line="360" w:lineRule="auto" w:before="0" w:after="0"/>
            </w:pPr>
            <w:r>
              <w:rPr>
                <w:rFonts w:ascii="宋体" w:hAnsi="宋体" w:cs="宋体" w:eastAsia="宋体" w:hint="eastAsia"/>
                <w:b w:val="0"/>
                <w:sz w:val="24"/>
              </w:rPr>
              <w:t>AI 核验、一致性检测、印章识别、手写体识别、银行函证文本识别、需求规范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2026-09-18</w:t>
            </w:r>
          </w:p>
        </w:tc>
        <w:tc>
          <w:tcPr>
            <w:tcW w:type="dxa" w:w="1661"/>
          </w:tcPr>
          <w:p>
            <w:pPr>
              <w:spacing w:line="360" w:lineRule="auto" w:before="0" w:after="0"/>
            </w:pPr>
            <w:r>
              <w:rPr>
                <w:rFonts w:ascii="宋体" w:hAnsi="宋体" w:cs="宋体" w:eastAsia="宋体" w:hint="eastAsia"/>
                <w:b w:val="0"/>
                <w:sz w:val="24"/>
              </w:rPr>
              <w:t>v2.14</w:t>
            </w:r>
          </w:p>
        </w:tc>
        <w:tc>
          <w:tcPr>
            <w:tcW w:type="dxa" w:w="1661"/>
          </w:tcPr>
          <w:p>
            <w:pPr>
              <w:spacing w:line="360" w:lineRule="auto" w:before="0" w:after="0"/>
            </w:pPr>
            <w:r>
              <w:rPr>
                <w:rFonts w:ascii="宋体" w:hAnsi="宋体" w:cs="宋体" w:eastAsia="宋体" w:hint="eastAsia"/>
                <w:b w:val="0"/>
                <w:sz w:val="24"/>
              </w:rPr>
              <w:t>列表操作区丝滑化 + 数据分工文档化（用户诉求「让业务使用更流畅丝滑」）：① 新增 数据分工与流转 章节 —— 三张图讲清「AI 读取 / 人工定性 / 系统推导」的分工、数据流转路径（含三档归属与唯一写入出口）与业务人员操作路径，并沉淀三条关键约束；② 操作列收敛为「一个主按钮 + AI 核验 + 更多下拉」；③ 新增无风险件快速确认（F-16） —— 判定口径为「无任何风险提示 + 检测点全通过 + 全部 AI 字段置信度 ≥ 90%」，满足时主按钮位变为「一键确认」，一次动作完成「采纳全部 AI 资料 + 标记已人工核验 + 进度推进」，停在列表不跳转；判定逻辑独立为纯函数，状态层在写入前逐条复校，并新增 confirmMode 确认方式留痕；④ 批量确认 —— 表格勾选列（仅无风险件可选）+ 批量操作条 + 二次确认弹窗；⑤ 回函快递信息默认采纳 —— 高置信度字段预采纳、低置信度与未识别项留待人工，顶部明示「已自动采纳 N 项，M 项待你确认」</w:t>
            </w:r>
          </w:p>
        </w:tc>
        <w:tc>
          <w:tcPr>
            <w:tcW w:type="dxa" w:w="1661"/>
          </w:tcPr>
          <w:p>
            <w:pPr>
              <w:spacing w:line="360" w:lineRule="auto" w:before="0" w:after="0"/>
            </w:pPr>
            <w:r>
              <w:rPr>
                <w:rFonts w:ascii="宋体" w:hAnsi="宋体" w:cs="宋体" w:eastAsia="宋体" w:hint="eastAsia"/>
                <w:b w:val="0"/>
                <w:sz w:val="24"/>
              </w:rPr>
              <w:t>列表页、回函快递信息、数据模型、状态管理、需求规范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2026-09-18</w:t>
            </w:r>
          </w:p>
        </w:tc>
        <w:tc>
          <w:tcPr>
            <w:tcW w:type="dxa" w:w="1661"/>
          </w:tcPr>
          <w:p>
            <w:pPr>
              <w:spacing w:line="360" w:lineRule="auto" w:before="0" w:after="0"/>
            </w:pPr>
            <w:r>
              <w:rPr>
                <w:rFonts w:ascii="宋体" w:hAnsi="宋体" w:cs="宋体" w:eastAsia="宋体" w:hint="eastAsia"/>
                <w:b w:val="0"/>
                <w:sz w:val="24"/>
              </w:rPr>
              <w:t>v2.15</w:t>
            </w:r>
          </w:p>
        </w:tc>
        <w:tc>
          <w:tcPr>
            <w:tcW w:type="dxa" w:w="1661"/>
          </w:tcPr>
          <w:p>
            <w:pPr>
              <w:spacing w:line="360" w:lineRule="auto" w:before="0" w:after="0"/>
            </w:pPr>
            <w:r>
              <w:rPr>
                <w:rFonts w:ascii="宋体" w:hAnsi="宋体" w:cs="宋体" w:eastAsia="宋体" w:hint="eastAsia"/>
                <w:b w:val="0"/>
                <w:sz w:val="24"/>
              </w:rPr>
              <w:t>操作区去掉「更多」下拉改为平铺（用户两轮反馈：先指出菜单里按钮重复、再要求「不要更多了，直接展示查看和删除」）：① 操作列定为「主按钮（随进度）+ AI 核验 + 查看 + 删除」全部平铺，不再有二级菜单；② 已完成行不显示主按钮 —— 已完成没有下一步动作（主按钮原本即「查看」），去掉以消除与平铺「查看」的重复；③ 移除菜单的差集生成逻辑与相关导入；④ 沉淀规范：入口不多时优先平铺，不为「省空间」引入二级菜单</w:t>
            </w:r>
          </w:p>
        </w:tc>
        <w:tc>
          <w:tcPr>
            <w:tcW w:type="dxa" w:w="1661"/>
          </w:tcPr>
          <w:p>
            <w:pPr>
              <w:spacing w:line="360" w:lineRule="auto" w:before="0" w:after="0"/>
            </w:pPr>
            <w:r>
              <w:rPr>
                <w:rFonts w:ascii="宋体" w:hAnsi="宋体" w:cs="宋体" w:eastAsia="宋体" w:hint="eastAsia"/>
                <w:b w:val="0"/>
                <w:sz w:val="24"/>
              </w:rPr>
              <w:t>回函管理列表、需求规范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2026-09-18</w:t>
            </w:r>
          </w:p>
        </w:tc>
        <w:tc>
          <w:tcPr>
            <w:tcW w:type="dxa" w:w="1661"/>
          </w:tcPr>
          <w:p>
            <w:pPr>
              <w:spacing w:line="360" w:lineRule="auto" w:before="0" w:after="0"/>
            </w:pPr>
            <w:r>
              <w:rPr>
                <w:rFonts w:ascii="宋体" w:hAnsi="宋体" w:cs="宋体" w:eastAsia="宋体" w:hint="eastAsia"/>
                <w:b w:val="0"/>
                <w:sz w:val="24"/>
              </w:rPr>
              <w:t>v2.16</w:t>
            </w:r>
          </w:p>
        </w:tc>
        <w:tc>
          <w:tcPr>
            <w:tcW w:type="dxa" w:w="1661"/>
          </w:tcPr>
          <w:p>
            <w:pPr>
              <w:spacing w:line="360" w:lineRule="auto" w:before="0" w:after="0"/>
            </w:pPr>
            <w:r>
              <w:rPr>
                <w:rFonts w:ascii="宋体" w:hAnsi="宋体" w:cs="宋体" w:eastAsia="宋体" w:hint="eastAsia"/>
                <w:b w:val="0"/>
                <w:sz w:val="24"/>
              </w:rPr>
              <w:t>需求文档按功能块重构（用户要求，本版）：① 文档主体改为 11 个功能块（上传与识别 / 归属匹配 / AI 智能核验 / 无风险件快速确认 / 回函快递信息 / 回函结果填写 / 列表与筛选 / 函证查看与预览 / 快递数据导入 / 删除 / 引导与操作指引），每块统一含「用户场景 / 功能权限 / 功能描述 / 补充说明」四部分；② 原「功能清单」「字段定义」「AI 能力定义」三章内容拆解并入对应功能块（不再单独成章），功能清单改为附录 A 速查表（含功能块索引）；③ 原「交互与视觉规范」「非功能性要求」「后续待讨论事项」改为附录 B / C / D 保留；④ 功能权限部分本期留空（暂不涉及角色与权限边界）；⑤ 修正遗留不一致 —— C-02（银行函证「后续单独讨论」已过时）、归属来源留痕表中残留的「AI 紫」色值、F-11「多页签 + 仿 PDF」表述过时、示例章节中「更多」下拉的描述、8.5「顶部导航问号图标」入口描述；⑥ 新增待办两条（批注坐标真实来源、预览层能力补全）</w:t>
            </w:r>
          </w:p>
        </w:tc>
        <w:tc>
          <w:tcPr>
            <w:tcW w:type="dxa" w:w="1661"/>
          </w:tcPr>
          <w:p>
            <w:pPr>
              <w:spacing w:line="360" w:lineRule="auto" w:before="0" w:after="0"/>
            </w:pPr>
            <w:r>
              <w:rPr>
                <w:rFonts w:ascii="宋体" w:hAnsi="宋体" w:cs="宋体" w:eastAsia="宋体" w:hint="eastAsia"/>
                <w:b w:val="0"/>
                <w:sz w:val="24"/>
              </w:rPr>
              <w:t>全文档</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2026-09-18</w:t>
            </w:r>
          </w:p>
        </w:tc>
        <w:tc>
          <w:tcPr>
            <w:tcW w:type="dxa" w:w="1661"/>
          </w:tcPr>
          <w:p>
            <w:pPr>
              <w:spacing w:line="360" w:lineRule="auto" w:before="0" w:after="0"/>
            </w:pPr>
            <w:r>
              <w:rPr>
                <w:rFonts w:ascii="宋体" w:hAnsi="宋体" w:cs="宋体" w:eastAsia="宋体" w:hint="eastAsia"/>
                <w:b w:val="0"/>
                <w:sz w:val="24"/>
              </w:rPr>
              <w:t>v2.17</w:t>
            </w:r>
          </w:p>
        </w:tc>
        <w:tc>
          <w:tcPr>
            <w:tcW w:type="dxa" w:w="1661"/>
          </w:tcPr>
          <w:p>
            <w:pPr>
              <w:spacing w:line="360" w:lineRule="auto" w:before="0" w:after="0"/>
            </w:pPr>
            <w:r>
              <w:rPr>
                <w:rFonts w:ascii="宋体" w:hAnsi="宋体" w:cs="宋体" w:eastAsia="宋体" w:hint="eastAsia"/>
                <w:b w:val="0"/>
                <w:sz w:val="24"/>
              </w:rPr>
              <w:t>三个入口的可理解性改造（入口分工 + 文案同词对应 + AI 结论建议态）（用户提问「用户如何区分『确认资料』与『填写结果』、什么时候该看 AI 核验」）：① 明确三入口分工 —— 「AI 核验」收敛为只读看依据（去掉底栏确认按钮，页内说明「核验确认与留痕在『确认回函快递信息』时一次性完成」），核验留痕统一在一处产生，同一件事不再两处签字；② 主按钮文案与回函进度列同词对应（待确认快递信息 → 「确认回函快递信息」；待填写回函结果 → 「填写回函结果」），用户从同一行内自然对上、不引入序号；③ AI 核验按钮的时机提示 —— 待核验且确有风险原因的行前置风险图标（悬停说明「存在 N 项风险提示，建议先核对依据」），已核验与无风险行不标记；④ AI 结论改为纯建议态 —— 结果填写页三项口径统一为「默认空 + 必须采纳」（原先相符性与盖章一致性默认已等于 AI 值，等于 AI 自动写入，与 C-03 相悖）；区块更名「AI 核验结论」以与入口连线，三项容器统一为「结论 → 一句话依据 → 采纳」骨架（复用 ResultBar）；⑤ 内嵌只读核验明细 —— 新增 VerificationPanel（从 VerificationModal 抽出内容，内容与弹窗壳解耦），结果填写页以受控 Modal 内嵌，不改变列表页互斥弹窗状态、已填草稿不丢；⑥ 保存前校验 —— 两项必填未处理时拦下保存、列出缺项并把对应区块标浅红底（按钮保持可点，避免「点不动却不知缺什么」）</w:t>
            </w:r>
          </w:p>
        </w:tc>
        <w:tc>
          <w:tcPr>
            <w:tcW w:type="dxa" w:w="1661"/>
          </w:tcPr>
          <w:p>
            <w:pPr>
              <w:spacing w:line="360" w:lineRule="auto" w:before="0" w:after="0"/>
            </w:pPr>
            <w:r>
              <w:rPr>
                <w:rFonts w:ascii="宋体" w:hAnsi="宋体" w:cs="宋体" w:eastAsia="宋体" w:hint="eastAsia"/>
                <w:b w:val="0"/>
                <w:sz w:val="24"/>
              </w:rPr>
              <w:t>列表页、AI 核验弹窗、回函快递信息、结果填写、需求规范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2026-09-18</w:t>
            </w:r>
          </w:p>
        </w:tc>
        <w:tc>
          <w:tcPr>
            <w:tcW w:type="dxa" w:w="1661"/>
          </w:tcPr>
          <w:p>
            <w:pPr>
              <w:spacing w:line="360" w:lineRule="auto" w:before="0" w:after="0"/>
            </w:pPr>
            <w:r>
              <w:rPr>
                <w:rFonts w:ascii="宋体" w:hAnsi="宋体" w:cs="宋体" w:eastAsia="宋体" w:hint="eastAsia"/>
                <w:b w:val="0"/>
                <w:sz w:val="24"/>
              </w:rPr>
              <w:t>v2.18</w:t>
            </w:r>
          </w:p>
        </w:tc>
        <w:tc>
          <w:tcPr>
            <w:tcW w:type="dxa" w:w="1661"/>
          </w:tcPr>
          <w:p>
            <w:pPr>
              <w:spacing w:line="360" w:lineRule="auto" w:before="0" w:after="0"/>
            </w:pPr>
            <w:r>
              <w:rPr>
                <w:rFonts w:ascii="宋体" w:hAnsi="宋体" w:cs="宋体" w:eastAsia="宋体" w:hint="eastAsia"/>
                <w:b w:val="0"/>
                <w:sz w:val="24"/>
              </w:rPr>
              <w:t>回函结果填写新增两项印章字段（用户要求）：① 通用字段新增「是否为公章」（AI 依据 = 印章识别检出的印章类型：检出「公章」判「是」，财务章等其他印章判「否」；未检出印章时无法判定）与「是否有骑缝章」（检出即「是」并带检出数量，未检出为「否」）；② 两项均为必填（归档前校验的必填项由 2 项增至 4 项）；③ 骑缝章选项扩为三态：是 / 否 / 不适用（单页回函） —— 单页回函不存在骑缝章概念，而回函页数不在识别输出里，故第三态交由人工选择；④ 两项同步展示在「AI 核验结论」区块（该区块由 3 项增至 5 项，与结果表单的印章类字段一一对应），口径同为「默认空 + 必须采纳」；⑤ 演示数据把中风险记录（海通 / 广发）的印章类型由公章改为财务章，让「是否为公章 = 否」分支可演示，并在其风险原因中补一条「回函加盖的是财务章，非公章」</w:t>
            </w:r>
          </w:p>
        </w:tc>
        <w:tc>
          <w:tcPr>
            <w:tcW w:type="dxa" w:w="1661"/>
          </w:tcPr>
          <w:p>
            <w:pPr>
              <w:spacing w:line="360" w:lineRule="auto" w:before="0" w:after="0"/>
            </w:pPr>
            <w:r>
              <w:rPr>
                <w:rFonts w:ascii="宋体" w:hAnsi="宋体" w:cs="宋体" w:eastAsia="宋体" w:hint="eastAsia"/>
                <w:b w:val="0"/>
                <w:sz w:val="24"/>
              </w:rPr>
              <w:t>回函结果填写、AI 核验、演示数据、需求规范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2026-09-20</w:t>
            </w:r>
          </w:p>
        </w:tc>
        <w:tc>
          <w:tcPr>
            <w:tcW w:type="dxa" w:w="1661"/>
          </w:tcPr>
          <w:p>
            <w:pPr>
              <w:spacing w:line="360" w:lineRule="auto" w:before="0" w:after="0"/>
            </w:pPr>
            <w:r>
              <w:rPr>
                <w:rFonts w:ascii="宋体" w:hAnsi="宋体" w:cs="宋体" w:eastAsia="宋体" w:hint="eastAsia"/>
                <w:b w:val="0"/>
                <w:sz w:val="24"/>
              </w:rPr>
              <w:t>v2.19</w:t>
            </w:r>
          </w:p>
        </w:tc>
        <w:tc>
          <w:tcPr>
            <w:tcW w:type="dxa" w:w="1661"/>
          </w:tcPr>
          <w:p>
            <w:pPr>
              <w:spacing w:line="360" w:lineRule="auto" w:before="0" w:after="0"/>
            </w:pPr>
            <w:r>
              <w:rPr>
                <w:rFonts w:ascii="宋体" w:hAnsi="宋体" w:cs="宋体" w:eastAsia="宋体" w:hint="eastAsia"/>
                <w:b w:val="0"/>
                <w:sz w:val="24"/>
              </w:rPr>
              <w:t>「回函快递信息」改名 + 已填数据可修改（用户两条反馈：「填写回函资料这个名字不够直观，回函资料里面填写的，明明是回函的快递信息」+「我在填写了回函资料和回函结果后，没有地方可以修改这些已经填写过的信息了，需要增加这样一个入口」）：① 改名 —— 原「回函资料录入」统一为「回函快递信息」（弹窗标题 / 列表入口 / 回函进度取值 / 需求文档全部同步）—— 该弹窗 12 个字段中 11 项为快递物流信息，原名没说到点上；回函进度枚举同步改为「待确认快递信息」，以保住「入口名与进度列同词对应」这条既有规范（改名是类型安全的：字面量联合类型，任何漏改会被 tsc 报 TS2367）；② 补齐「填过就改不了」的功能缺口 —— 操作列由「按进度变化的主按钮」改为「两个常驻业务入口 + 进度高亮」：「回函快递信息」「回函结果」始终可见（已完成行也能进），当前该做的那一个用主色高亮承担「下一步」引导，因此不再需要独立主按钮；无风险件的主色位让给「⚡ 一键确认」，「回函快递信息」降为普通链接（同一行不出现两个并重的主色按钮）；待确认阶段不呈现「回函结果」 —— SUBMIT_RESULT 会把核验状态置为已核验，从该状态进入等于绕过「确认回函快递信息」这个唯一留痕入口；③ 新增规则 R-07「已填写信息的修改」 —— 修改后保持原回函进度（已归档的仍是「已完成」）、不重复打核验留痕，但补一条「最近修改」留痕（修改人 + 时间，列表展开行的「修改留痕」区块展示），既守住审计可追溯，又不制造「同一件事两处签字」的困惑；④ 让「修改」真正生效 —— 此前两个弹窗的字段都只存在组件内局部 state、提交时不带 patch，字段值从未写回记录（只补入口的话，「修改」是假的）：现新增 ExpressInfo / ReplyResultInfo 承载人工确认值，CONFIRM_DOC / SUBMIT_RESULT 带 patch 写回，并新增 UPDATE_DOC / UPDATE_RESULT 编辑态动作（只写内容与修改留痕，不动进度与核验留痕）；⑤ 值回显 —— 已保存过的人工确认值优先回显并标「人工确认」标签（顶部提示相应变为「已回显 N 项上次确认值」），未识别 / 未填写的项不写入记录（避免「—」被当成有效的人工确认值存下来）；⑥ 操作列宽 228 → 320、表格横向滚动宽度同步上调（入口由 4 个增至 5 个）</w:t>
            </w:r>
          </w:p>
        </w:tc>
        <w:tc>
          <w:tcPr>
            <w:tcW w:type="dxa" w:w="1661"/>
          </w:tcPr>
          <w:p>
            <w:pPr>
              <w:spacing w:line="360" w:lineRule="auto" w:before="0" w:after="0"/>
            </w:pPr>
            <w:r>
              <w:rPr>
                <w:rFonts w:ascii="宋体" w:hAnsi="宋体" w:cs="宋体" w:eastAsia="宋体" w:hint="eastAsia"/>
                <w:b w:val="0"/>
                <w:sz w:val="24"/>
              </w:rPr>
              <w:t>回函管理列表、回函快递信息、回函结果填写、数据模型、状态管理、需求规范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2026-09-20</w:t>
            </w:r>
          </w:p>
        </w:tc>
        <w:tc>
          <w:tcPr>
            <w:tcW w:type="dxa" w:w="1661"/>
          </w:tcPr>
          <w:p>
            <w:pPr>
              <w:spacing w:line="360" w:lineRule="auto" w:before="0" w:after="0"/>
            </w:pPr>
            <w:r>
              <w:rPr>
                <w:rFonts w:ascii="宋体" w:hAnsi="宋体" w:cs="宋体" w:eastAsia="宋体" w:hint="eastAsia"/>
                <w:b w:val="0"/>
                <w:sz w:val="24"/>
              </w:rPr>
              <w:t>v2.20</w:t>
            </w:r>
          </w:p>
        </w:tc>
        <w:tc>
          <w:tcPr>
            <w:tcW w:type="dxa" w:w="1661"/>
          </w:tcPr>
          <w:p>
            <w:pPr>
              <w:spacing w:line="360" w:lineRule="auto" w:before="0" w:after="0"/>
            </w:pPr>
            <w:r>
              <w:rPr>
                <w:rFonts w:ascii="宋体" w:hAnsi="宋体" w:cs="宋体" w:eastAsia="宋体" w:hint="eastAsia"/>
                <w:b w:val="0"/>
                <w:sz w:val="24"/>
              </w:rPr>
              <w:t>操作区「可预期性」改造 + 取消快速通道与批量（用户三条反馈：「去掉每个函证数据前面的多选框」+「下拉查看历次回函数据的时候，每个数据后面需要有查看，能查看历史数据，但不能修改」+「取消【一键确认】按钮，现在操作部分的按钮逻辑太复杂了，我半天都没搞明白，如果是用户第一次使用，知道该怎么用。知道使用了那个按钮会有什么结果么？」）：① 操作列收敛为三个位置 —— 「一个下一步按钮 + 查看 + 更多下拉」：主按钮文案随进度变（确认回函快递信息 / 填写回函结果 / 修改），点它打开当前该处理的弹窗；「更多」含回函快递信息 / 回函结果 / AI 核验 / 删除。同一位置在任何行上都是同一件事，解决「按钮因行而异、记忆不成立」的根因；② 下拉里不放「查看」 —— 外部已有固定「查看」，重复入口正是 v2.15 用户亲自否决过的问题（用户本轮列的下拉清单里含「查看」，落地时按此原则去除）；③ 取消「一键确认」及其整条快速通道 —— 删除 src/utils/quickConfirm.ts、QUICK_CONFIRM action、quickConfirmResult 状态、ReplyRecord.confirmMode 字段与全部调用点；代价已知并接受：无风险件不再有「列表上点一下就过」的通道，一批几十份时需逐封走「开弹窗 → 逐项确认 → 保存」；④ 取消行内勾选框与批量确认 —— 移除 rowSelection、批量操作条与二次确认弹窗，一封信一次操作；⑤ 「下一步」直写进进度列 —— 状态文字下方固定一行「下一步：xxx」，与主按钮文案逐字相同，不再依赖悬停；每个按钮的悬停也补上「点了会发生什么」的说明（用户诉求「知道使用了那个按钮会有什么结果」）；⑥ 历次回函支持只读查看 —— 展开行的历次回函表新增「操作」列，每行一个「查看」，打开该次回函的完整详情（纯只读，底部只有「关闭」），并在顶部标明「这是第 N 次回函 / 是否已被覆盖 / 当前有效是第几次」的语境（复用 RecordDetailModal，为其新增可选 note 插槽，主行查看时不传、行为不变）；⑦ 风险提示随之迁移 —— 原「AI 核验」按钮前的风险红点，先改为标在「更多」按钮与下拉内的「AI 核验」项上，避免入口收进下拉后「哪几封必须看依据」被藏起来；随后按用户反馈「去掉操作的感叹号图标」全部去掉（感叹号被判为视觉噪音，风险等级已由「AI 风险」列表达），只保留「更多」按钮的悬停文案；⑧ 文档同步 —— 删除 5.4「无风险件快速确认」功能块与 F-16，功能块编号顺位（回函快递信息→5.4 … 新手引导→5.10）并修正全文交叉引用；操作列矩阵按新形态重写；操作区规范重定为「结构恒定优先于入口数量」；附录 D 的「批量操作」待办标记为已取消；⑨ 操作列宽 320 → 220（表格横向滚动宽度 1344 → 1244）；回函进度列 138 → 176 以容纳第二行小字，行高由 38px 增至约 46px —— 本轮唯一的视觉副作用，已在截图中确认可接受；⑩ 已完成行不显示主按钮（用户反馈：「不需要这个修改去掉，因为点击更多、取到指定的位置就能完成修改」）—— 「修改」是补正行为而非「下一步」，不该占主按钮位；该行的「回函信息录入进度」列也不再显示「下一步：xxx」小字，与空着的主按钮位保持一致；⑪ 操作列不使用感叹号 / 红点标记风险（用户要求「去掉操作的感叹号图标」）—— 风险等级已由「AI 风险」列表达，需要看依据的提示交给「更多」按钮的悬停文案；⑫ 操作指引不再自动弹出（用户要求「每次进入这个页面的时候，不需要弹出操作指引」）—— onboardingVisible 初始值改为 false，需要时从主操作行的「操作指引」按钮或顶部导航的问号图标手动打开（两处入口均保留）；⑬ 去掉列表「回函次数」列（用户要求「去掉表单上的回函次数列」）—— 默认展示字段由 8 列减为 7 列；该列原本也是展开历次回函的入口之一，去掉后行首展开箭头成为唯一入口，功能不丢；同步删除 toggleExpand 与列旁的解释图标，表格横向滚动宽度 1244 → 1140；⑭ 展开行按「当前有效回函 / 历史回函」重新分组（用户反馈「看着没有调理，感觉有点乱…不知道那个数据是属于谁的」）—— 根因是「函件与物流 / 修改留痕 / AI 核验结论」讲的都是同一次回函（最终有效那次），却紧跟历次回函表之下、缺归属标识，而历次回函表里又含本次那一行（其快递单号、回函日期与「函件与物流」重复），同一次数据出现在两处。改法：把这三块收进一个带归属标题的浅底分组「当前有效回函 · 第 N 次 · 回函时间」（单次回函时省略「第 N 次」），并把历史表移到最下方、更名为「历史回函（已被覆盖，仅供参考，可不处理）」、只列本次之前的那几次（过滤掉当前有效行）、去掉恒定的「状态」列（含义上移到区块标题）；两组形成「主（有底）/ 次（无底）」对比。顺带修正一处遗留文案：「查看核验详情并确认」→「查看核验详情」（v2.17 起 AI 核验页已为纯只读，底栏仅「关闭」，原文案会让人以为能在那里签字）</w:t>
            </w:r>
          </w:p>
        </w:tc>
        <w:tc>
          <w:tcPr>
            <w:tcW w:type="dxa" w:w="1661"/>
          </w:tcPr>
          <w:p>
            <w:pPr>
              <w:spacing w:line="360" w:lineRule="auto" w:before="0" w:after="0"/>
            </w:pPr>
            <w:r>
              <w:rPr>
                <w:rFonts w:ascii="宋体" w:hAnsi="宋体" w:cs="宋体" w:eastAsia="宋体" w:hint="eastAsia"/>
                <w:b w:val="0"/>
                <w:sz w:val="24"/>
              </w:rPr>
              <w:t>回函管理列表、回函快递信息、回函结果填写、数据模型、状态管理、需求规范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2026-09-20</w:t>
            </w:r>
          </w:p>
        </w:tc>
        <w:tc>
          <w:tcPr>
            <w:tcW w:type="dxa" w:w="1661"/>
          </w:tcPr>
          <w:p>
            <w:pPr>
              <w:spacing w:line="360" w:lineRule="auto" w:before="0" w:after="0"/>
            </w:pPr>
            <w:r>
              <w:rPr>
                <w:rFonts w:ascii="宋体" w:hAnsi="宋体" w:cs="宋体" w:eastAsia="宋体" w:hint="eastAsia"/>
                <w:b w:val="0"/>
                <w:sz w:val="24"/>
              </w:rPr>
              <w:t>v2.21</w:t>
            </w:r>
          </w:p>
        </w:tc>
        <w:tc>
          <w:tcPr>
            <w:tcW w:type="dxa" w:w="1661"/>
          </w:tcPr>
          <w:p>
            <w:pPr>
              <w:spacing w:line="360" w:lineRule="auto" w:before="0" w:after="0"/>
            </w:pPr>
            <w:r>
              <w:rPr>
                <w:rFonts w:ascii="宋体" w:hAnsi="宋体" w:cs="宋体" w:eastAsia="宋体" w:hint="eastAsia"/>
                <w:b w:val="0"/>
                <w:sz w:val="24"/>
              </w:rPr>
              <w:t>识别工作台：点击外部收起 + 收起图标优化（用户两条反馈：「在进行智能识别的时候，我希望点击左侧的页面，右侧的智能识别就能自动缩进」+「收起按钮前面的图标太丑了，换一个」）：① 补齐「点击外部收起」 —— 根因是抽屉显式配了 mask={false}：不渲染遮罩层时 antd 也就不会绑定「点击外部 → onClose」，于是点左侧列表毫无反应（这正是用户描述的「点了没反应」）。改法不是「去掉遮罩」而是让遮罩存在但完全不可见 —— 用 antd 原生的语义 DOM 键 styles.mask 把背景设为 transparent（Drawer 自 5.13.0 起支持），antd 照常绑定点外关闭，而左侧列表视觉逐位不变（实测遮罩 computed 背景为 rgba(0, 0, 0, 0)），未引入全局 CSS、无新增样式文件、无新增样式副作用；② 收起图标由横线换为向右双箭头 —— MinusOutlined → DoubleRightOutlined：工作台自右滑入、收起即向右滑出，方向语义一眼可读；按钮文案、位置与点击行为均不变；③ 收起入口统一 —— 点外部、底栏「收起」、标题栏 ×、Esc 四者汇聚到同一个 CLOSE_RECOGNITION（状态层与数据流零改动）；④ 点击语义 —— 不可见遮罩会消费掉该次点击（第一下只用于收起，不穿透触发左侧列表的行点击 / 展开 / 行内按钮），实测确认无弹窗被误开；⑤ 不扩散 —— 「快递数据导入结果」抽屉（默认可见遮罩）与四个全屏明细弹窗（maskClosable={false}，防误触丢草稿）保持原样</w:t>
            </w:r>
          </w:p>
        </w:tc>
        <w:tc>
          <w:tcPr>
            <w:tcW w:type="dxa" w:w="1661"/>
          </w:tcPr>
          <w:p>
            <w:pPr>
              <w:spacing w:line="360" w:lineRule="auto" w:before="0" w:after="0"/>
            </w:pPr>
            <w:r>
              <w:rPr>
                <w:rFonts w:ascii="宋体" w:hAnsi="宋体" w:cs="宋体" w:eastAsia="宋体" w:hint="eastAsia"/>
                <w:b w:val="0"/>
                <w:sz w:val="24"/>
              </w:rPr>
              <w:t>识别工作台、需求规范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2026-09-20</w:t>
            </w:r>
          </w:p>
        </w:tc>
        <w:tc>
          <w:tcPr>
            <w:tcW w:type="dxa" w:w="1661"/>
          </w:tcPr>
          <w:p>
            <w:pPr>
              <w:spacing w:line="360" w:lineRule="auto" w:before="0" w:after="0"/>
            </w:pPr>
            <w:r>
              <w:rPr>
                <w:rFonts w:ascii="宋体" w:hAnsi="宋体" w:cs="宋体" w:eastAsia="宋体" w:hint="eastAsia"/>
                <w:b w:val="0"/>
                <w:sz w:val="24"/>
              </w:rPr>
              <w:t>v2.22</w:t>
            </w:r>
          </w:p>
        </w:tc>
        <w:tc>
          <w:tcPr>
            <w:tcW w:type="dxa" w:w="1661"/>
          </w:tcPr>
          <w:p>
            <w:pPr>
              <w:spacing w:line="360" w:lineRule="auto" w:before="0" w:after="0"/>
            </w:pPr>
            <w:r>
              <w:rPr>
                <w:rFonts w:ascii="宋体" w:hAnsi="宋体" w:cs="宋体" w:eastAsia="宋体" w:hint="eastAsia"/>
                <w:b w:val="0"/>
                <w:sz w:val="24"/>
              </w:rPr>
              <w:t>识别工作台底栏按钮正名为「最小化」（用户提问：「既然这个智能识别的，缩小后是右下角的一个小弹窗，那是不是在智能识别的时候，直接做成弹窗会更好一些呢？而非抽屉呢？」）：① 形态不改，仍用右侧抽屉 —— 经核实不采纳「改成居中弹窗」，三条理由：右下角悬浮卡不是「抽屉的最小化」，而是跨页面的任务指示器（有独立开关、抽屉展开时自动隐藏 → 告知「活儿在跑，可以先去干别的」）；需求文档已把「不阻塞」写成硬要求（N-01 识别过程不得阻塞用户操作 / N-02 可边识别边浏览列表），而弹窗的语义是「打断式、一次做完就关」，直接冲突；与四个全屏明细弹窗（查看 / AI 核验 / 回函快递信息 / 回函结果）的分工是有意的 —— 那些是「任务型」，识别工作台是「长过程型」。位置上小卡在右下、抽屉从右侧滑出，本就同一侧；② 底栏按钮「收起」正名为「最小化」 —— 它的实际行为是「关闭抽屉 + 显示右下角悬浮卡」即最小化，原名没传达出「它会变成右下那张卡」；改后与悬浮卡的「展开」正好构成一对反义词，用户一眼能把两者对应起来。图标保持向右双箭头；③ 补悬停说明（沿用 v2.20「按钮要说明点了会发生什么」的规范）：「最小化到右下角的识别进度卡 —— 识别继续进行，可随时展开」；④ 代码标识符一律不改 —— action 仍为 CLOSE_RECOGNITION、状态仍为 recognitionOpen（沿用 v2.19「只改用户可见文案、不动内部标识符」的收敛策略），仅在其定义处补注释锚定「用户语义是最小化，不是取消识别」；⑤ 不扩散 —— 其余 5 处「收起」属完全不同的语境（表格展开行的 aria-label、悬浮卡自身的关闭按钮、归属匹配看板的「收起候选」、iframe 加载遮罩注释、小卡自动消失的注释），全部保持原样</w:t>
            </w:r>
          </w:p>
        </w:tc>
        <w:tc>
          <w:tcPr>
            <w:tcW w:type="dxa" w:w="1661"/>
          </w:tcPr>
          <w:p>
            <w:pPr>
              <w:spacing w:line="360" w:lineRule="auto" w:before="0" w:after="0"/>
            </w:pPr>
            <w:r>
              <w:rPr>
                <w:rFonts w:ascii="宋体" w:hAnsi="宋体" w:cs="宋体" w:eastAsia="宋体" w:hint="eastAsia"/>
                <w:b w:val="0"/>
                <w:sz w:val="24"/>
              </w:rPr>
              <w:t>识别工作台、需求规范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2026-09-20</w:t>
            </w:r>
          </w:p>
        </w:tc>
        <w:tc>
          <w:tcPr>
            <w:tcW w:type="dxa" w:w="1661"/>
          </w:tcPr>
          <w:p>
            <w:pPr>
              <w:spacing w:line="360" w:lineRule="auto" w:before="0" w:after="0"/>
            </w:pPr>
            <w:r>
              <w:rPr>
                <w:rFonts w:ascii="宋体" w:hAnsi="宋体" w:cs="宋体" w:eastAsia="宋体" w:hint="eastAsia"/>
                <w:b w:val="0"/>
                <w:sz w:val="24"/>
              </w:rPr>
              <w:t>v2.23</w:t>
            </w:r>
          </w:p>
        </w:tc>
        <w:tc>
          <w:tcPr>
            <w:tcW w:type="dxa" w:w="1661"/>
          </w:tcPr>
          <w:p>
            <w:pPr>
              <w:spacing w:line="360" w:lineRule="auto" w:before="0" w:after="0"/>
            </w:pPr>
            <w:r>
              <w:rPr>
                <w:rFonts w:ascii="宋体" w:hAnsi="宋体" w:cs="宋体" w:eastAsia="宋体" w:hint="eastAsia"/>
                <w:b w:val="0"/>
                <w:sz w:val="24"/>
              </w:rPr>
              <w:t>列表视觉降噪 + 风险标签辨识度提升（用户两条反馈：「去掉风险数据前面的红色竖条」+「AI 风险那一列的标签饱和度太低了，看着很不清晰」）：① 去掉列表行首的红色标记条 —— 原先高风险行在行首画一条 2px 红条（.row-risk-high 的 ：before），但风险等级已由「AI 风险」列的状态标签表达，行首再画属于重复表达，也与全站「去线条化」基调不符；该样式类只保留给明细表的「差异行 / 未匹配行」（一致性差异表 / 银行逐项核对表 / 结果填写表 / 快递导入结果表 —— 那些表没有独立的风险列，需要左侧标记做视觉定位），实测列表 8 行 td：before 的 content 均为 none；② 风险标签改用深档语义色并加深底色 —— v2.7「标签文字一律墨色」的口径在风险标签上效果不佳（墨色文字 + 8% 浅底的结果是整片偏灰，红绿只藏在底色里，列表扫视时认不出来）：标签文字改用 --c-risk-high-text #C0292E / --c-risk-low-text #237804（在各自浅底上 ≥ 4.5:1，达 WCAG AA）、字重 500，并将 --c-risk-high-bg / --c-risk-low-bg 由 8% 加深到 12%；两个深档色已排除橙色系，不会产生用户反感的「咖啡色」</w:t>
            </w:r>
          </w:p>
        </w:tc>
        <w:tc>
          <w:tcPr>
            <w:tcW w:type="dxa" w:w="1661"/>
          </w:tcPr>
          <w:p>
            <w:pPr>
              <w:spacing w:line="360" w:lineRule="auto" w:before="0" w:after="0"/>
            </w:pPr>
            <w:r>
              <w:rPr>
                <w:rFonts w:ascii="宋体" w:hAnsi="宋体" w:cs="宋体" w:eastAsia="宋体" w:hint="eastAsia"/>
                <w:b w:val="0"/>
                <w:sz w:val="24"/>
              </w:rPr>
              <w:t>回函管理列表、视觉规范（附录 B 7.1）、5.3 AI 智能核验</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2026-09-20</w:t>
            </w:r>
          </w:p>
        </w:tc>
        <w:tc>
          <w:tcPr>
            <w:tcW w:type="dxa" w:w="1661"/>
          </w:tcPr>
          <w:p>
            <w:pPr>
              <w:spacing w:line="360" w:lineRule="auto" w:before="0" w:after="0"/>
            </w:pPr>
            <w:r>
              <w:rPr>
                <w:rFonts w:ascii="宋体" w:hAnsi="宋体" w:cs="宋体" w:eastAsia="宋体" w:hint="eastAsia"/>
                <w:b w:val="0"/>
                <w:sz w:val="24"/>
              </w:rPr>
              <w:t>v2.24</w:t>
            </w:r>
          </w:p>
        </w:tc>
        <w:tc>
          <w:tcPr>
            <w:tcW w:type="dxa" w:w="1661"/>
          </w:tcPr>
          <w:p>
            <w:pPr>
              <w:spacing w:line="360" w:lineRule="auto" w:before="0" w:after="0"/>
            </w:pPr>
            <w:r>
              <w:rPr>
                <w:rFonts w:ascii="宋体" w:hAnsi="宋体" w:cs="宋体" w:eastAsia="宋体" w:hint="eastAsia"/>
                <w:b w:val="0"/>
                <w:sz w:val="24"/>
              </w:rPr>
              <w:t>消除反复出现在 IDE 预览面板与控制台的第三方测量竞态报错（现象：Uncaught TypeError: Cannot read properties of null (reading 'getBoundingClientRect')，无功能影响但刷屏）：① 定位 —— 先确认项目源码中 getBoundingClientRect 出现 0 次，属第三方（AntD / rc-*）在「触发元素已卸载」后仍延后测量；再逐个排查依赖源码，发现 AntD 的 rc-resize-observer 无条件 import ResizeObserver from 'resize-observer-polyfill' —— 也就是说本项目里 AntD 从未使用浏览器原生的 ResizeObserver，而该 polyfill 自身也调用 getBoundingClientRect（3 处）并维护元素登记表，元素卸载与其轮询之间的竞态正是这类报错的经典来源；② 从源头替换 —— 目标运行环境（Chrome / Electron / IDE 内嵌 WebView）全部是 Chromium、原生早已支持该 API，故用 vite resolve.alias 把 resize-observer-polyfill 整体换为原生实现（新增 src/utils/nativeResizeObserver.ts，含无原生 API 时的空实现兜底），少掉一层 JS 轮询与登记表；③ 补上守卫的真实缺口 —— 原守卫写在 main.tsx 且只监听 error：既覆盖不到更早加载的脚本，也漏掉 AntD 大量使用的 Promise.resolve.then(...) 延后测量（那种抛错形态是 unhandledrejection 而非 error，这正是上一轮「静默没生效」的原因）；现把守卫内联进 index.html、在任何模块脚本之前执行，并同时覆盖 error 与 unhandledrejection，匹配条件保持极窄（必须同时含 getBoundingClientRect 与 null）；④ 验证（可证伪） —— playwright 实测：antd 的 ResizeObserver 实例计数 1 且 window.ResizeObserver 为原生（证明 polyfill 已不在链路上）、构造的匹配报错被压住 0 条、对照组（不匹配的 throw 与 Promise.reject）照常抛出 2 条、表格 8 行正常渲染且容器宽度 1232px、控制台 0 错误；tsc --noEmit 与 vite build 均通过，且 dist 产物中 polyfill 标识为 0。新增约束 N-08 / N-09（见附录 C）</w:t>
            </w:r>
          </w:p>
        </w:tc>
        <w:tc>
          <w:tcPr>
            <w:tcW w:type="dxa" w:w="1661"/>
          </w:tcPr>
          <w:p>
            <w:pPr>
              <w:spacing w:line="360" w:lineRule="auto" w:before="0" w:after="0"/>
            </w:pPr>
            <w:r>
              <w:rPr>
                <w:rFonts w:ascii="宋体" w:hAnsi="宋体" w:cs="宋体" w:eastAsia="宋体" w:hint="eastAsia"/>
                <w:b w:val="0"/>
                <w:sz w:val="24"/>
              </w:rPr>
              <w:t>全局（index.html / vite.config.ts / src/main.tsx / 新增 src/utils/nativeResizeObserver.ts）、附录 C 非功能性要求</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2026-09-20</w:t>
            </w:r>
          </w:p>
        </w:tc>
        <w:tc>
          <w:tcPr>
            <w:tcW w:type="dxa" w:w="1661"/>
          </w:tcPr>
          <w:p>
            <w:pPr>
              <w:spacing w:line="360" w:lineRule="auto" w:before="0" w:after="0"/>
            </w:pPr>
            <w:r>
              <w:rPr>
                <w:rFonts w:ascii="宋体" w:hAnsi="宋体" w:cs="宋体" w:eastAsia="宋体" w:hint="eastAsia"/>
                <w:b w:val="0"/>
                <w:sz w:val="24"/>
              </w:rPr>
              <w:t>v2.25</w:t>
            </w:r>
          </w:p>
        </w:tc>
        <w:tc>
          <w:tcPr>
            <w:tcW w:type="dxa" w:w="1661"/>
          </w:tcPr>
          <w:p>
            <w:pPr>
              <w:spacing w:line="360" w:lineRule="auto" w:before="0" w:after="0"/>
            </w:pPr>
            <w:r>
              <w:rPr>
                <w:rFonts w:ascii="宋体" w:hAnsi="宋体" w:cs="宋体" w:eastAsia="宋体" w:hint="eastAsia"/>
                <w:b w:val="0"/>
                <w:sz w:val="24"/>
              </w:rPr>
              <w:t>新增「回函是否相符」列 + 调整「已人工核验」标签配色（用户反馈：「这个人工核验前面的 6/6，从用户角度，感觉不是很直观呀。我觉得这一列，可以加个字段：回函是否相符」）：① 问题定位 —— 6/6 是系统内部的 AI 检测点计数，对业务人员没有意义（与「内部实现细节不暴露」的既有原则相悖）；业务人员看列表真正想知道的是「这封回函到底相符吗」；② 新增一列「回函是否相符」（列表 7 → 8 列，scroll.x 1140 → 1272），置于「回函进度」之后、「AI 风险」之前 —— 相符与否是首位的业务结论，先于风险等级这类辅助判断；原「人工核验」列保留，但其前面的 6/6 按用户要求删除（用户澄清：「不展示 6/6 这个数字，因为用户不知道 6/6 是啥、有什么含义」）—— 该计数是 AI 检测点的完成数、属系统内部指标，与「内部实现细节不暴露」原则相悖，且页面上没有任何解释；列表列与「AI 核验」弹窗底栏两处一并删除，VerifyProgress 组件随之删除（数据结构字段 completedModules / totalModules 保留），该列只留 待核验 / ✓ 已人工核验 徽标（列宽 132 → 104，scroll.x 1272 → 1244）；③ 判定口径（业务硬规则） —— 人工填写过回函结果 → 以人工值为准（resultInfo.matched）；否则给 AI 建议值：印章落「信息证明无误」区 → 相符、落「信息不符」区 → 不相符；银行函证再叠加「询证事项逐项核对」—— 有差异即判不相符；印章区域未识别且无差异 → 无法判定；④ 区分结论来源 —— 未人工填写时带 ✦ 前缀、悬停说明「AI 建议 —— 尚未经人工确认，以『填写回函结果』时确认的结论为准」并给出依据（落章区域 / 差异项数）；填写后显示「已人工确认」—— 这是「AI 只出建议、人工确认才算数」这条底线在列表上的表达；⑤ 不相符时悬停看原因（人工填写的差异说明优先，否则用 AI 风险原因），与「AI 风险」列交互一致：只用悬停、不加图标；⑥ 调整「已人工核验」标签配色 —— 原为「墨色文字 + 8% 主色底」，与中性灰的「待核验」拉不开差距、扫视看不出哪些已核验 → 改为主色文字（在该浅底上约 5.5:1，达 WCAG AA）+ 字重 500，与 v2.23 对风险标签的处理同一口径（靠文字着色与字重提辨识度，不加描边、不引入新色相）；新增可复用组件 MatchTag（src/components/Marks.tsx）；⑦ 6/6 的删除范围（见 ②）：列表「人工核验」列 + 「AI 核验」弹窗底栏 + VerifyProgress 组件本身，一并清除</w:t>
            </w:r>
          </w:p>
        </w:tc>
        <w:tc>
          <w:tcPr>
            <w:tcW w:type="dxa" w:w="1661"/>
          </w:tcPr>
          <w:p>
            <w:pPr>
              <w:spacing w:line="360" w:lineRule="auto" w:before="0" w:after="0"/>
            </w:pPr>
            <w:r>
              <w:rPr>
                <w:rFonts w:ascii="宋体" w:hAnsi="宋体" w:cs="宋体" w:eastAsia="宋体" w:hint="eastAsia"/>
                <w:b w:val="0"/>
                <w:sz w:val="24"/>
              </w:rPr>
              <w:t>回函管理列表、AI 核验弹窗、5.6 列表与筛选、附录 B 7.4、Marks 组件</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2026-09-20</w:t>
            </w:r>
          </w:p>
        </w:tc>
        <w:tc>
          <w:tcPr>
            <w:tcW w:type="dxa" w:w="1661"/>
          </w:tcPr>
          <w:p>
            <w:pPr>
              <w:spacing w:line="360" w:lineRule="auto" w:before="0" w:after="0"/>
            </w:pPr>
            <w:r>
              <w:rPr>
                <w:rFonts w:ascii="宋体" w:hAnsi="宋体" w:cs="宋体" w:eastAsia="宋体" w:hint="eastAsia"/>
                <w:b w:val="0"/>
                <w:sz w:val="24"/>
              </w:rPr>
              <w:t>v2.26</w:t>
            </w:r>
          </w:p>
        </w:tc>
        <w:tc>
          <w:tcPr>
            <w:tcW w:type="dxa" w:w="1661"/>
          </w:tcPr>
          <w:p>
            <w:pPr>
              <w:spacing w:line="360" w:lineRule="auto" w:before="0" w:after="0"/>
            </w:pPr>
            <w:r>
              <w:rPr>
                <w:rFonts w:ascii="宋体" w:hAnsi="宋体" w:cs="宋体" w:eastAsia="宋体" w:hint="eastAsia"/>
                <w:b w:val="0"/>
                <w:sz w:val="24"/>
              </w:rPr>
              <w:t>新增「是否重新发函」列（用户要求：「还需要增加一列：是否重新发函。如果，有历史的回函记录，则就标记为重新发函」）：① 判定口径 —— 该函证存在历史回函记录（回函次数 &gt; 1）即标记「重新发函」，只有一次回函显示「—」；数据直接取自行模型 ConfirmationRow.history（一封函证一行，history 为该函证全部回函、最新在前）—— 即 v2.1 / v2.20 已建立的「重复回函」数据，不新增任何字段、不引入新状态；② 不给数字 —— 悬停说明「该函证共 N 次回函；本行呈现最新一次（第 N 次）。历史回函已被覆盖，展开行可查看」，避免重蹈「6/6 没有解释」的覆辙（v2.25 教训）；③ 配色走中性灰阶 —— 它是客观事实标记、不是状态结论，故不占用红 / 绿两档语义色：--c-tag-bg 底 + 墨色文字 + 字重 500、12px / 20px 高（与 RiskTag / MatchTag 同规格，便于扫视；比「函证类型」小标签（11px）重一档）；④ 位置（用户指定，本轮内又调整过一次） —— 最终列序为：展开列 → 被询证单位 → 函证编号 → 回函是否相符 → AI 风险 → 人工核验 → 是否重新发函（倒数第二） → 回函进度（倒数第一、紧邻操作列） → 操作；把「回函进度」挪到操作列左侧，是为了让「下一步：xxx」与右侧的动作按钮相邻可读；列宽 104，scroll.x 1244 → 1344（列表 8 → 9 列）</w:t>
            </w:r>
          </w:p>
        </w:tc>
        <w:tc>
          <w:tcPr>
            <w:tcW w:type="dxa" w:w="1661"/>
          </w:tcPr>
          <w:p>
            <w:pPr>
              <w:spacing w:line="360" w:lineRule="auto" w:before="0" w:after="0"/>
            </w:pPr>
            <w:r>
              <w:rPr>
                <w:rFonts w:ascii="宋体" w:hAnsi="宋体" w:cs="宋体" w:eastAsia="宋体" w:hint="eastAsia"/>
                <w:b w:val="0"/>
                <w:sz w:val="24"/>
              </w:rPr>
              <w:t>回函管理列表、5.6 列表与筛选</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2026-09-20</w:t>
            </w:r>
          </w:p>
        </w:tc>
        <w:tc>
          <w:tcPr>
            <w:tcW w:type="dxa" w:w="1661"/>
          </w:tcPr>
          <w:p>
            <w:pPr>
              <w:spacing w:line="360" w:lineRule="auto" w:before="0" w:after="0"/>
            </w:pPr>
            <w:r>
              <w:rPr>
                <w:rFonts w:ascii="宋体" w:hAnsi="宋体" w:cs="宋体" w:eastAsia="宋体" w:hint="eastAsia"/>
                <w:b w:val="0"/>
                <w:sz w:val="24"/>
              </w:rPr>
              <w:t>v2.27</w:t>
            </w:r>
          </w:p>
        </w:tc>
        <w:tc>
          <w:tcPr>
            <w:tcW w:type="dxa" w:w="1661"/>
          </w:tcPr>
          <w:p>
            <w:pPr>
              <w:spacing w:line="360" w:lineRule="auto" w:before="0" w:after="0"/>
            </w:pPr>
            <w:r>
              <w:rPr>
                <w:rFonts w:ascii="宋体" w:hAnsi="宋体" w:cs="宋体" w:eastAsia="宋体" w:hint="eastAsia"/>
                <w:b w:val="0"/>
                <w:sz w:val="24"/>
              </w:rPr>
              <w:t>银行函证回函口径独立：上传入口按类型拆分 + 相符性改由询证事项逐项核对决定 + 不检测手写体（用户要求：「如果是银行函证，则不需要检测手写体，回函是否相符，也不是用印章的位置来检测的。只需要判断发函回函的一致性，通过这个来判断回函是否相符。所以，在上传回函文件这里，往来函证，可以和银行函证的上传入口分开，因为两个智能检测的事项还是有比较大的区别的。」用户并补充：「银行函证会发格式一和格式二，这些数据都存储在函证系统中，所以，往来函证是需要识别发函函证和回函函证进行一致性对比，银行函证则是，直接识别回函函证和系统的银行数据进行对比。」）：① 上传入口拆为两个并列入口 —— 「上传往来函证回函」+「上传银行函证回函」，各自打开识别工作台并指定类型；类型随入口确定，不再由系统事后判类型（原「文件名含『银行』即判银行」的猜测逻辑删除）；工作台的标题（智能识别工作台 · 往来函证 / · 银行函证）、上传提示（各自只讲本类型的文件形态与检测项）、演示数据（只给本类型那一批）、空态与拖拽区文案全部按类型渲染；OPEN_RECOGNITION action 支持可选 uploadType、AppState 新增 recognitionType（缺省「往来函证」）；UPLOAD_TIPS 由单一数组改为 TYPE_RULE[type].uploadTips；② 银行函证的相符性改由「询证事项逐项核对」决定 —— 银行只上传回函件，识别后与系统内已存的格式一 / 格式二数据逐项比对（发函金额 vs 回函金额），有差异即判不相符、全部一致即相符；印章落章区域不再参与银行函证的相符性推理（规则 R-01 按类型分流：往来=印章落章区域，银行=逐项核对）；③ 印章三项检测全部保留，但只作风险提示 —— 是否盖章 / 骑缝章 / 名称一致仍检测并写入 AI 风险原因（如「回函未检出印章，建议退回被询证方补盖银行印章」），不再推导「回函结果无法判定 / 不相符」；未检出印章时相符性照常按一致性给出结论，两者在 Tooltip 中分两段表达、互不推导（riskOf 按类型分口径，VERIFY_QS 的风险原因由询证事项差异数参与计算，去掉硬编码 high）；④ 银行函证不检测手写体 —— 检测点清单仍为 6 项但按类型成套（往来第 ⑤ 项=手写体检测，银行=银行函证文本识别）；手写体链路按类型（而非数据有无）关闭：核验明细页不再出现「手写体识别」页签、批注层不再标注手写区、结果填写页不出现「不相符处描述」一键带入、只读查看与展开区不再显示「手写体」字段、AI 批注图例按类型给出；⑤ 单一事实来源 —— 新增 src/services/replyRule.ts：TYPE_RULE（一致性数据源 / 检测项展示名 / 是否检测手写体与银行文本 / 相符性判据 / 上传提示 / 演示批次 / 各类型文案）+ evaluateMatch（相符性判定唯一出口：人工值优先 → 银行只看逐项核对 → 往来看落章区域）+ consistencyOf（一致性摘要按类型取数据源）；列表列、历次回函结论摘要、结果填写页 AI 建议三处原先各自内联 type === '银行函证' 分支的实现全部改为调用该出口，消除「列表说相符、展开区说全部相符、结果页说无法判定」的口径打架；⑥ 演示数据自洽 —— 齐商银行 consistency.diffCount = 0 而询证事项有 1 项差异（担保事项），此前展开区显示「全部相符」与列表结论「询证事项 1 项差异」矛盾，现银行侧一致性统一取询证事项（展开区字段名也改为「询证事项逐项核对」）；银行批次 stageDetails.consistency 文案改为「回函与系统内格式一/二数据逐项核对完成 · N 项差异」；⑦ 一致的范围控制 —— 识别调度、三档归属、finalizeTask 落库链路零改动；往来函证口径（发函×回函一致性比对 + 落章区域判相符 + 手写体检测）保持不变</w:t>
            </w:r>
          </w:p>
        </w:tc>
        <w:tc>
          <w:tcPr>
            <w:tcW w:type="dxa" w:w="1661"/>
          </w:tcPr>
          <w:p>
            <w:pPr>
              <w:spacing w:line="360" w:lineRule="auto" w:before="0" w:after="0"/>
            </w:pPr>
            <w:r>
              <w:rPr>
                <w:rFonts w:ascii="宋体" w:hAnsi="宋体" w:cs="宋体" w:eastAsia="宋体" w:hint="eastAsia"/>
                <w:b w:val="0"/>
                <w:sz w:val="24"/>
              </w:rPr>
              <w:t>回函管理列表、识别工作台、AI 核验页、结果填写页、只读查看、AI 批注层、业务规则 R-01/R-04/R-05、5.1/5.3/5.5/5.6、services/replyRule.ts（新增）</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2026-09-20</w:t>
            </w:r>
          </w:p>
        </w:tc>
        <w:tc>
          <w:tcPr>
            <w:tcW w:type="dxa" w:w="1661"/>
          </w:tcPr>
          <w:p>
            <w:pPr>
              <w:spacing w:line="360" w:lineRule="auto" w:before="0" w:after="0"/>
            </w:pPr>
            <w:r>
              <w:rPr>
                <w:rFonts w:ascii="宋体" w:hAnsi="宋体" w:cs="宋体" w:eastAsia="宋体" w:hint="eastAsia"/>
                <w:b w:val="0"/>
                <w:sz w:val="24"/>
              </w:rPr>
              <w:t>v2.28</w:t>
            </w:r>
          </w:p>
        </w:tc>
        <w:tc>
          <w:tcPr>
            <w:tcW w:type="dxa" w:w="1661"/>
          </w:tcPr>
          <w:p>
            <w:pPr>
              <w:spacing w:line="360" w:lineRule="auto" w:before="0" w:after="0"/>
            </w:pPr>
            <w:r>
              <w:rPr>
                <w:rFonts w:ascii="宋体" w:hAnsi="宋体" w:cs="宋体" w:eastAsia="宋体" w:hint="eastAsia"/>
                <w:b w:val="0"/>
                <w:sz w:val="24"/>
              </w:rPr>
              <w:t>银行函证两阶段识别：「先对应、后细查」（用户要求：「银行函证需要这样，首先识别出来银行函证的四要素，银行名称、被询证单位名称、函证起止日期。先让用户快速把银行函证和系统函证对应在一起，这一步完成以后，再自动异步识别别的内容，不然就会很混乱。」）：① 问题定位 —— 此前归属看板的确认 / 指定入口被 task.status === 'success' 门控，即必须等六项检测全跑完才能去「对应」，且其余检测结果先于对应铺满界面，这正是用户说的「混乱」；② 阶段一（仅四要素，快） —— 银行任务初始只挂 match + bankText 两个检测点（任务卡标题「识别四要素」），跑完即出「这份回函属于系统内哪封函证」；往来函证不受影响（TYPE_RULE.twoPhase，往来恒为单阶段、一次性跑完）；③ 工作台对应清单 —— 阶段一完成即出现归属看板且立即可操作（自动归属已标好 / 建议归属给候选 / 未命中待指定），卡片提示「确认对应后，系统将自动继续识别其余检测项」；④ 阶段二自动异步、逐份开跑 —— 归属一确定（含 auto 档自动归属）即 extendToPhase2 追加其余检测点并打回 pending，由 TICK 自然继续；调度改双通道（advanceBatch 按「对应通道 phase 1 / 细查通道 phase 2」各推进一个任务，通道内仍串行）—— 未确认的份不阻塞已确认份，确认一份立刻看到它开始细查；⑤ 落库与回填分离 + 「识别中」态 —— 归属确认即落库（沿用「归属未确定不落库」），但银行记录只写四要素与状态（recognitionPending = true，刻意不继承历史核验数据 —— 否则同一函证第二次回函在阶段一会显示上一份的结论）；阶段二完成由 applyVerification 回填 verification / bankItems / risk 并清标记、该行自动刷新。「回函是否相符」列与「AI 风险」列新增中性「识别中」态（与「无法判定」区分：识别中 = 数据没就绪，无法判定 = 结论未知待人工）；展开区识别中显示提示行；核验页降级提示改为「归属已确认，AI 正在异步识别，完成后自动刷新」（并修正 v2.27 遗留的过期「上传回函文件」文案）；结果填写页识别中时显示说明、不展示询证事项表（buildBankItemsForRecord 会回退内置演示数据，展示即误导）；evaluateMatch 对识别中记录短路返回无结论，防止用回退数据算出假相符性；⑥ 防错设计 —— 「识别中」唯一判据收敛为 replyRule.isRecognitionPending()（不用「verification === undefined」这种隐式契约）；MatchTag / RiskTag 新增可选 pending 入参渲染识别中标签，不改变既有入参与 { matched, byAi, basis, reasons } 契约；悬浮卡按阶段表达「正在对应 N 份 / 正在细查 M 份」，工作台底栏同步「正在对应 / 正在细查 / N 份待对应（确认后自动继续识别）」；操作指引进阶补充两阶段节奏</w:t>
            </w:r>
          </w:p>
        </w:tc>
        <w:tc>
          <w:tcPr>
            <w:tcW w:type="dxa" w:w="1661"/>
          </w:tcPr>
          <w:p>
            <w:pPr>
              <w:spacing w:line="360" w:lineRule="auto" w:before="0" w:after="0"/>
            </w:pPr>
            <w:r>
              <w:rPr>
                <w:rFonts w:ascii="宋体" w:hAnsi="宋体" w:cs="宋体" w:eastAsia="宋体" w:hint="eastAsia"/>
                <w:b w:val="0"/>
                <w:sz w:val="24"/>
              </w:rPr>
              <w:t>识别工作台、悬浮进度卡、回函管理列表、AI 核验页、结果填写页、5.1/5.2/5.6、services/replyRule.ts / services/mockRecognition.ts / mock/recognition.ts / store/AppStore.tsx</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2026-09-20</w:t>
            </w:r>
          </w:p>
        </w:tc>
        <w:tc>
          <w:tcPr>
            <w:tcW w:type="dxa" w:w="1661"/>
          </w:tcPr>
          <w:p>
            <w:pPr>
              <w:spacing w:line="360" w:lineRule="auto" w:before="0" w:after="0"/>
            </w:pPr>
            <w:r>
              <w:rPr>
                <w:rFonts w:ascii="宋体" w:hAnsi="宋体" w:cs="宋体" w:eastAsia="宋体" w:hint="eastAsia"/>
                <w:b w:val="0"/>
                <w:sz w:val="24"/>
              </w:rPr>
              <w:t>v2.29</w:t>
            </w:r>
          </w:p>
        </w:tc>
        <w:tc>
          <w:tcPr>
            <w:tcW w:type="dxa" w:w="1661"/>
          </w:tcPr>
          <w:p>
            <w:pPr>
              <w:spacing w:line="360" w:lineRule="auto" w:before="0" w:after="0"/>
            </w:pPr>
            <w:r>
              <w:rPr>
                <w:rFonts w:ascii="宋体" w:hAnsi="宋体" w:cs="宋体" w:eastAsia="宋体" w:hint="eastAsia"/>
                <w:b w:val="0"/>
                <w:sz w:val="24"/>
              </w:rPr>
              <w:t>归属看板精简：只回答「匹配上了没 / 匹配到哪封系统函证」（用户反馈：「这块的文字太多了，还是要精简删减，提醒的内容少一些。…用户只想知道，这个银行函证匹配上了没，匹配到了哪个系统函证上。」并圈出了卡片标题行、进度行与看板结论条）：① 删掉全部内部指标文案 —— bankMatch.ts 三档结论重写为「已匹配到系统函证 &lt;编号&gt;」/「建议匹配到系统函证 &lt;编号&gt;，请确认」/「未匹配到系统函证，需人工指定」/「不在本期函证控制表内，需人工指定」，逐要素原因去掉百分比与括号内的名称（如「文字存在轻微差异」不再带相似度、「回函落款疑为分支机构」不再重复单位名）；得分 / 阈值 / 命中数 / 相似度 / 匹配度全部不进界面（结构字段保留供逻辑使用）；② 同一句话只出现一次 —— 归属结论（task.stages.match.detail）只在识别进度的「归属匹配」行出现，BankTextRecognition 删除顶部结论条（原 ResultBar 的 conclusion + 「匹配得分 x% · 判定依据：…」两行），只保留「归属来源标签 + 动作按钮」并右对齐到顶部右侧；createTask 的 matchDetail 不再追加 reason，withMatchDetail 的「（匹配度 100%）」一并去掉；③ 未确认归属前不显示回函落款单位名 —— 任务卡标题按档位显示「建议归属 / 待指定归属」（MATCH_LEVEL_LABEL 与看板共用一份词表），归属确认后才显示「函证编号 + 被询证单位」；原「未写入列表」标签去掉（底栏与完成提示已各表达一次）；④ 归属行状态符区分：待确认归属时「归属匹配」行用主色实心圆点（而非绿勾），提示需要人工动作；⑤ 未匹配时四要素表「发函底稿值」列显示「—」（归属未定没有对应底稿，展示最高分候选的名称会被当成已比对的底稿）；⑥ 演示批次四要素文案精简（如「四要素识别完成 · 不在本期函证控制表内」）</w:t>
            </w:r>
          </w:p>
        </w:tc>
        <w:tc>
          <w:tcPr>
            <w:tcW w:type="dxa" w:w="1661"/>
          </w:tcPr>
          <w:p>
            <w:pPr>
              <w:spacing w:line="360" w:lineRule="auto" w:before="0" w:after="0"/>
            </w:pPr>
            <w:r>
              <w:rPr>
                <w:rFonts w:ascii="宋体" w:hAnsi="宋体" w:cs="宋体" w:eastAsia="宋体" w:hint="eastAsia"/>
                <w:b w:val="0"/>
                <w:sz w:val="24"/>
              </w:rPr>
              <w:t>识别工作台、services/bankMatch.ts、components/BankTextRecognition.tsx、5.2 归属匹配</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2026-09-20</w:t>
            </w:r>
          </w:p>
        </w:tc>
        <w:tc>
          <w:tcPr>
            <w:tcW w:type="dxa" w:w="1661"/>
          </w:tcPr>
          <w:p>
            <w:pPr>
              <w:spacing w:line="360" w:lineRule="auto" w:before="0" w:after="0"/>
            </w:pPr>
            <w:r>
              <w:rPr>
                <w:rFonts w:ascii="宋体" w:hAnsi="宋体" w:cs="宋体" w:eastAsia="宋体" w:hint="eastAsia"/>
                <w:b w:val="0"/>
                <w:sz w:val="24"/>
              </w:rPr>
              <w:t>v2.30</w:t>
            </w:r>
          </w:p>
        </w:tc>
        <w:tc>
          <w:tcPr>
            <w:tcW w:type="dxa" w:w="1661"/>
          </w:tcPr>
          <w:p>
            <w:pPr>
              <w:spacing w:line="360" w:lineRule="auto" w:before="0" w:after="0"/>
            </w:pPr>
            <w:r>
              <w:rPr>
                <w:rFonts w:ascii="宋体" w:hAnsi="宋体" w:cs="宋体" w:eastAsia="宋体" w:hint="eastAsia"/>
                <w:b w:val="0"/>
                <w:sz w:val="24"/>
              </w:rPr>
              <w:t>识别工作台删除整块上传提示（用户截图圈出拖拽区下方三行说明：「不需要这一堆内容」）：拖拽区只保留一行「将 &lt;类型&gt; 回函文件拖到此处，或点击上传」；删除的三行（银行侧：「只需回函件 · 格式一/格式二已存于系统」「按四要素匹配归属，匹配不足转人工确认」「系统将检测：…（不检测手写体）」；往来侧同理）所承载的信息，统一由列表页两个上传入口的悬停说明表达一次（同一件事不重复出现）。同步删除规则表中已无消费方的 TypeRule.uploadTips 字段（含两类函证的取值），并在 mockRecognition.ts、replyRule.ts 补注释锚定「工作台内不再出现上传提示」</w:t>
            </w:r>
          </w:p>
        </w:tc>
        <w:tc>
          <w:tcPr>
            <w:tcW w:type="dxa" w:w="1661"/>
          </w:tcPr>
          <w:p>
            <w:pPr>
              <w:spacing w:line="360" w:lineRule="auto" w:before="0" w:after="0"/>
            </w:pPr>
            <w:r>
              <w:rPr>
                <w:rFonts w:ascii="宋体" w:hAnsi="宋体" w:cs="宋体" w:eastAsia="宋体" w:hint="eastAsia"/>
                <w:b w:val="0"/>
                <w:sz w:val="24"/>
              </w:rPr>
              <w:t>识别工作台、services/replyRule.ts、5.1 上传与识别</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2026-09-21</w:t>
            </w:r>
          </w:p>
        </w:tc>
        <w:tc>
          <w:tcPr>
            <w:tcW w:type="dxa" w:w="1661"/>
          </w:tcPr>
          <w:p>
            <w:pPr>
              <w:spacing w:line="360" w:lineRule="auto" w:before="0" w:after="0"/>
            </w:pPr>
            <w:r>
              <w:rPr>
                <w:rFonts w:ascii="宋体" w:hAnsi="宋体" w:cs="宋体" w:eastAsia="宋体" w:hint="eastAsia"/>
                <w:b w:val="0"/>
                <w:sz w:val="24"/>
              </w:rPr>
              <w:t>v2.31</w:t>
            </w:r>
          </w:p>
        </w:tc>
        <w:tc>
          <w:tcPr>
            <w:tcW w:type="dxa" w:w="1661"/>
          </w:tcPr>
          <w:p>
            <w:pPr>
              <w:spacing w:line="360" w:lineRule="auto" w:before="0" w:after="0"/>
            </w:pPr>
            <w:r>
              <w:rPr>
                <w:rFonts w:ascii="宋体" w:hAnsi="宋体" w:cs="宋体" w:eastAsia="宋体" w:hint="eastAsia"/>
                <w:b w:val="0"/>
                <w:sz w:val="24"/>
              </w:rPr>
              <w:t>「回函快递信息」弹窗左侧只展示快递面单（单页）（用户要求：「左侧展示快递面单单页就行了，没有必要展示整个回函附件」，并提供 5 个真实面单扫描件）：① 问题定位 —— 左侧预览原先展示整份回函附件（多页连续滚动，滚一下就能看到全部回函内容）；先按页码定位到面单页，随后按用户要求收敛为「独立面单文件 + 只渲染一页」；② 面单来源改为独立单页文件 —— 新增面单样例目录 public/samples/faceSheets/（5 个单页扫描件，原中文文件名在代码注释里逐一留档），config/preview.ts 的 faceSheetPageOf()（按样例文件返回页码）替换为 faceSheetUrlOf()（按函证编号返回面单地址）：按编号指定 → 通用样例池（按编号稳定取一张，不用随机数）→ null = 无面单 三态；真实环境里面单地址同样由识别阶段读出；③ 渲染器新增单页能力 —— AnnotatedPdfPreview 新增可选 singlePage：只渲染指定的一页（其余页不进 DOM、页码指示恒为 1 / 1、「适应宽度 / 适应页面」只按这一页算、跳过打开定位），不传即保持多页默认行为，查看 / AI 核验 / 结果填写三个弹窗完全不受影响；PdfPreview 相应透传 fileUrl（直接指定文件）与 singlePage；④ 无面单给空态 —— 银行函证回函由银行自行出具、通常不含快递面单，此时显示「未识别到快递面单」空态与说明，不退回展示函证正文；⑤ 文案不再暴露页码口径 —— 左侧副标题由「取自回函文件第 N 页」改为「仅展示面单页」（延续「内部实现细节不暴露」）；⑥ 删除死字段 —— ReplyRecord.faceSheetPage 已无消费方，随之删除（面单在新口径下不再是「回函文件的第几页」）；⑦ 验证 —— 用 playwright 把面单文件请求替换成 9 页回函做可证伪断言：单页模式下仍只渲染 1 个页面且页码为 1 / 1（若单页失效则会出现 9 个）；同时验证真实面单只请求面单目录、银行函证走空态、「查看」弹窗仍渲染整份 9 页回函（多页默认行为未回退），15 项断言全通过、控制台 0 错误</w:t>
            </w:r>
          </w:p>
        </w:tc>
        <w:tc>
          <w:tcPr>
            <w:tcW w:type="dxa" w:w="1661"/>
          </w:tcPr>
          <w:p>
            <w:pPr>
              <w:spacing w:line="360" w:lineRule="auto" w:before="0" w:after="0"/>
            </w:pPr>
            <w:r>
              <w:rPr>
                <w:rFonts w:ascii="宋体" w:hAnsi="宋体" w:cs="宋体" w:eastAsia="宋体" w:hint="eastAsia"/>
                <w:b w:val="0"/>
                <w:sz w:val="24"/>
              </w:rPr>
              <w:t>回函快递信息弹窗、文件预览（AnnotatedPdfPreview / PdfPreview）、config/preview.ts、public/samples/faceSheets/（新增）、数据模型、5.4 回函快递信息</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2026-09-22</w:t>
            </w:r>
          </w:p>
        </w:tc>
        <w:tc>
          <w:tcPr>
            <w:tcW w:type="dxa" w:w="1661"/>
          </w:tcPr>
          <w:p>
            <w:pPr>
              <w:spacing w:line="360" w:lineRule="auto" w:before="0" w:after="0"/>
            </w:pPr>
            <w:r>
              <w:rPr>
                <w:rFonts w:ascii="宋体" w:hAnsi="宋体" w:cs="宋体" w:eastAsia="宋体" w:hint="eastAsia"/>
                <w:b w:val="0"/>
                <w:sz w:val="24"/>
              </w:rPr>
              <w:t>v2.32</w:t>
            </w:r>
          </w:p>
        </w:tc>
        <w:tc>
          <w:tcPr>
            <w:tcW w:type="dxa" w:w="1661"/>
          </w:tcPr>
          <w:p>
            <w:pPr>
              <w:spacing w:line="360" w:lineRule="auto" w:before="0" w:after="0"/>
            </w:pPr>
            <w:r>
              <w:rPr>
                <w:rFonts w:ascii="宋体" w:hAnsi="宋体" w:cs="宋体" w:eastAsia="宋体" w:hint="eastAsia"/>
                <w:b w:val="0"/>
                <w:sz w:val="24"/>
              </w:rPr>
              <w:t>往来函证：切分前置 + 两类型统一的「先归属、后细查」+ 份间并行；切分结果人工过一眼但不占关键路径（用户要求：「现在函证系统的回函，是会先上传拼接好的附件，然后系统使用 java 后端识别回函文件上的二维码来切分函证，把函证放在指定的函证数据下。我感觉，新版本这一步也是要保留的，在切分完以后，然后再进行回函文件的智能识别相关内容。因为切分完以后，智能识别就能并行进行了，不然，现在的交互是串行进行，太呆了。」并提供旧系统三张截图 —— 主界面四个入口 / 「文件识别录入」弹窗（含「最后页是否快递面单」开关 + pdf 上传）/ 「数据核对」弹窗（左切分清单：切分页数 · 函证编号 · 关联发函记录编号 · 快递单号待填；右 PDF 预览 + 缩放；底部取消 / 确定））：① 「切分」前置为独立一步，确立「切分先于归属、归属先于细查」（新增业务约束 C-10）—— 往来上传的是拼接件，页序为「某封回函页（带二维码）+ 该封自己的快递面单页」依次成对排列；系统逐页扫右上角二维码、相同函证编号归为一段，无码的面单页归入其前一段尾部；整批一个文件由此拆成 N 份独立回函任务 —— 这是份间并行的前提（切分前整批只是一个文件，调度器手上只有一个任务）；② 份间并行 —— 各份并行推进、互不阻塞，串行时长由 切分 + Σ各份检测 降为 切分 + max各份检测；③ 两阶段节奏由「仅银行」扩为两类型统一（v2.28 的「往来函证一次性跑完」口径作废）：往来阶段一 = 二维码切分 + 精确归属，银行阶段一 = 四要素 + 文本识别 + 归属匹配，二者共用「对应通道 / 细查通道」双通道调度；④ 往来新增「切分结果确认」 —— 阶段一完成即列出切分清单（切分页数 / 函证编号 / 关联发函记录编号 / 被询证单位），业务人员核对后点「确定」才落库（延续「归属未确定绝不落库」，finalizeTask 仍是唯一写入出口）；匹配不上的段进「待人工指定」，不静默丢弃；⑤ 确认不占关键路径 —— 往来五项不依赖归属的检测（回函文件是否印章 / 骑缝章 / 印章与被询证单位名称一致 / 手写体 / 快递面单）在切分完成时即已并行开跑，业务人员核对清单的同时这些项已在推进；点「确定」后只补跑真正依赖归属的 1 项「发函回函一致性检测」（需与系统内发函值比对）。由此既保留旧版「人工过一眼」的动作，又不产生额外等待 —— 这是对用户「既要确认、又嫌串行太呆」两条诉求的同时满足；⑥ 往来侧界面不出现「阶段一 / 阶段二」字样 —— 往来阶段一除一次性核对外没有人工阻塞点，露出阶段只会制造无谓的等待感；用户看到的只是「函证一份份出现、检测点逐个由待检测变检测中再变已完成」，两阶段是内部调度概念；银行侧因阶段一带人工介入，仍保留阶段提示与对应清单；⑦ 旧版两处口径的处置 —— 「最后页是否快递面单」降为人工兜底（识别阶段本就有「快递面单识别」检测项可自动判断，仅当自动判断失败时允许人工指定末页为面单）；逐段手填快递单号从切分步骤移除，改由「回函快递信息」（面单识别 → 值回显 → 采纳，见 5.4）承载；⑧ 新增切分异常兜底（5.1 失败恢复）—— 整份检出不了二维码、或某几页既无码又无法归入任何一段时，给出「人工划段 / 整份归属到某一封」两个动作并写明原因（如「第 7–9 页未检出二维码」）；⑨ 调和 C-06 —— 原文「精确归属、无需人工干预」与本轮新增的「切分结果需确认」看似冲突，实为两件事：「无需人工判断」的是第几次发函，「需要人工确认」的是切到了哪一封 / 归到了哪封，已在 C-06 与 5.2 就地写明；⑩ 文档同步 —— 文件头版本 v2.30 → v2.32（原头部版本号已落后于正文的 v2.31 引用，一并校正）；2.2 目标第 3 条改为「异步可视、份间并行」；4.1 补记旧版链路作为对照；4.2 改造后流水线重写为「切分与归属 → 切分结果确认 → 并行智能识别」六步（原「系统自动判定类型 / 唯一入口 / ④ 只列三项检测」均属 v2.27 之后的遗留未同步内容）；4.5.2 数据流转图新增 SEG（切分）与 K（切分结果确认）节点、补「五项提前开跑」虚线，关键约束由三条增至四条；5.1 异步识别整节重写（含「往来函证的切分规则」小节与「确认不占关键路径」）；5.2 新增「切分先于归属」小节并修正往来匹配路径描述；附录 A 修正过时的 F-02、新增 F-03b 并给 F-03/F-05 补注；附录 D 新增两条待讨论（划段交互形态与人工开关是否保留、并发上限）；⑪ 本轮仅改动需求文档与交互原型，src/ 未改动（仍处原型阶段，用户明确「等原型完善后，再进行开发」）</w:t>
            </w:r>
          </w:p>
        </w:tc>
        <w:tc>
          <w:tcPr>
            <w:tcW w:type="dxa" w:w="1661"/>
          </w:tcPr>
          <w:p>
            <w:pPr>
              <w:spacing w:line="360" w:lineRule="auto" w:before="0" w:after="0"/>
            </w:pPr>
            <w:r>
              <w:rPr>
                <w:rFonts w:ascii="宋体" w:hAnsi="宋体" w:cs="宋体" w:eastAsia="宋体" w:hint="eastAsia"/>
                <w:b w:val="0"/>
                <w:sz w:val="24"/>
              </w:rPr>
              <w:t>4.1/4.2 业务流程、4.5.2 数据流转、2.2 目标、约束 C-06 与新增 C-10、5.1 上传与识别、5.2 归属匹配、5.4 回函快递信息（快递单号承载方）、附录 A、附录 D、文档头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2026-09-22</w:t>
            </w:r>
          </w:p>
        </w:tc>
        <w:tc>
          <w:tcPr>
            <w:tcW w:type="dxa" w:w="1661"/>
          </w:tcPr>
          <w:p>
            <w:pPr>
              <w:spacing w:line="360" w:lineRule="auto" w:before="0" w:after="0"/>
            </w:pPr>
            <w:r>
              <w:rPr>
                <w:rFonts w:ascii="宋体" w:hAnsi="宋体" w:cs="宋体" w:eastAsia="宋体" w:hint="eastAsia"/>
                <w:b w:val="0"/>
                <w:sz w:val="24"/>
              </w:rPr>
              <w:t>v2.33</w:t>
            </w:r>
          </w:p>
        </w:tc>
        <w:tc>
          <w:tcPr>
            <w:tcW w:type="dxa" w:w="1661"/>
          </w:tcPr>
          <w:p>
            <w:pPr>
              <w:spacing w:line="360" w:lineRule="auto" w:before="0" w:after="0"/>
            </w:pPr>
            <w:r>
              <w:rPr>
                <w:rFonts w:ascii="宋体" w:hAnsi="宋体" w:cs="宋体" w:eastAsia="宋体" w:hint="eastAsia"/>
                <w:b w:val="0"/>
                <w:sz w:val="24"/>
              </w:rPr>
              <w:t>往来识别工作台三项修订：确认成为真实闸门（撤销「提前开跑」）+ 折叠态改细进度条 + 预览按函面竖版比例取景（用户看原型截图后反馈：「左侧这里，太呆了，为啥有这么多绿点。能不能做成进度条的样子。就好像 codebuddy 的任务清单那样。而且，我更希望的是，切分，确认完以后，再进行智能识别。不要同时进行。原来切分结束后，右侧会用 kkfile 展示回函函面原件。回函原件是高，不是宽，你预留的预览区域的比例，和实际函面的比例不相符，看着很难受，请调整。」）：① 确认是真实闸门（推翻 v2.32 的「五项提前开跑」） —— 往来函证在点「确定」之前六项检测一项都不开跑，各段检测点全部显示「待检测 ○」；点「确定」后各段六项才一起开跑（份与份、项与项并行）。v2.32 曾让五项不依赖归属的检测在切分完成即提前起跑、确认后只补跑一致性检测，本轮推翻 —— 归属未定时先出结论会让用户看到「归属还没定、结论已经有了」的错位感，也与银行侧「归属一确定才开跑」的口径不一致；省下的等待应是份与份之间的，不是把检测提前到确认之前；② 折叠态改「细进度条 + 计数」（推翻 v1.8 的「队列内不使用横向进度条」） —— 段任务卡 / 文件卡折叠时不再排一串圆点（6 个点既占位置、又说不出「哪一项没过」），改为高 4px 的圆角细进度条（已完成部分主色填充 + 未完成部分浅底轨道）+ 右侧等宽计数 5 / 6；有失败项时进度条末端追加一段风险红档，使「卡在哪一项」在折叠态即可见；展开后仍是逐项清单（状态图标 + 名称 + 结论），保住「AI 的核查内容必须全暴露」。v1.8 旧口径的前提是「检测点逐行铺开」、为避免重复表达；折叠态压缩为一行后，进度条成为该层唯一的完成度表达，不再构成重复；③ 预览按函面自身比例取景 —— 回函函面是竖版（A4 / 16 开竖装），原实现把竖版纸页塞进一个横向扁区域，导致原件缩得极小、四周留下大片空白底色；改为纸页按可用高度撑满、宽度按 A4 比例（1 : 1.414）反推并水平居中，预览区高度不低于 320px，容器高度不足时退化为「按宽度适应 + 纵向滚动」；④ 同时确认「识别工作台需要文件预览」 —— 用户提到「原来切分结束后右侧会用 kkfile 展示回函函面原件」，说明预览是既有能力与预期的一部分（这也回答了 v2.32 的遗留待定项：src/ 那版工作台应补上预览，而不是把原型里的预览删掉）；⑤ 文档同步 —— 文件头 v2.32 → v2.33；5.1 的「确认不占关键路径」改为「确认是真实的闸门（v2.33 修订）」、检测点展示口径改为「展开逐项 + 折叠进度条」、新增「右侧预览的取景」一条；4.2 时序注解与 4.5.2 数据流转图随之调整（删掉「切分完成即开跑」虚线，改为「归属确认后才开跑」）；关键约束第四条收紧；⑥ 本轮仍是原型阶段，src/ 未改动</w:t>
            </w:r>
          </w:p>
        </w:tc>
        <w:tc>
          <w:tcPr>
            <w:tcW w:type="dxa" w:w="1661"/>
          </w:tcPr>
          <w:p>
            <w:pPr>
              <w:spacing w:line="360" w:lineRule="auto" w:before="0" w:after="0"/>
            </w:pPr>
            <w:r>
              <w:rPr>
                <w:rFonts w:ascii="宋体" w:hAnsi="宋体" w:cs="宋体" w:eastAsia="宋体" w:hint="eastAsia"/>
                <w:b w:val="0"/>
                <w:sz w:val="24"/>
              </w:rPr>
              <w:t>5.1 上传与识别、4.2 业务流程、4.5.2 数据流转、关键约束、文档头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2026-09-22</w:t>
            </w:r>
          </w:p>
        </w:tc>
        <w:tc>
          <w:tcPr>
            <w:tcW w:type="dxa" w:w="1661"/>
          </w:tcPr>
          <w:p>
            <w:pPr>
              <w:spacing w:line="360" w:lineRule="auto" w:before="0" w:after="0"/>
            </w:pPr>
            <w:r>
              <w:rPr>
                <w:rFonts w:ascii="宋体" w:hAnsi="宋体" w:cs="宋体" w:eastAsia="宋体" w:hint="eastAsia"/>
                <w:b w:val="0"/>
                <w:sz w:val="24"/>
              </w:rPr>
              <w:t>v2.35</w:t>
            </w:r>
          </w:p>
        </w:tc>
        <w:tc>
          <w:tcPr>
            <w:tcW w:type="dxa" w:w="1661"/>
          </w:tcPr>
          <w:p>
            <w:pPr>
              <w:spacing w:line="360" w:lineRule="auto" w:before="0" w:after="0"/>
            </w:pPr>
            <w:r>
              <w:rPr>
                <w:rFonts w:ascii="宋体" w:hAnsi="宋体" w:cs="宋体" w:eastAsia="宋体" w:hint="eastAsia"/>
                <w:b w:val="0"/>
                <w:sz w:val="24"/>
              </w:rPr>
              <w:t>切分与识别拆成两个界面：切分沿用旧系统的两个弹窗，识别页改为单栏队列（用户要求：「我还是想把切分和智能识别分开成两个界面，等用点击确认了，再进入智能识别的页面，进行异步识别，用户此时可以干别的事情，放在一个页面太不好看了。切分的页面，可以使用我原来传给你当前系统的页面。」；澄清轮三项均取推荐：① 切分照旧用两个弹窗、② 识别页单栏无预览、③ 面单开关恢复 + 快递单号改自动填）：① 新增「切分」界面（往来专属） —— 沿用旧系统形态：①「文件识别录入」弹窗（「最后页是否快递面单：是 / 否」必选 + 拖拽上传区 + 取消/确定）→ ②「数据核对」弹窗（左侧切分结果表：切分页数 / 函证编号 / 关联发函记录编号 / 快递单号 / 发函时间 / 操作删除；右侧函面原件预览）；点「确定」= 归属即定并写入回函管理列表；② 「最后页是否快递面单」开关恢复为人工指定（v2.32 曾降为识别阶段的兜底，v2.35 恢复）—— 它是切分边界判定的直接输入（告知切分逻辑「每段尾部是否还有一页无码面单页」）；③ 快递单号不再要求逐行手填 —— 列保留、留空即可，由识别阶段的面单识别自动填入、之后仍可手改；④ 识别工作台改为单栏队列 —— 去掉右栏（函面预览 + 切分结果清单），只留批次卡 + 段任务卡 + 进度，队列铺满并限宽居中；原因是预览在切分页已经看过、要看检测依据另有 5.3 的 AI 核验页；⑤ 「确认」从按钮升级为界面分界 —— 往来在「数据核对」确认之前识别页根本还没打开，确认之后才打开并一起开跑六项检测（与 v2.33 的闸门口径衔接，语义更硬）；银行不走切分这两步（回函文件内无二维码），点上传后直接进识别页；⑥ 拆分的理由 —— 切分是一次性的对账动作（秒级、必须人工确认），识别是长过程（可后台跑）；挤在一页会让同一界面同时承担「核对着看」与「等着它跑」两种情绪；拆开后识别页可最小化到右下角悬浮卡，用户在切分页确认完即可去干别的事情；⑦ 文档同步 —— 文件头 v2.34 → v2.35；5.1 新增「往来：切分与确认是独立于识别的两步」小节（含两个弹窗的字段清单）、「识别页是单栏队列」与「预览取景（只在切分页出现）」改写、「确认是真实的闸门」强化为界面级；4.2 流水线的 ②③ 重写为「界面一 · 切分」与「进入识别工作台（另一个界面）」、时序注解重写为三段；4.5.2 数据流转图新增「界面一 / 界面二」两个节点；⑧ 本轮仍是原型阶段，src/ 未改动</w:t>
            </w:r>
          </w:p>
        </w:tc>
        <w:tc>
          <w:tcPr>
            <w:tcW w:type="dxa" w:w="1661"/>
          </w:tcPr>
          <w:p>
            <w:pPr>
              <w:spacing w:line="360" w:lineRule="auto" w:before="0" w:after="0"/>
            </w:pPr>
            <w:r>
              <w:rPr>
                <w:rFonts w:ascii="宋体" w:hAnsi="宋体" w:cs="宋体" w:eastAsia="宋体" w:hint="eastAsia"/>
                <w:b w:val="0"/>
                <w:sz w:val="24"/>
              </w:rPr>
              <w:t>5.1 上传与识别、4.2 业务流程、4.5.2 数据流转、文档头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2026-09-22</w:t>
            </w:r>
          </w:p>
        </w:tc>
        <w:tc>
          <w:tcPr>
            <w:tcW w:type="dxa" w:w="1661"/>
          </w:tcPr>
          <w:p>
            <w:pPr>
              <w:spacing w:line="360" w:lineRule="auto" w:before="0" w:after="0"/>
            </w:pPr>
            <w:r>
              <w:rPr>
                <w:rFonts w:ascii="宋体" w:hAnsi="宋体" w:cs="宋体" w:eastAsia="宋体" w:hint="eastAsia"/>
                <w:b w:val="0"/>
                <w:sz w:val="24"/>
              </w:rPr>
              <w:t>v2.37</w:t>
            </w:r>
          </w:p>
        </w:tc>
        <w:tc>
          <w:tcPr>
            <w:tcW w:type="dxa" w:w="1661"/>
          </w:tcPr>
          <w:p>
            <w:pPr>
              <w:spacing w:line="360" w:lineRule="auto" w:before="0" w:after="0"/>
            </w:pPr>
            <w:r>
              <w:rPr>
                <w:rFonts w:ascii="宋体" w:hAnsi="宋体" w:cs="宋体" w:eastAsia="宋体" w:hint="eastAsia"/>
                <w:b w:val="0"/>
                <w:sz w:val="24"/>
              </w:rPr>
              <w:t>移除列表「人工核验」列；核验人 / 核验时间下沉到展开行的「留痕」区块（用户提问：「那这样子的话，表单上的人工核验这一列还有必要么？因为回函结果都需要用户手动点是否要选择 ai 识别的数据。」）：① 判定依据 —— 该列与「回函信息录入进度」列严格一一对应：verifyStatus 只在「确认回函快递信息」的首次确认时置为 verified，而同一次 dispatch 也把进度推到「待填写回函结果」（CONFIRM_DOC）；SUBMIT_RESULT 同理。即「待确认快递信息 = 待核验」「待填写回函结果 / 已完成 = 已核验」，同一事实被相邻两列各说了一遍；② 更根本的理由 —— 必经动作不构成信息量：核验是每份回函的必经环节（不确认就无法推进），因此「已核验」是默认背景而非需要扫视的状态，一列全绿等于没有信息；③ 用户的佐证：既然每个环节都要人工签字（回函快递信息与回函结果都有确认动作），「签过字」就不再是需要单独标出的东西；④ 留痕不丢，只换位置 —— 核验人与核验时间下沉到列表展开行的「留痕」区块（与既有「修改留痕」合并为一个区块、共用字段网格），审计可追溯性不变，列表少占 104px（scroll.x 1344 → 1240，9 列 → 8 列）；⑤ 口径随之统一 —— 页面头「待人工确认 X」的判据与表述由「人工核验列为待核验」改为「回函进度为待确认快递信息」；主按钮悬停说明、工作台结论条、引导文案等处「打上『已人工核验』标识」一律改为「记录核验人与时间」；⑥ 另两处「已人工核验」标识的处置 —— 保留「AI 智能核验」弹窗（VerificationModal）顶部的核验徽标（该页是「看依据」的上下文，需要知道这封是否已被确认过）；移除识别工作台详情（RecognitionDrawer）里的 已人工核验 标签 —— 工作台呈现的是刚识别完、等人工确认的回函，「待核验」在那页是默认背景，标出来反而像出了问题；⑦ 保留不动 —— 数据层 verifyStatus / verifiedBy / verifiedAt、CONFIRM_DOC / SUBMIT_RESULT 的写入逻辑、UPDATE_DOC 不重打留痕的规则（R-07）、VerifyBadge 组件（核验弹窗仍在用）、以及 5.4 底栏「首次确认 / 修改」两种模式的判定（仍以核验状态为单点判据）；⑧ 代码落点 —— src/pages/ReplyList.tsx（删列定义与 VerifyBadge import、展开行新增「留痕」区块、主按钮悬停说明改写）、src/components/RecognitionDrawer.tsx（删标签、结论条改写）、src/components/OnboardingGuide.tsx（引导改为从「更多 → AI 核验」进入）；⑨ 本轮只改列表呈现与文案，业务逻辑零改动</w:t>
            </w:r>
          </w:p>
        </w:tc>
        <w:tc>
          <w:tcPr>
            <w:tcW w:type="dxa" w:w="1661"/>
          </w:tcPr>
          <w:p>
            <w:pPr>
              <w:spacing w:line="360" w:lineRule="auto" w:before="0" w:after="0"/>
            </w:pPr>
            <w:r>
              <w:rPr>
                <w:rFonts w:ascii="宋体" w:hAnsi="宋体" w:cs="宋体" w:eastAsia="宋体" w:hint="eastAsia"/>
                <w:b w:val="0"/>
                <w:sz w:val="24"/>
              </w:rPr>
              <w:t>5.6 列表与筛选、5.3 AI 智能核验、2.2 目标、7.4 AI 标识规范、列表列定义与展开行</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2026-09-22</w:t>
            </w:r>
          </w:p>
        </w:tc>
        <w:tc>
          <w:tcPr>
            <w:tcW w:type="dxa" w:w="1661"/>
          </w:tcPr>
          <w:p>
            <w:pPr>
              <w:spacing w:line="360" w:lineRule="auto" w:before="0" w:after="0"/>
            </w:pPr>
            <w:r>
              <w:rPr>
                <w:rFonts w:ascii="宋体" w:hAnsi="宋体" w:cs="宋体" w:eastAsia="宋体" w:hint="eastAsia"/>
                <w:b w:val="0"/>
                <w:sz w:val="24"/>
              </w:rPr>
              <w:t>v2.38</w:t>
            </w:r>
          </w:p>
        </w:tc>
        <w:tc>
          <w:tcPr>
            <w:tcW w:type="dxa" w:w="1661"/>
          </w:tcPr>
          <w:p>
            <w:pPr>
              <w:spacing w:line="360" w:lineRule="auto" w:before="0" w:after="0"/>
            </w:pPr>
            <w:r>
              <w:rPr>
                <w:rFonts w:ascii="宋体" w:hAnsi="宋体" w:cs="宋体" w:eastAsia="宋体" w:hint="eastAsia"/>
                <w:b w:val="0"/>
                <w:sz w:val="24"/>
              </w:rPr>
              <w:t>列表展开行重做为「回函记录」一张表（当前有效 + 历史合并）；「函件与物流」与「AI 核验结论」移出展开行（用户指出：「下拉还是只展示历史回函吧，不用展示 AI 核验结论了，然后，快递信息的几个字段，放在这里也不好看，看着特别的别扭，你有更好的 UI 设计方案吗？」并附展开行截图）：① 根因 —— 展开行原为「当前有效回函（函件与物流 + 留痕 + AI 核验结论，三片字段网格）+ 历史回函表」，本质是把详情页的字段堆进列表：网格适合看结构、适合填表，而展开行要回答的是「这封函证有哪些回函、哪一次算数」，用错载体就怎么调间距都别扭；② 新形态 = 一张表 —— 当前有效与历史合成同一张「回函记录」表（列：回函次序 / 发函记录编号 / 回函日期 / 快递单号 / 回函情况 / 操作），最新一次那行带「当前有效」主色标记、其余走次要色；三个好处：快递单号回到表格列、「当前有效」用行内标记而非「上面一块 / 下面一块」的空间关系表达、哪怕只有 1 次回函展开也有内容（展开箭头不会成为摆设）；③ 移出的三片字段，去处都已另有（沿用「同一份信息只在一个地方承载」）—— 函件与物流 → 「查看函证」工作区顶部基础信息（后三项那里本就有，本轮补上「发函方式」「快递公司」，RecordDetailModal 的 Descriptions 由 6 项增至 8 项）；AI 核验结论（含「查看核验详情」按钮与「AI 识别中」提示行）→ 行操作区的「更多 → AI 核验」（核验是「拿着结论去原件上核对依据」的动作，配着 AI 批注看才是它该有的样子；识别中态由「AI 风险」列表达）；核验 / 修改留痕 → 表下方一行 12px 次要色小字（核验人 张审计 · 核验时间 … · 最近修改 …（张审计），两段按需出现、均无则整行不渲染）；④ 附带收紧 —— 当前有效那行的「回函情况」留「—」（行上的「回函是否相符」列已有，不重复）；历史回函的「只读查看」保留，当前有效那行的「查看」同样只读（RecordDetailModal 不传 note）；⑤ 代码落点 —— src/pages/ReplyList.tsx（expandedRowRender 重写、HISTORY_GRID → REPLY_GRID、派生变量由 6 个减至 1 个、删除已成死代码的 FieldCell 组件）、src/components/RecordDetailModal.tsx（基础信息补两项）；⑥ 文档同步 —— 5.6「展开行内容」整节重写为「展开行 = 一张回函记录表」（含移出字段的去处与表下留痕行）、5.7 新增「基础信息（顶部）」小节、约束 C-07 与 R-07、2.2 目标 5、5.3、7.4 的留痕位置表述、文档头版本 v2.37 → v2.38</w:t>
            </w:r>
          </w:p>
        </w:tc>
        <w:tc>
          <w:tcPr>
            <w:tcW w:type="dxa" w:w="1661"/>
          </w:tcPr>
          <w:p>
            <w:pPr>
              <w:spacing w:line="360" w:lineRule="auto" w:before="0" w:after="0"/>
            </w:pPr>
            <w:r>
              <w:rPr>
                <w:rFonts w:ascii="宋体" w:hAnsi="宋体" w:cs="宋体" w:eastAsia="宋体" w:hint="eastAsia"/>
                <w:b w:val="0"/>
                <w:sz w:val="24"/>
              </w:rPr>
              <w:t>5.6 列表与筛选、5.7 函证查看、约束 C-07、R-07、列表展开行、查看函证工作区</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2026-09-22</w:t>
            </w:r>
          </w:p>
        </w:tc>
        <w:tc>
          <w:tcPr>
            <w:tcW w:type="dxa" w:w="1661"/>
          </w:tcPr>
          <w:p>
            <w:pPr>
              <w:spacing w:line="360" w:lineRule="auto" w:before="0" w:after="0"/>
            </w:pPr>
            <w:r>
              <w:rPr>
                <w:rFonts w:ascii="宋体" w:hAnsi="宋体" w:cs="宋体" w:eastAsia="宋体" w:hint="eastAsia"/>
                <w:b w:val="0"/>
                <w:sz w:val="24"/>
              </w:rPr>
              <w:t>v2.39</w:t>
            </w:r>
          </w:p>
        </w:tc>
        <w:tc>
          <w:tcPr>
            <w:tcW w:type="dxa" w:w="1661"/>
          </w:tcPr>
          <w:p>
            <w:pPr>
              <w:spacing w:line="360" w:lineRule="auto" w:before="0" w:after="0"/>
            </w:pPr>
            <w:r>
              <w:rPr>
                <w:rFonts w:ascii="宋体" w:hAnsi="宋体" w:cs="宋体" w:eastAsia="宋体" w:hint="eastAsia"/>
                <w:b w:val="0"/>
                <w:sz w:val="24"/>
              </w:rPr>
              <w:t>银行函证识别口径重定：两批交付 + 两条链路并行；检测项 6 → 4；印章收敛为两项；面单改为随批次上传（用户两轮提出：「银行函证，主要就是识别函证内容，和印章识别，这里的印章就是看印章的内容是否和银行名称相符，不存在别的智能识别项了。当然智能识别内容包括：1、函证4要素：被询证单位（银行），被审计单位，函证开始日，函证结束日 2、银行函证14项的数据识别并与系统识别做比对……银行函证，要识别4要素的识别，和银行函证14项科目数据的识别，分开识别，先识别4要素，然后把函证和系统函证对应在一起，然后，在识别14项的并发识别，这样效率高，还是一次性把银行函的所有内容识别完，在把银行函证和函证系统数据对应起来好？从效率和交互来考虑」+「我们会使用识别表格的单独的模块 minerU 去识别银行的14项表格数据，然后，别的内容估计要使用 OCR 或者大模型去实现，那4要素和14个表格可能就是分开的……目前正处于产品设计端，但是我需要考虑到后面的用户交互和开发」+ 面单补充「原来的快递面单，是用户将快递面单命明成函证编号，然后上传到系统，系统会去识别快递面单单号，别的不识别，这个识别条形码就行了。那有智能化了，有没有更好的交叉教研的方法呢？因为，银行函证可能出现，多个函证编号，对应一个快递面单的情况，因为银行函证是一年就一个函证，一次会回多年的多封函证发，但是多封函证会放在同一个快递袋中」）：① 识别时序 —— 不拆引擎、两条链路并行发起（新增约束 C-11）：银行函证的识别由两类引擎分工（四要素 + 印章区域走 OCR / 大模型；14 项表格走 MinerU）。产品侧不规定"用几个引擎"，而规定"结果分两批返回" —— 批一 = 归属类字段（四要素 + 印章区域），必达且要快；批二 = 表格类字段（14 项金额），可慢；批一到就先算归属、立刻给「确认归属」动作，批二到了走比对。「先四要素 → 等归属 → 再跑 MinerU」明确不采用 —— 14 项表格的识别不依赖归属，串行会把最慢的环节串在归属后面（串行 t批一 + t批二 + t比对 vs 并行 max(t批一, t批二) + t比对）。用户最初倾向"分开识别、先归属后并发识别 14 项"，经论证方向上改为并行（用户认可）；② 检测项 6 → 4：银行侧收敛为阶段一 1 项（识别四要素）+ 阶段二 3 项（询证事项逐项核对 / 回函是否有印章 / 印章名称与被询证单位一致） —— 「银行函证文本识别」不再作为独立检测点（四要素归阶段一、各询证项金额并入逐项核对，二者本就由不同引擎产出）、「快递面单识别」从银行侧移除（银行面单是独立文件，而往来面单页拼在回函件里，故往来保留该项）、「骑缝章」取消（R-03 改为仅往来适用）；往来侧仍为 6 项不变；③ 印章收敛为两项（用户选择）：保留「是否有印章」作为前置（没章谈不上名称一致，且"没盖章"是一等风险、不该被吞进"名称不一致"）、取消骑缝章；两项都放在阶段二 —— 「名称一致」的判据是"印章名 vs 系统内那封函证的被询证单位"，归属未定无从比对；「是否有印章」虽与四要素同走批一、技术上无前提，但刻意不提前（归属未定时列表里还没有这条记录，抛出风险用户无处处理；延续 v2.33「结论不得先于归属」）；另定「名称一致」做双向校验（印章名 vs 回函自己识别的银行名 = 判断回函是否自洽；印章名 vs 系统内被询证单位 = 更强，兼验归属是否正确）；④ MinerU 兜底（用户选择）：识别失败 / 超时 → 该检测点给 ✕ + 「重新识别」，并允许人工直接录入询证项金额，避免该函证被卡住无法归档（此前不需要，是因为误以为 14 项是同一次调用的免费副产品；它其实是独立的最慢环节）；⑤ 银行面单改「随批次上传」（新增约束 C-12）：一次上传 = 一个快递袋 = 一个批次，批次内可含多份银行回函文件 + 随批次上传的面单（不要求命名），系统只识别条形码得运单号并写入该批次内每一封函证；由此「一张面单对应多封函证」天然成立（旧流程要求面单命名为函证编号，一单多证只能复制多份或漏掉，根因是强制"一单一证"）；⑥ 五条交叉校验（用户问"有没有更好的交叉校验方法"）：寄件人 ↔ 被询证单位（防混装）／单位聚类（批次内多封被询证单位相同 → 强提示可共用一张面单）／张数 ↔ 家数（不等即提示复核）／运单号 ↔「导入快递数据」Excel（已有能力）／签收时间 ↔ 回函登记日期（弱校验）；另定确认动作优化 —— 同批次同面单的多封，「回函快递信息」确认一次即带入其余，混装两家银行时给手动拆分兜底（默认自动）；⑦ 文档同步 —— 5.1 新增「两批交付 + 并行发起」「银行印章两项为何在阶段二」两条并修正银行阶段一（去掉文本识别）；4.2 流水线银行四项改为新口径；4.5.2 数据流转图两处节点（P1 / P2）同步；5.3 检测项表重写（印章行按类型两套 + 询证事项行补 MinerU 与兜底 + 删「银行函证文本识别」行并就地说明其拆分去向）；5.4 新增「面单与函证的对应」整节（两类来源差异表 / 银行侧难点与做法 / 五条交叉校验表）并修正字段清单与空态文案；R-03 限定仅往来；新增约束 C-11 / C-12；附录 A 修正 F-06（六项检测 → 按类型两套：往来 6 / 银行 4）并新增 F-03c（两批交付）/ F-03d（面单随批次）；附录 D 补充两批交付对接口形态的要求与 MinerU 超时策略，并新增两条待讨论（面单约定的界面提示与校验强度、检测项收敛后的旧数据兼容）；文件头版本 v2.38 → v2.39</w:t>
            </w:r>
          </w:p>
        </w:tc>
        <w:tc>
          <w:tcPr>
            <w:tcW w:type="dxa" w:w="1661"/>
          </w:tcPr>
          <w:p>
            <w:pPr>
              <w:spacing w:line="360" w:lineRule="auto" w:before="0" w:after="0"/>
            </w:pPr>
            <w:r>
              <w:rPr>
                <w:rFonts w:ascii="宋体" w:hAnsi="宋体" w:cs="宋体" w:eastAsia="宋体" w:hint="eastAsia"/>
                <w:b w:val="0"/>
                <w:sz w:val="24"/>
              </w:rPr>
              <w:t>5.1 上传与识别、5.3 AI 智能核验、5.4 回函快递信息、4.2 业务流程、4.5.2 数据流转、约束 C-11/C-12、R-03、附录 A、附录 D</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2026-09-22</w:t>
            </w:r>
          </w:p>
        </w:tc>
        <w:tc>
          <w:tcPr>
            <w:tcW w:type="dxa" w:w="1661"/>
          </w:tcPr>
          <w:p>
            <w:pPr>
              <w:spacing w:line="360" w:lineRule="auto" w:before="0" w:after="0"/>
            </w:pPr>
            <w:r>
              <w:rPr>
                <w:rFonts w:ascii="宋体" w:hAnsi="宋体" w:cs="宋体" w:eastAsia="宋体" w:hint="eastAsia"/>
                <w:b w:val="0"/>
                <w:sz w:val="24"/>
              </w:rPr>
              <w:t>v2.40</w:t>
            </w:r>
          </w:p>
        </w:tc>
        <w:tc>
          <w:tcPr>
            <w:tcW w:type="dxa" w:w="1661"/>
          </w:tcPr>
          <w:p>
            <w:pPr>
              <w:spacing w:line="360" w:lineRule="auto" w:before="0" w:after="0"/>
            </w:pPr>
            <w:r>
              <w:rPr>
                <w:rFonts w:ascii="宋体" w:hAnsi="宋体" w:cs="宋体" w:eastAsia="宋体" w:hint="eastAsia"/>
                <w:b w:val="0"/>
                <w:sz w:val="24"/>
              </w:rPr>
              <w:t>「询证事项逐项核对表」重做为「14 个可折叠分组 + 组内对照列」，新增「AI 识别值 / 回函值」两列与「一键应用 AI 值」（用户提供真实回函《银行询证函（格式一）》LC2026006765 让我研究"这些回函数据表格中的数据该如何展示"，并要求「逐项对比明细表里加一列 AI 识别回函值，再加一列回函值，增加个按钮一键应用 AI 值；没识别完时 AI 识别值展示正在识别，识别出来后点一键应用把数据带到回函值里」；看过样表后认可形态）：① 诊断：原扁表装不下真实数据 —— 原设计是「询证事项 / 系统数据（发函）/ 回函金额 / 差异 / 核对结论」的扁平 14 行，隐含假设"一项 = 一行 = 一个金额"；而真实回函里每一项各是一张列结构互不相同的子表（银行存款 11 列、托管的证券或其他产权文件 5 列，没有一列共通），且一项可能多行（银行存款 3 个账户、已贴现商业汇票 4 张、信用证 4 笔、外汇合约 4 笔）——「银行存款 3 个账户」在扁表里根本没有位置；② 新形态 —— 14 个可折叠分组（+ 1 个资金归集附表），组内 = 标识列（该组天然主键）+ 金额列 + 5 列对照 系统数据 → AI 识别值 → 回函值 → 差异 → 结论；组标题带结论摘要（「3 个账户 · 1 项存在差异」/「全部相符」/「表格识别中」/「表格识别失败」），收起时也能定位差异在哪一组；无数据的组收成一行灰字，不给空表；③ 描述性字段不配对 —— 币种 / 利率 / 账户类型 / 起止日期 / 备注只作标识展示、不进对照（否则银行存款 11 列 + 对照列 = 16 列），完整字段在左侧回函预览里看；④ 字段与取值 —— 新增「AI 识别值」列（独立成列是为了让人看出自己改了什么）与「回函值」列（可编辑、AI 值到达即自动预填，是比对的实际输入）；原「回函金额」列名改为「回函值」（银行询证事项不只有金额）；⑤ 实时重算 —— 人工改「回函值」后差异与结论必须实时重算，否则会出现「回函值 900 / 系统数据 1000 / 差异 0」的自相矛盾行，比对表自己不可信、相符性结论也就没有意义；⑥ 「一键应用 AI 值」两级 + 两条边界 —— 组级（本组）+ 整表级（全部），不做逐行采纳（同 v2.36 移除「回函快递信息」逐项采纳的理由：14 项 × 多行逐行点是纯重复劳动）；边界一：不覆盖已人工改过的行（只填「AI 有值且人工未改过」的行 —— 否则用户点一次被冲掉人工值后就再也不敢点这个按钮）；边界二：它是"恢复键"而非唯一入口（因 AI 值自动预填，它的用武之地是「改乱了想恢复」与「AI 值晚到手动补」）；⑦ 识别过程与失败态 —— 识别中组标题与「AI 识别值」列显示「正在识别…」、回函值输入框暂禁用并占位「待识别」、组摘要写「N 笔 · 表格识别中」；不做「逐项进度」（MinerU 是整表识别，不存在"识别到第 3 项"这个状态，硬做即假动画且违反「内部实现细节不暴露」）；失败时组标题给「重新识别」（组级动作 —— 整表识别只能重跑整张表，不存在"只重试这一行"；第一版曾误把按钮放到每行、已纠正）+ 行内「AI 识别值」列显示「识别失败」+ 「回函值」列可直接手填（失败补录就在本表内完成，不需要另开录入界面，避免该函证被卡住无法归档）；⑧ 行配对口径 —— 按每组天然主键对齐（银行存款→银行账号、票据→票据号码、外汇→合约号码、理财→产品名称），配不上的行表达为「系统有、回函没有」与「回函有、系统没有」，沿用往来侧一致性检测已有的「发函缺失 / 回函新增」口径；⑨ 核验页同形态但只读 —— 5.3 的「询证事项逐项核对」与结果填写页用同一套分组形态，但只展示 系统数据 → AI 识别值 → 差异 → 结论，不给回函值输入框、不给一键应用、不给重新识别（重试是写操作，归识别工作台与结果填写页）；分工一句话「核验页看，结果页采纳」；⑩ 批二未完成时的界面表现（5.1 新增）—— 批二是全程最慢的一段，不能让用户只看到一颗转圈：识别工作台给进行中说明、结果填写页给「正在识别…」；并明确「快递信息的确认不依赖表格识别」（面单独立上传），用户可在批二跑完前先确认快递信息、进结果填写页等着，界面给一句引导；⑪ 过程材料 —— 先出了一版可运行的样表（docs/prototypes/询证事项核对表-样表.html：用该 PDF 的真实 14 组数据与真实列结构，含识别中 / 失败 / 差异三种演示态，以及真实可点的「一键应用」与"不覆盖人工值"边界），用户看过后认可形态，本轮据此落进文档与原型；⑫ 文档同步 —— 5.5「③ 银行函证」整节重写（形态 / 字段取值表 / 一键应用边界 / 过程与失败态）、5.3 补核验页只读口径、5.1 补批二的界面表现、5.5 交互段补分组与差异提示联动、文件头版本 v2.39 → v2.40</w:t>
            </w:r>
          </w:p>
        </w:tc>
        <w:tc>
          <w:tcPr>
            <w:tcW w:type="dxa" w:w="1661"/>
          </w:tcPr>
          <w:p>
            <w:pPr>
              <w:spacing w:line="360" w:lineRule="auto" w:before="0" w:after="0"/>
            </w:pPr>
            <w:r>
              <w:rPr>
                <w:rFonts w:ascii="宋体" w:hAnsi="宋体" w:cs="宋体" w:eastAsia="宋体" w:hint="eastAsia"/>
                <w:b w:val="0"/>
                <w:sz w:val="24"/>
              </w:rPr>
              <w:t>5.5 回函结果填写、5.3 AI 智能核验、5.1 上传与识别、原型（结果填写页 / AI 核验页）、新增样表文件</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2026-09-22</w:t>
            </w:r>
          </w:p>
        </w:tc>
        <w:tc>
          <w:tcPr>
            <w:tcW w:type="dxa" w:w="1661"/>
          </w:tcPr>
          <w:p>
            <w:pPr>
              <w:spacing w:line="360" w:lineRule="auto" w:before="0" w:after="0"/>
            </w:pPr>
            <w:r>
              <w:rPr>
                <w:rFonts w:ascii="宋体" w:hAnsi="宋体" w:cs="宋体" w:eastAsia="宋体" w:hint="eastAsia"/>
                <w:b w:val="0"/>
                <w:sz w:val="24"/>
              </w:rPr>
              <w:t>v2.41</w:t>
            </w:r>
          </w:p>
        </w:tc>
        <w:tc>
          <w:tcPr>
            <w:tcW w:type="dxa" w:w="1661"/>
          </w:tcPr>
          <w:p>
            <w:pPr>
              <w:spacing w:line="360" w:lineRule="auto" w:before="0" w:after="0"/>
            </w:pPr>
            <w:r>
              <w:rPr>
                <w:rFonts w:ascii="宋体" w:hAnsi="宋体" w:cs="宋体" w:eastAsia="宋体" w:hint="eastAsia"/>
                <w:b w:val="0"/>
                <w:sz w:val="24"/>
              </w:rPr>
              <w:t>收 v2.39 的尾巴：银行侧「骑缝章」与「不相符描述」两处口径补齐；核验页检测项同步（由 v2.40 落地时的原型核查发现，非用户提出）：① 核验页检测项同步 v2.39 —— ② AI 智能核验页的检测项清单还停留在旧口径（银行侧仍是「询证事项逐项核对 / 印章识别 / 银行函证文本识别」3 项），现收敛为 2 项（相亲项核对 / 印章识别）；同时印章明细在银行行去掉骑缝章那一行（sealBody 银行短路）。往来侧仍 3 项、骑缝章保留，一字未动。死代码一并清除：bankTextBody() 函数与 ICON.bank 图标（确认仅此一处引用）；② ④ 结果填写页在银行行隐藏骑缝章 —— 三处一并处理：表单字段、「AI 核验结论」区块的对应项、「核验明细」摘要里的对应行；保存前校验在银行行由 4 项降为 3 项（相符 / 盖章一致 / 是否为公章），缺项提示里不再出现「是否有骑缝章」。理由：系统不检测的项不该要求人工填 —— 否则会逼用户去猜一个系统根本没看的东西。往来侧 4 项必填、字段与结论项全部保留；③ 顺带校正文档一处笔误 —— v2.40 初稿把「AI 核验结论」区块的银行侧写成 4 项（只减了骑缝章），实际应为 3 项：该项「不相符描述」在往来侧的 AI 建议值来源是手写体转录（回函「信息不符」区的手写说明），而银行函证不检测手写体，故银行侧本就没有这一项；银行侧的「不相符处描述」在表单里仍然必填（人工填写），只是没有 AI 建议值。已在 5.5 就地写明「往来 5 项 / 银行 3 项」及两项各自的去掉理由；④ 原型改动标注 81 / 82（81 = 核验页检测项同步、82 = ④ 页银行行隐藏骑缝章），最大编号 80 → 82，连续无重号</w:t>
            </w:r>
          </w:p>
        </w:tc>
        <w:tc>
          <w:tcPr>
            <w:tcW w:type="dxa" w:w="1661"/>
          </w:tcPr>
          <w:p>
            <w:pPr>
              <w:spacing w:line="360" w:lineRule="auto" w:before="0" w:after="0"/>
            </w:pPr>
            <w:r>
              <w:rPr>
                <w:rFonts w:ascii="宋体" w:hAnsi="宋体" w:cs="宋体" w:eastAsia="宋体" w:hint="eastAsia"/>
                <w:b w:val="0"/>
                <w:sz w:val="24"/>
              </w:rPr>
              <w:t>5.3 AI 智能核验、5.5 回函结果填写、原型（核验页 / 结果填写页）</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2026-09-22</w:t>
            </w:r>
          </w:p>
        </w:tc>
        <w:tc>
          <w:tcPr>
            <w:tcW w:type="dxa" w:w="1661"/>
          </w:tcPr>
          <w:p>
            <w:pPr>
              <w:spacing w:line="360" w:lineRule="auto" w:before="0" w:after="0"/>
            </w:pPr>
            <w:r>
              <w:rPr>
                <w:rFonts w:ascii="宋体" w:hAnsi="宋体" w:cs="宋体" w:eastAsia="宋体" w:hint="eastAsia"/>
                <w:b w:val="0"/>
                <w:sz w:val="24"/>
              </w:rPr>
              <w:t>v2.42</w:t>
            </w:r>
          </w:p>
        </w:tc>
        <w:tc>
          <w:tcPr>
            <w:tcW w:type="dxa" w:w="1661"/>
          </w:tcPr>
          <w:p>
            <w:pPr>
              <w:spacing w:line="360" w:lineRule="auto" w:before="0" w:after="0"/>
            </w:pPr>
            <w:r>
              <w:rPr>
                <w:rFonts w:ascii="宋体" w:hAnsi="宋体" w:cs="宋体" w:eastAsia="宋体" w:hint="eastAsia"/>
                <w:b w:val="0"/>
                <w:sz w:val="24"/>
              </w:rPr>
              <w:t>④ 结果填写页：右栏顺序调整（回函结果提到询证事项表之上）+ 左固定右独立滚动（用户要求：「银行函证，回函结果放在14项的上面，并且，和往来函证一样，左侧原始回函文件界面固定不动，右侧的内容支持独立上下滑动」）：① 右栏内容顺序 —— 银行行改为「核验明细摘要 → AI 核验结论区块 → 回函结果表单 → 询证事项逐项核对表（14 组）」（v2.40 曾把询证事项表插在 AI 结论与结果表单之间，现移到最下）；理由：本页主任务是落结论（是否相符 / 盖章是否一致 / 是否为公章），询证事项表是支撑结论的依据（差异具体在哪几项）—— 依据垫在结论下面，用户先看到"要填什么"，需要找理由时往下滚；② 左固定 + 右独立滚动 —— 左侧原始回函文件区域固定不动，滚动只发生在右栏内部（overflow-y: auto）；理由：这一页是「对着原件填结果」，读文件与填表必须能同时看见，整页一起滚会让原件滑出视野（填到第 5 项时已看不见正在核对的那一页）；③ 实施时核实到两点与预期不符，已在文档就地备案 —— 往来侧原本也不是这个行为（往来与银行共用同一套分栏实现，改动前都是整个内容区一起滚、左栏会被带走），故本版是两类一并改，而不是"把银行对齐到往来"（用户原话「和往来函证一样」，其意图即以此为期望行为）；且 ④ 页里往来没有第二张比对表（「科目余额分录」出现在 ② AI 核验页的一致性比对明细里，本页不重复承载），故往来右栏为「同构但少最后一块」；④ 窄屏退让 —— 断点收在 min-width: 1100px，1099px 以下两栏变上下堆叠、右栏拿不到确定高度时回到「整区滚动」，不会裁内容；⑤ 高度链处理 —— .fs（100vh 三分）→ .fs-body-fill（flex:1 + overflow:hidden）→ .fs-split-fill（flex:1 + min-height:0）→ 右栏 overflow-y:auto，逐层给确定高度，否则 overflow-y 不生效；左侧预览区按可用高度撑满（实测左栏底部与底部说明严丝合缝，无裁切、无空白）；⑥ 原型实测（Chromium，1440×900 / 1280×800 / 1920×1080 / 900×800）25 项断言全过，含「右栏 scrollTop 设大后确实滚动、而左栏 top/left 不变」「左栏自身无纵向滚动」「页面级无横向溢出」「窄屏退让为整区滚动」「② / ⑤ / ③ / ① / 列表页未受影响（fs-body-fill 计数 0）」；⑦ 原型改动标注 83（最大 82 → 83）</w:t>
            </w:r>
          </w:p>
        </w:tc>
        <w:tc>
          <w:tcPr>
            <w:tcW w:type="dxa" w:w="1661"/>
          </w:tcPr>
          <w:p>
            <w:pPr>
              <w:spacing w:line="360" w:lineRule="auto" w:before="0" w:after="0"/>
            </w:pPr>
            <w:r>
              <w:rPr>
                <w:rFonts w:ascii="宋体" w:hAnsi="宋体" w:cs="宋体" w:eastAsia="宋体" w:hint="eastAsia"/>
                <w:b w:val="0"/>
                <w:sz w:val="24"/>
              </w:rPr>
              <w:t>5.5 回函结果填写、原型（结果填写页）</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v2.49</w:t>
            </w:r>
          </w:p>
        </w:tc>
        <w:tc>
          <w:tcPr>
            <w:tcW w:type="dxa" w:w="1661"/>
          </w:tcPr>
          <w:p>
            <w:pPr>
              <w:spacing w:line="360" w:lineRule="auto" w:before="0" w:after="0"/>
            </w:pPr>
            <w:r>
              <w:rPr>
                <w:rFonts w:ascii="宋体" w:hAnsi="宋体" w:cs="宋体" w:eastAsia="宋体" w:hint="eastAsia"/>
                <w:b w:val="0"/>
                <w:sz w:val="24"/>
              </w:rPr>
              <w:t>视觉质感升级：设计口径修正 + 放开氛围渐变/微动效/浮层玻璃 + 三处 AI 链路组件（用户反馈：「我现在就是感觉我们的 ui 太丑了，淡色系、无渐变、无玻璃拟态、无装饰动效、圆角小于 12px、状态色只有红绿，这个就是丑，整体网页没有质感」）：① 先纠正归因 —— 丑的不是这些约束本身（Linear / Stripe / Vercel 都是淡色系 + 小圆角 + 无装饰），而是有约束但没做出对比；② 第一档 · 令牌修正（全站生效） —— 文字层级由 rgba 改实色阶（#5B6270 / #7A808C）：原口径「文字层级靠透明度」在浅色底上会让字与背景混色、观感发虚发灰，且 0.6 已是最深三级、没有加深余地（注释里自己写着「等效 #777A80」——那就直接用实色）；阴影由纯黑低透明度改带色相（rgb(20,28,45)）并提高量级（.05 → .06~.12）—— 黑影蒙在蓝灰底上会发灰扑扑；发丝线 .06 → .09、边框 #DFE3EC、页面底加深一档（#EEF1F7）让白卡片真正「浮起来」；字重恢复三级分工（正文 400 / 强调 500 / 标题 600）—— 原口径「层次靠字号与颜色，不堆字重」会让标题与正文一样重、界面缺骨架；③ 第二档 · 有条件放开被禁手段 —— 氛围渐变（页面底顶部一抹主色径向高光、主按钮纵向微渐变、卡片 hover 面色微渐变）、微动效（hover 抬升 1px、按压 scale(.99)、区块进场阶梯淡入 260ms）、圆角分层上调（容器 12 / 控件 8 / 标签 6）、玻璃拟态仅用于浮层（Modal / Drawer 遮罩）；仍然禁止：炫技式大渐变（45° 彩虹、紫蓝 AI 渐变）、装饰性循环动画、全站玻璃、把渐变用在风险红/相符绿这类状态色上；所有动效只动 transform/opacity 且统一受 prefers-reduced-motion 约束；④ 三处 AI 链路组件（对照用户提供的 AI 组件库挑选，按「AI 处理过程」的完整链路组织）—— Thinking 证据链：检测点行可展开，逐条显示「AI 是怎么得出结论的」（读了哪几页 / 用了哪个引擎 / 比对了什么 / 命中或差异在哪）+ 用时 —— 既是「AI 的核查内容必须全暴露」的落点，也让 MinerU 这类慢环节的等待有东西可看（RecognitionStage 新增 evidence / elapsedMs，折叠给结论、展开给过程）；Diff 应用预览：「应用 AI 识别值」不再直接改，先弹变更预览（将更新几行 / 哪几行保持不变 / 逐行「当前值 → 将改为」），确认后才落盘 —— 审计场景里「改了什么」必须先看得见；AI 来源卡：✦ 悬停由纯文字改为结构化卡片（标题「✦ AI 自动识别」→ 字段区「来源 / 置信度（数字 + 迷你计量条，低置信度标红）」→ 结论行「需人工确认后方可生效」）；⑤ 实测 —— tsc --noEmit 零错误；Chromium 15 项断言全过（证据链可展开且有过程描述与用时、来源卡字段齐全、Diff 预览弹出并列出变更行）、控制台零 error；⑥ 一条过程教训 —— 首轮截图曾误判「主按钮文字消失」，实为整页截图缩放 0.64 倍后白字看不清，放大单元素截图即正常：整页截图不能用于判断细节；⑦ 修复一处自伤（用户报「这些按钮看不清了」） —— 第二档那条主按钮渐变写成了 .ant-btn-primary:not(:disabled)，无差别覆盖了 ghost 变体：列表页操作列的行内主操作是 type="primary" ghost（透明底 + 主色文字），被铺上实心蓝渐变后变成「蓝字压蓝底」、文字彻底不可见（截图里就是一排纯蓝块）。修法：选择器加 :not(.ant-btn-background-ghost)（antd 给 ghost 变体打的类），只给实心 primary 按钮上渐变。根因是选择器只按 primary 一个维度筛，没考虑 antd 按钮的变体（solid / ghost / link）是正交的；教训是上一轮我量了「查询」按钮（实心，正常）就说"没问题"，而用户指的是操作列 —— 用户指了位置就必须量那个位置，且 innerText 有文字 ≠ 视觉可见</w:t>
            </w:r>
          </w:p>
        </w:tc>
        <w:tc>
          <w:tcPr>
            <w:tcW w:type="dxa" w:w="1661"/>
          </w:tcPr>
          <w:p>
            <w:pPr>
              <w:spacing w:line="360" w:lineRule="auto" w:before="0" w:after="0"/>
            </w:pPr>
            <w:r>
              <w:rPr>
                <w:rFonts w:ascii="宋体" w:hAnsi="宋体" w:cs="宋体" w:eastAsia="宋体" w:hint="eastAsia"/>
                <w:b w:val="0"/>
                <w:sz w:val="24"/>
              </w:rPr>
              <w:t>设计令牌（theme.ts / global.css）、识别工作台、回函结果填写、✦ 来源标识</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v2.50</w:t>
            </w:r>
          </w:p>
        </w:tc>
        <w:tc>
          <w:tcPr>
            <w:tcW w:type="dxa" w:w="1661"/>
          </w:tcPr>
          <w:p>
            <w:pPr>
              <w:spacing w:line="360" w:lineRule="auto" w:before="0" w:after="0"/>
            </w:pPr>
            <w:r>
              <w:rPr>
                <w:rFonts w:ascii="宋体" w:hAnsi="宋体" w:cs="宋体" w:eastAsia="宋体" w:hint="eastAsia"/>
                <w:b w:val="0"/>
                <w:sz w:val="24"/>
              </w:rPr>
              <w:t>识别工作台两栏比例修正（用户报「左边内容多、右边空荡荡，能调整下排布吗」） —— 三处叠加造成的失衡，逐条收敛：① 左栏 320px → 400px（.recognition-bench 的 grid-template-columns）—— 原宽度下一个批次组里「文件组标题 + 任务卡两行（函证编号 + 被询证单位 + 页码 / 状态 + 风险 + 检测点计数）」挤在一起，文件名与被询证单位实测都被省略号截断；② 内容区 1600px（撑满全屏）→ 1320px + 居中（.fs-modal .ant-modal-body:has(.recognition-workspace) &gt; .fs-body-inner 的 max-width: 100% → 1320px，并补 margin: 0 auto）—— 工作台是唯一「撑满全屏、内容区显式放开限宽」的模态，1680 屏上右栏被拉到 1280px，而右栏内容（归属一行 + 4 个检测点 + 人工核验）本身不宽，右侧遂空出三四百像素；③ 详情内容 1080 → 920px（RecognitionDrawer 的 maxWidth）—— 与右栏宽度相等（1320 − 400 = 920），内容正好铺满、无单边留白，窄屏时随右栏收缩不额外作用。实测（1680 视口）：内容区 1320（x=180 居中）、左栏 400、右栏 920、详情内容 872（920 − 内边距 48），控制台零 error。一条过程教训：首次改的 .fs-body-inner { max-width } 改在了 @media (max-width: 900px) 里，桌面端不生效（实测仍是 1680 全宽）—— 改 CSS 前必须先确认命中的是哪条规则（桌面端真正生效的是同选择器的另一条，且它显式写了 max-width: 100%）。未处理：右栏纵向仍有余白，那是「内容本来不多 + 全屏模态」的必然，若要继续改善需改布局形态（如右栏拆「主 + 辅」两栏），本轮不做</w:t>
            </w:r>
          </w:p>
        </w:tc>
        <w:tc>
          <w:tcPr>
            <w:tcW w:type="dxa" w:w="1661"/>
          </w:tcPr>
          <w:p>
            <w:pPr>
              <w:spacing w:line="360" w:lineRule="auto" w:before="0" w:after="0"/>
            </w:pPr>
            <w:r>
              <w:rPr>
                <w:rFonts w:ascii="宋体" w:hAnsi="宋体" w:cs="宋体" w:eastAsia="宋体" w:hint="eastAsia"/>
                <w:b w:val="0"/>
                <w:sz w:val="24"/>
              </w:rPr>
              <w:t>5.1 上传与识别、5.3 AI 智能核验、识别工作台布局</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v2.51</w:t>
            </w:r>
          </w:p>
        </w:tc>
        <w:tc>
          <w:tcPr>
            <w:tcW w:type="dxa" w:w="1661"/>
          </w:tcPr>
          <w:p>
            <w:pPr>
              <w:spacing w:line="360" w:lineRule="auto" w:before="0" w:after="0"/>
            </w:pPr>
            <w:r>
              <w:rPr>
                <w:rFonts w:ascii="宋体" w:hAnsi="宋体" w:cs="宋体" w:eastAsia="宋体" w:hint="eastAsia"/>
                <w:b w:val="0"/>
                <w:sz w:val="24"/>
              </w:rPr>
              <w:t>列表「回函信息录入进度」列改为步骤条（用户提供参考界面，要求「改成这种样式」） —— 由两行文字（状态 + 「下一步：xxx」）改为 [圆点] 快递信息 › \</w:t>
            </w:r>
          </w:p>
        </w:tc>
        <w:tc>
          <w:tcPr>
            <w:tcW w:type="dxa" w:w="1661"/>
          </w:tcPr>
          <w:p>
            <w:pPr>
              <w:spacing w:line="360" w:lineRule="auto" w:before="0" w:after="0"/>
            </w:pPr>
            <w:r>
              <w:rPr>
                <w:rFonts w:ascii="宋体" w:hAnsi="宋体" w:cs="宋体" w:eastAsia="宋体" w:hint="eastAsia"/>
                <w:b w:val="0"/>
                <w:sz w:val="24"/>
              </w:rPr>
              <w:t>[圆点] 回函结果 › 的步骤条。三个进度值恰好是两个步骤的三种完成组合，故无需新增数据：待确认快递信息 → 两圈皆空；待填写回函结果 → 第一格绿实心打勾；已完成 → 两格打勾（与本项目「同一事实只画一次」的口径一致）。新建 ProgressSteps（置于 Marks.tsx，该文件本就是状态标记类组件的家）与 .progress-steps* 样式：圆点完成态 = 绿实心 + 白勾，绿只取 --c-risk-low（与「相符」标签同源，列表里不允许出现第二种绿）；未完成 = 空心圈描边 --c-text-3；› 为步骤自身箭头、</w:t>
            </w:r>
          </w:p>
        </w:tc>
        <w:tc>
          <w:tcPr>
            <w:tcW w:type="dxa" w:w="1661"/>
          </w:tcPr>
          <w:p>
            <w:pPr>
              <w:spacing w:line="360" w:lineRule="auto" w:before="0" w:after="0"/>
            </w:pPr>
            <w:r>
              <w:rPr>
                <w:rFonts w:ascii="宋体" w:hAnsi="宋体" w:cs="宋体" w:eastAsia="宋体" w:hint="eastAsia"/>
                <w:b w:val="0"/>
                <w:sz w:val="24"/>
              </w:rPr>
              <w:t>为两步分隔（取发丝线色，最弱一档）。步骤名可点（参考界面即主色，且确有价值）：点「快递信息」开 doc 弹窗、点「回函结果」开 result 弹窗，走与操作列主按钮同一个入口 setActiveModal（同一动作不得有两条独立实现）—— 完成后行因此多出两个回看入口，原先只能从「更多」进。列宽 176 → 200（两个步骤 + 分隔 + 箭头需要更宽）。随之删除被取代的 PROGRESS_COLOR 与 NEXT_STEP（不留死代码），PROGRESS_HINT 保留作整条的悬停说明。实测：8 行呈现三种形态各就各位（2 行待填写 / 3 行待确认 / 3 行已完成），步骤名均可点（disabled=false），控制台零 error，tsc 零错误</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v2.53</w:t>
            </w:r>
          </w:p>
        </w:tc>
        <w:tc>
          <w:tcPr>
            <w:tcW w:type="dxa" w:w="1661"/>
          </w:tcPr>
          <w:p>
            <w:pPr>
              <w:spacing w:line="360" w:lineRule="auto" w:before="0" w:after="0"/>
            </w:pPr>
            <w:r>
              <w:rPr>
                <w:rFonts w:ascii="宋体" w:hAnsi="宋体" w:cs="宋体" w:eastAsia="宋体" w:hint="eastAsia"/>
                <w:b w:val="0"/>
                <w:sz w:val="24"/>
              </w:rPr>
              <w:t>「是否重新发函」列两个取值都给标识（用户提出：「重新发函的函证有标识，没有重新发函的也应该有标识」） —— 原先「是」给中性标签「重新发函」、「否」给破折号 —。问题在于 — 在表格里的惯例含义是「无数据 / 不适用」，而它在此处实际表达「否」 —— 语义完全错位，用户无从判断是「没有重发」还是「这列没有这个数据」；且同一列一行是标签、一行是记号，结构不齐（与本轮 v2.52「每行结构一致」的口径相悖）。现两个取值都是同一种中性标签：「重新发函」/「未重新发函」，读法统一为「是 / 否」。色调都走中性灰阶、不占红/绿语义色，差异由文字表达而非色彩 —— 这类列回答的是「是 / 否」，不是「好 / 坏」。悬停仍说明事实（共 N 次回函，本行呈现最新一次；历次回函在展开行 / 本函证仅一次回函，未重新发函）。列宽 104 → 112（「未重新发函」比 — 宽）。实测：8 行全部有标识（2 行「重新发函」+ 6 行「未重新发函」），无换行，控制台零 error，tsc 零错误</w:t>
            </w:r>
          </w:p>
        </w:tc>
        <w:tc>
          <w:tcPr>
            <w:tcW w:type="dxa" w:w="1661"/>
          </w:tcPr>
          <w:p>
            <w:pPr>
              <w:spacing w:line="360" w:lineRule="auto" w:before="0" w:after="0"/>
            </w:pPr>
            <w:r>
              <w:rPr>
                <w:rFonts w:ascii="宋体" w:hAnsi="宋体" w:cs="宋体" w:eastAsia="宋体" w:hint="eastAsia"/>
                <w:b w:val="0"/>
                <w:sz w:val="24"/>
              </w:rPr>
              <w:t>5.6 列表、是否重新发函</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v2.54</w:t>
            </w:r>
          </w:p>
        </w:tc>
        <w:tc>
          <w:tcPr>
            <w:tcW w:type="dxa" w:w="1661"/>
          </w:tcPr>
          <w:p>
            <w:pPr>
              <w:spacing w:line="360" w:lineRule="auto" w:before="0" w:after="0"/>
            </w:pPr>
            <w:r>
              <w:rPr>
                <w:rFonts w:ascii="宋体" w:hAnsi="宋体" w:cs="宋体" w:eastAsia="宋体" w:hint="eastAsia"/>
                <w:b w:val="0"/>
                <w:sz w:val="24"/>
              </w:rPr>
              <w:t>页面底色改纯白（用户反馈：「这个灰色还是蓝色的，太丑了，#E8EBF6 这个色号是真的丑」） —— 用户看到的「灰还是蓝」实为两层叠加：--c-bg-layout: #eef1f7（冷蓝灰）+ .ant-layout 上一抹主色径向高光 rgba(59,91,219,0.05)（页面顶部因此偏蓝）；只改底色不改高光，纯白底上仍会透出一片淡蓝，故两处同改。共改三处，第三处是搜同类色值才捞出来的：① global.css 的 --c-bg-layout → #ffffff；② .ant-layout 去掉径向高光（纯白底上它只剩"染色"作用）；③ theme.ts 的 antd token colorBgLayout（同样硬编码 #EEF1F7）。⚠️ 本项目颜色有两套来源 —— CSS 变量（自绘样式）与 theme.ts 的 antd token（组件内部），改语义色值必须两边都搜；方法：按十六进制色值全库搜，而不是只搜变量名。代价与配套：v2.49 曾特意加深页面底以「让白卡片浮起来」，改白后白卡片失去底色差，边界改由 --shadow-card 第 1 层描边承担（实测卡片轮廓仍可辨）。未动 --c-preview-bg: #e6eaf3（文件预览区底）—— 它的职责是让 PDF 白纸浮起来，改白会让纸贴死；它是全库最接近 #E8EBF6 的值，如用户觉得也丑可调中性灰 #f2f4f7</w:t>
            </w:r>
          </w:p>
        </w:tc>
        <w:tc>
          <w:tcPr>
            <w:tcW w:type="dxa" w:w="1661"/>
          </w:tcPr>
          <w:p>
            <w:pPr>
              <w:spacing w:line="360" w:lineRule="auto" w:before="0" w:after="0"/>
            </w:pPr>
            <w:r>
              <w:rPr>
                <w:rFonts w:ascii="宋体" w:hAnsi="宋体" w:cs="宋体" w:eastAsia="宋体" w:hint="eastAsia"/>
                <w:b w:val="0"/>
                <w:sz w:val="24"/>
              </w:rPr>
              <w:t>设计令牌（global.css / theme.ts）、全站页面底</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v2.55</w:t>
            </w:r>
          </w:p>
        </w:tc>
        <w:tc>
          <w:tcPr>
            <w:tcW w:type="dxa" w:w="1661"/>
          </w:tcPr>
          <w:p>
            <w:pPr>
              <w:spacing w:line="360" w:lineRule="auto" w:before="0" w:after="0"/>
            </w:pPr>
            <w:r>
              <w:rPr>
                <w:rFonts w:ascii="宋体" w:hAnsi="宋体" w:cs="宋体" w:eastAsia="宋体" w:hint="eastAsia"/>
                <w:b w:val="0"/>
                <w:sz w:val="24"/>
              </w:rPr>
              <w:t>修复「AI 核验结论」整块消失（用户问：「为什么中国建设银行没有 AI 识别的是否采用的内容」，附齐商银行 / 建设银行两图对比） —— 根因是一条「数据来源不全导致渲染条件不成立」的链：QS2024-019（建设银行）只存在于 CANDIDATE_SOURCES 候选表、不在 REPLY_RECORDS 演示数据里（凡「上传后才归属」的函证都如此）→ applyRecognizedReply 因银行是两阶段类型而刻意把 verification 留空（否则第二次回函会在阶段一就显示上一份结论，「识别中」态无法成立）→ 阶段二跑完由 applyVerification 回填 → 而 lookupVerification 原先只查演示数据 → 查不到 → 回填 undefined → ReplyResultModal 的 {v &amp;&amp; …} 不成立 → 整块不渲染。齐商银行有，只因它恰好带 VERIFY_QS 预置在演示数据里，不是它特殊。修复：mock/confirmations.ts 新增 BANK_VERIFY_FALLBACK（函证编号 → 核验数据；含建设银行 VERIFY_JH = 印章正常 + 询证事项 1 项差异 → 中风险）与 fallbackVerification(type)（按类型生成中性结论，银行给 bankText、往来给 handwriting，两者形状不同不可混用）；lookupVerification(编号, type) 改为三级查询（演示数据 → 编号兜底 → 按类型兜底）。实测：页面内直接 import 模块断言 —— 建设银行兜底存在且为中风险 + 「询证事项存在 1 项差异」（与图中「不相符」吻合），银行兜底有 bankText 无 handwriting、往来反之。tsc 零错误</w:t>
            </w:r>
          </w:p>
        </w:tc>
        <w:tc>
          <w:tcPr>
            <w:tcW w:type="dxa" w:w="1661"/>
          </w:tcPr>
          <w:p>
            <w:pPr>
              <w:spacing w:line="360" w:lineRule="auto" w:before="0" w:after="0"/>
            </w:pPr>
            <w:r>
              <w:rPr>
                <w:rFonts w:ascii="宋体" w:hAnsi="宋体" w:cs="宋体" w:eastAsia="宋体" w:hint="eastAsia"/>
                <w:b w:val="0"/>
                <w:sz w:val="24"/>
              </w:rPr>
              <w:t>5.5 回函结果填写、5.3 AI 智能核验</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2026-10-15</w:t>
            </w:r>
          </w:p>
        </w:tc>
        <w:tc>
          <w:tcPr>
            <w:tcW w:type="dxa" w:w="1661"/>
          </w:tcPr>
          <w:p>
            <w:pPr>
              <w:spacing w:line="360" w:lineRule="auto" w:before="0" w:after="0"/>
            </w:pPr>
            <w:r>
              <w:rPr>
                <w:rFonts w:ascii="宋体" w:hAnsi="宋体" w:cs="宋体" w:eastAsia="宋体" w:hint="eastAsia"/>
                <w:b w:val="0"/>
                <w:sz w:val="24"/>
              </w:rPr>
              <w:t>v3.45</w:t>
            </w:r>
          </w:p>
        </w:tc>
        <w:tc>
          <w:tcPr>
            <w:tcW w:type="dxa" w:w="1661"/>
          </w:tcPr>
          <w:p>
            <w:pPr>
              <w:spacing w:line="360" w:lineRule="auto" w:before="0" w:after="0"/>
            </w:pPr>
            <w:r>
              <w:rPr>
                <w:rFonts w:ascii="宋体" w:hAnsi="宋体" w:cs="宋体" w:eastAsia="宋体" w:hint="eastAsia"/>
                <w:b w:val="0"/>
                <w:sz w:val="24"/>
              </w:rPr>
              <w:t>列表列名「回函进度」也改为「回函信息录入进度」（用户看图圈列头：「还有这个地方呢」）—— 继 v3.44 改筛选表单后，回函记录表第 8 列的列头、历史回函只读提示里的列名（「请在列表行的『回函信息录入进度』列点开对应步骤」）、需求文档中指向该列的 11 处表述与 Word 字段说明同步改名。仍保留「回函进度」作为概念 / 状态机名（§4.4「回函进度状态机」、派生字段清单、"不改变回函进度"这类口径），界面上不再出现该词的仅剩状态机一节与历史变更记录。</w:t>
            </w:r>
          </w:p>
        </w:tc>
        <w:tc>
          <w:tcPr>
            <w:tcW w:type="dxa" w:w="1661"/>
          </w:tcPr>
          <w:p>
            <w:pPr>
              <w:spacing w:line="360" w:lineRule="auto" w:before="0" w:after="0"/>
            </w:pPr>
            <w:r>
              <w:rPr>
                <w:rFonts w:ascii="宋体" w:hAnsi="宋体" w:cs="宋体" w:eastAsia="宋体" w:hint="eastAsia"/>
                <w:b w:val="0"/>
                <w:sz w:val="24"/>
              </w:rPr>
              <w:t>回函管理列表（第 8 列）、历史回函提示、需求文档、Word 规格说明书</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2026-10-15</w:t>
            </w:r>
          </w:p>
        </w:tc>
        <w:tc>
          <w:tcPr>
            <w:tcW w:type="dxa" w:w="1661"/>
          </w:tcPr>
          <w:p>
            <w:pPr>
              <w:spacing w:line="360" w:lineRule="auto" w:before="0" w:after="0"/>
            </w:pPr>
            <w:r>
              <w:rPr>
                <w:rFonts w:ascii="宋体" w:hAnsi="宋体" w:cs="宋体" w:eastAsia="宋体" w:hint="eastAsia"/>
                <w:b w:val="0"/>
                <w:sz w:val="24"/>
              </w:rPr>
              <w:t>v3.44</w:t>
            </w:r>
          </w:p>
        </w:tc>
        <w:tc>
          <w:tcPr>
            <w:tcW w:type="dxa" w:w="1661"/>
          </w:tcPr>
          <w:p>
            <w:pPr>
              <w:spacing w:line="360" w:lineRule="auto" w:before="0" w:after="0"/>
            </w:pPr>
            <w:r>
              <w:rPr>
                <w:rFonts w:ascii="宋体" w:hAnsi="宋体" w:cs="宋体" w:eastAsia="宋体" w:hint="eastAsia"/>
                <w:b w:val="0"/>
                <w:sz w:val="24"/>
              </w:rPr>
              <w:t>筛选表单「回函进度」改名「回函信息录入进度」（用户：「表单上的回函进度改为：回函信息录入进度」）：列表页筛选工具栏第三个下拉的可见文案由「回函进度」改为「回函信息录入进度」，筛选生效后的条件 chip 同步改为「回函信息录入进度：X」；列表列名、§4.4「回函进度状态机」与该列步骤条的口径一律不动 —— 这个下拉筛的正是"回函信息录入到哪一步"，改动只落在筛选表单这一处。</w:t>
            </w:r>
          </w:p>
        </w:tc>
        <w:tc>
          <w:tcPr>
            <w:tcW w:type="dxa" w:w="1661"/>
          </w:tcPr>
          <w:p>
            <w:pPr>
              <w:spacing w:line="360" w:lineRule="auto" w:before="0" w:after="0"/>
            </w:pPr>
            <w:r>
              <w:rPr>
                <w:rFonts w:ascii="宋体" w:hAnsi="宋体" w:cs="宋体" w:eastAsia="宋体" w:hint="eastAsia"/>
                <w:b w:val="0"/>
                <w:sz w:val="24"/>
              </w:rPr>
              <w:t>回函管理列表（筛选工具栏）、§5.6、Word 规格说明书</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2026-10-14</w:t>
            </w:r>
          </w:p>
        </w:tc>
        <w:tc>
          <w:tcPr>
            <w:tcW w:type="dxa" w:w="1661"/>
          </w:tcPr>
          <w:p>
            <w:pPr>
              <w:spacing w:line="360" w:lineRule="auto" w:before="0" w:after="0"/>
            </w:pPr>
            <w:r>
              <w:rPr>
                <w:rFonts w:ascii="宋体" w:hAnsi="宋体" w:cs="宋体" w:eastAsia="宋体" w:hint="eastAsia"/>
                <w:b w:val="0"/>
                <w:sz w:val="24"/>
              </w:rPr>
              <w:t>v3.43</w:t>
            </w:r>
          </w:p>
        </w:tc>
        <w:tc>
          <w:tcPr>
            <w:tcW w:type="dxa" w:w="1661"/>
          </w:tcPr>
          <w:p>
            <w:pPr>
              <w:spacing w:line="360" w:lineRule="auto" w:before="0" w:after="0"/>
            </w:pPr>
            <w:r>
              <w:rPr>
                <w:rFonts w:ascii="宋体" w:hAnsi="宋体" w:cs="宋体" w:eastAsia="宋体" w:hint="eastAsia"/>
                <w:b w:val="0"/>
                <w:sz w:val="24"/>
              </w:rPr>
              <w:t>印章核查改名 + 删除「AI 风险」+ 完成判定收严 + 结果保存自动带出（用户四条口径）：① 「印章识别」页签改名 「印章核查」（列表悬停、核验页页签、文档三处同步）；② 删掉「AI 风险」相关的一切 —— 核验页头部的风险标签、核验数据里的 riskLevel / riskReasons、回函记录上的 risk、演示数据的风险生成，以及只服务于它的 RiskTag / RISK_MAP / RISK_ORDER / riskText（列与筛选早先已移除，这次把残留一并清干净）；③ 完成判定收严 —— 用户：「回函结果完成只有一个标准，就是该表单里的所有必填字段都被填完了，无论是从回函结果填的，还是从核查事项复核填的」：原先按"AI 核查项全部表态"判，后果是逐项点完「不采纳」、一个字段都没填也被判完成并归档（用户实测报错）；现在只看必填字段有没有值，AI 表态与否不影响完成；④ 新增：结果保存后自动带出核查表态（用户：「回函结果填写完成后，核查事项复核就要自动带出回函结果填写的结果并且标记为完成」）—— 保存时对仍未表态的项按「采纳」补一条留痕（处理人 · 时间），列表「核查事项复核」随即变「已复核」；人已表过态的项一律不动，自动带出不覆盖人的判断。</w:t>
            </w:r>
          </w:p>
        </w:tc>
        <w:tc>
          <w:tcPr>
            <w:tcW w:type="dxa" w:w="1661"/>
          </w:tcPr>
          <w:p>
            <w:pPr>
              <w:spacing w:line="360" w:lineRule="auto" w:before="0" w:after="0"/>
            </w:pPr>
            <w:r>
              <w:rPr>
                <w:rFonts w:ascii="宋体" w:hAnsi="宋体" w:cs="宋体" w:eastAsia="宋体" w:hint="eastAsia"/>
                <w:b w:val="0"/>
                <w:sz w:val="24"/>
              </w:rPr>
              <w:t>核验页、回函管理列表、回函结果填写页、需求文档、Word 规格说明书</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2026-10-14</w:t>
            </w:r>
          </w:p>
        </w:tc>
        <w:tc>
          <w:tcPr>
            <w:tcW w:type="dxa" w:w="1661"/>
          </w:tcPr>
          <w:p>
            <w:pPr>
              <w:spacing w:line="360" w:lineRule="auto" w:before="0" w:after="0"/>
            </w:pPr>
            <w:r>
              <w:rPr>
                <w:rFonts w:ascii="宋体" w:hAnsi="宋体" w:cs="宋体" w:eastAsia="宋体" w:hint="eastAsia"/>
                <w:b w:val="0"/>
                <w:sz w:val="24"/>
              </w:rPr>
              <w:t>v3.42</w:t>
            </w:r>
          </w:p>
        </w:tc>
        <w:tc>
          <w:tcPr>
            <w:tcW w:type="dxa" w:w="1661"/>
          </w:tcPr>
          <w:p>
            <w:pPr>
              <w:spacing w:line="360" w:lineRule="auto" w:before="0" w:after="0"/>
            </w:pPr>
            <w:r>
              <w:rPr>
                <w:rFonts w:ascii="宋体" w:hAnsi="宋体" w:cs="宋体" w:eastAsia="宋体" w:hint="eastAsia"/>
                <w:b w:val="0"/>
                <w:sz w:val="24"/>
              </w:rPr>
              <w:t>删除「操作指引」功能（用户：「删除：操作指引。」）：入口（列表主操作行的「操作指引」按钮）、挂载（工作台外壳里的 OnboardingGuide）、状态与动作（onboardingVisible / OPEN_ONBOARDING / CLOSE_ONBOARDING，以及随之作废的 demoLoaded）与组件文件一并删除，不留死代码；§5.10 相应改为「列表空状态」（只保留空态的引导文案与本类的上传入口），功能清单 F-13 与附录 E 的截图位同步。</w:t>
            </w:r>
          </w:p>
        </w:tc>
        <w:tc>
          <w:tcPr>
            <w:tcW w:type="dxa" w:w="1661"/>
          </w:tcPr>
          <w:p>
            <w:pPr>
              <w:spacing w:line="360" w:lineRule="auto" w:before="0" w:after="0"/>
            </w:pPr>
            <w:r>
              <w:rPr>
                <w:rFonts w:ascii="宋体" w:hAnsi="宋体" w:cs="宋体" w:eastAsia="宋体" w:hint="eastAsia"/>
                <w:b w:val="0"/>
                <w:sz w:val="24"/>
              </w:rPr>
              <w:t>回函管理列表、§5.10、附录 A / E、Word 规格说明书</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2026-10-14</w:t>
            </w:r>
          </w:p>
        </w:tc>
        <w:tc>
          <w:tcPr>
            <w:tcW w:type="dxa" w:w="1661"/>
          </w:tcPr>
          <w:p>
            <w:pPr>
              <w:spacing w:line="360" w:lineRule="auto" w:before="0" w:after="0"/>
            </w:pPr>
            <w:r>
              <w:rPr>
                <w:rFonts w:ascii="宋体" w:hAnsi="宋体" w:cs="宋体" w:eastAsia="宋体" w:hint="eastAsia"/>
                <w:b w:val="0"/>
                <w:sz w:val="24"/>
              </w:rPr>
              <w:t>v3.41</w:t>
            </w:r>
          </w:p>
        </w:tc>
        <w:tc>
          <w:tcPr>
            <w:tcW w:type="dxa" w:w="1661"/>
          </w:tcPr>
          <w:p>
            <w:pPr>
              <w:spacing w:line="360" w:lineRule="auto" w:before="0" w:after="0"/>
            </w:pPr>
            <w:r>
              <w:rPr>
                <w:rFonts w:ascii="宋体" w:hAnsi="宋体" w:cs="宋体" w:eastAsia="宋体" w:hint="eastAsia"/>
                <w:b w:val="0"/>
                <w:sz w:val="24"/>
              </w:rPr>
              <w:t>页面字段说明改为一句话（用户：「像这种页面字段说明……简单说明，比如这个字段结果是从哪个操作或字段同步过来的，就完了，不要说这么多没用的东西」）：① Word 侧 10 个功能点的「页面字段说明」全部重写 —— 每条只留「这字段是什么 + 值从哪个操作 / 哪个字段来」（如「回函是否相符」由 164 字压到 70 字），状态枚举与设计理由移出该节；「核查事项复核」的操作说明行同步压短；② 需求文档「默认展示字段」表改成一句话一行，并修掉上一轮插入两列时把「核查事项复核」行粘坏的半截行、补回缺失的「智能核查进度」行。</w:t>
            </w:r>
          </w:p>
        </w:tc>
        <w:tc>
          <w:tcPr>
            <w:tcW w:type="dxa" w:w="1661"/>
          </w:tcPr>
          <w:p>
            <w:pPr>
              <w:spacing w:line="360" w:lineRule="auto" w:before="0" w:after="0"/>
            </w:pPr>
            <w:r>
              <w:rPr>
                <w:rFonts w:ascii="宋体" w:hAnsi="宋体" w:cs="宋体" w:eastAsia="宋体" w:hint="eastAsia"/>
                <w:b w:val="0"/>
                <w:sz w:val="24"/>
              </w:rPr>
              <w:t>Word 规格说明书、§5.6</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2026-10-14</w:t>
            </w:r>
          </w:p>
        </w:tc>
        <w:tc>
          <w:tcPr>
            <w:tcW w:type="dxa" w:w="1661"/>
          </w:tcPr>
          <w:p>
            <w:pPr>
              <w:spacing w:line="360" w:lineRule="auto" w:before="0" w:after="0"/>
            </w:pPr>
            <w:r>
              <w:rPr>
                <w:rFonts w:ascii="宋体" w:hAnsi="宋体" w:cs="宋体" w:eastAsia="宋体" w:hint="eastAsia"/>
                <w:b w:val="0"/>
                <w:sz w:val="24"/>
              </w:rPr>
              <w:t>v3.40</w:t>
            </w:r>
          </w:p>
        </w:tc>
        <w:tc>
          <w:tcPr>
            <w:tcW w:type="dxa" w:w="1661"/>
          </w:tcPr>
          <w:p>
            <w:pPr>
              <w:spacing w:line="360" w:lineRule="auto" w:before="0" w:after="0"/>
            </w:pPr>
            <w:r>
              <w:rPr>
                <w:rFonts w:ascii="宋体" w:hAnsi="宋体" w:cs="宋体" w:eastAsia="宋体" w:hint="eastAsia"/>
                <w:b w:val="0"/>
                <w:sz w:val="24"/>
              </w:rPr>
              <w:t>正文改为“只写当前形态”（用户：「再检查需求文档，只写当前原型界面上有的东西，历史版本的东西不要出现，只写当前的」）：① Word 规格说明书去掉写进正文的 markdown 记号（加粗 与反引号会原样显示成符号）与版本沿革（（v3.30 起…）、用户口径：「…」）——「回函记录表」那段字段说明改写成只描述当前 8 列与各列来源；② Word 删除「识别工作台」功能点与菜单目录项（该独立全屏界面在当前原型里不挂载），两处「数据去向」改指向现在的承载者；③ 需求文档正文去版本沿革：删掉纯沿革条目与历史整段（含删除线段的“已作废”说明）、清理括注里的版本号、摘掉只在讲旧版的句子，并手工改写 7 处（批二进度载体、面单段提交、人工切分为准、「识别中」提示、AI 风险四档、回函记录表列宽、操作指引文案要求）；④ 此后版本号只允许出现在文档信息表的「版本」、变更记录表与 Word 修改历史三处。</w:t>
            </w:r>
          </w:p>
        </w:tc>
        <w:tc>
          <w:tcPr>
            <w:tcW w:type="dxa" w:w="1661"/>
          </w:tcPr>
          <w:p>
            <w:pPr>
              <w:spacing w:line="360" w:lineRule="auto" w:before="0" w:after="0"/>
            </w:pPr>
            <w:r>
              <w:rPr>
                <w:rFonts w:ascii="宋体" w:hAnsi="宋体" w:cs="宋体" w:eastAsia="宋体" w:hint="eastAsia"/>
                <w:b w:val="0"/>
                <w:sz w:val="24"/>
              </w:rPr>
              <w:t>全篇正文 + Word 规格说明书</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2026-10-14</w:t>
            </w:r>
          </w:p>
        </w:tc>
        <w:tc>
          <w:tcPr>
            <w:tcW w:type="dxa" w:w="1661"/>
          </w:tcPr>
          <w:p>
            <w:pPr>
              <w:spacing w:line="360" w:lineRule="auto" w:before="0" w:after="0"/>
            </w:pPr>
            <w:r>
              <w:rPr>
                <w:rFonts w:ascii="宋体" w:hAnsi="宋体" w:cs="宋体" w:eastAsia="宋体" w:hint="eastAsia"/>
                <w:b w:val="0"/>
                <w:sz w:val="24"/>
              </w:rPr>
              <w:t>v3.39</w:t>
            </w:r>
          </w:p>
        </w:tc>
        <w:tc>
          <w:tcPr>
            <w:tcW w:type="dxa" w:w="1661"/>
          </w:tcPr>
          <w:p>
            <w:pPr>
              <w:spacing w:line="360" w:lineRule="auto" w:before="0" w:after="0"/>
            </w:pPr>
            <w:r>
              <w:rPr>
                <w:rFonts w:ascii="宋体" w:hAnsi="宋体" w:cs="宋体" w:eastAsia="宋体" w:hint="eastAsia"/>
                <w:b w:val="0"/>
                <w:sz w:val="24"/>
              </w:rPr>
              <w:t>原型截图按当前实现重抓（18 张）+ 同步「识别区撤除」这一处文档断层：① 抓图脚本（docs/figures/capture_ui_screenshots.py）按新 UI 改四处、补一张 —— 核验页入口由“点事项文字链”改为点整个「核查事项复核」格（该格不再逐项列事项名）、「查看函证」的「AI 批注视图」改为预览区近景（视图切换已删）、新增第 4 项「回函结果补充」一张、端口改为 APP_BASE 可覆盖并支持只重抓指定几张；② 独立「正在智能识别」区已撤除（识别过程落在回函列表的「智能核查状态」+「智能核查进度」两列），§5.6 原「智能识别区」整段改写为「智能核查的两列」，图 5.6-4 转暂缓，操作路径图与三处引用同步；③ Word 侧删掉「智能识别区」操作说明行、该原型图与「识别进度卡」一行。</w:t>
            </w:r>
          </w:p>
        </w:tc>
        <w:tc>
          <w:tcPr>
            <w:tcW w:type="dxa" w:w="1661"/>
          </w:tcPr>
          <w:p>
            <w:pPr>
              <w:spacing w:line="360" w:lineRule="auto" w:before="0" w:after="0"/>
            </w:pPr>
            <w:r>
              <w:rPr>
                <w:rFonts w:ascii="宋体" w:hAnsi="宋体" w:cs="宋体" w:eastAsia="宋体" w:hint="eastAsia"/>
                <w:b w:val="0"/>
                <w:sz w:val="24"/>
              </w:rPr>
              <w:t>§5.6、§4.5.3、附录 E、Word 规格说明书、docs/figures</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2026-10-14</w:t>
            </w:r>
          </w:p>
        </w:tc>
        <w:tc>
          <w:tcPr>
            <w:tcW w:type="dxa" w:w="1661"/>
          </w:tcPr>
          <w:p>
            <w:pPr>
              <w:spacing w:line="360" w:lineRule="auto" w:before="0" w:after="0"/>
            </w:pPr>
            <w:r>
              <w:rPr>
                <w:rFonts w:ascii="宋体" w:hAnsi="宋体" w:cs="宋体" w:eastAsia="宋体" w:hint="eastAsia"/>
                <w:b w:val="0"/>
                <w:sz w:val="24"/>
              </w:rPr>
              <w:t>v3.38</w:t>
            </w:r>
          </w:p>
        </w:tc>
        <w:tc>
          <w:tcPr>
            <w:tcW w:type="dxa" w:w="1661"/>
          </w:tcPr>
          <w:p>
            <w:pPr>
              <w:spacing w:line="360" w:lineRule="auto" w:before="0" w:after="0"/>
            </w:pPr>
            <w:r>
              <w:rPr>
                <w:rFonts w:ascii="宋体" w:hAnsi="宋体" w:cs="宋体" w:eastAsia="宋体" w:hint="eastAsia"/>
                <w:b w:val="0"/>
                <w:sz w:val="24"/>
              </w:rPr>
              <w:t>全篇截图位与功能描述一致性核对（用户：「检查需求文档中的所有截图和功能描述，需要和现在前端原型的功能保持一致」）：逐条比对 33 个截图位与各章正文，订正 7 处 —— ① §5.3 新增「每个页签的人工确认列给哪些字段」一表（往来一致性检测＝无人工列；银行询证事项＝相符性 + 不相符描述；印章＝名称一致 / 原因 / 公章 / 骑缝章（往来另有相符性）；手写体＝不相符描述；第 4 项＝附件 + 底稿指引），这是"一个字段一处出处"的落点表；② 手写体识别行由"核验页整体只读、带入动作在结果页"改为"本页人工确认列写的就是「回函结果不相符处的描述」，是该字段唯一出处"，并注明银行侧改由询证事项页给；③ 核验页询证事项核对补"人工确认两格"（原写"只读"）；④ 识别区失败行原写"给「重试」按钮"更正为"本区不给重试，入口在列表操作列的「重新识别」"；⑤ 图 5.6-2 标题与内容去掉"留痕小字"（该行 2026-10-14 已删除，数据层保留）；⑥ 附录 E 的 5.6-2 / 5.3-2 备注同步；⑦ §5.6 补一段"表下留痕小字已去掉、数据层未删"的说明。</w:t>
            </w:r>
          </w:p>
        </w:tc>
        <w:tc>
          <w:tcPr>
            <w:tcW w:type="dxa" w:w="1661"/>
          </w:tcPr>
          <w:p>
            <w:pPr>
              <w:spacing w:line="360" w:lineRule="auto" w:before="0" w:after="0"/>
            </w:pPr>
            <w:r>
              <w:rPr>
                <w:rFonts w:ascii="宋体" w:hAnsi="宋体" w:cs="宋体" w:eastAsia="宋体" w:hint="eastAsia"/>
                <w:b w:val="0"/>
                <w:sz w:val="24"/>
              </w:rPr>
              <w:t>§5.3、§5.6、附录 E</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2026-10-14</w:t>
            </w:r>
          </w:p>
        </w:tc>
        <w:tc>
          <w:tcPr>
            <w:tcW w:type="dxa" w:w="1661"/>
          </w:tcPr>
          <w:p>
            <w:pPr>
              <w:spacing w:line="360" w:lineRule="auto" w:before="0" w:after="0"/>
            </w:pPr>
            <w:r>
              <w:rPr>
                <w:rFonts w:ascii="宋体" w:hAnsi="宋体" w:cs="宋体" w:eastAsia="宋体" w:hint="eastAsia"/>
                <w:b w:val="0"/>
                <w:sz w:val="24"/>
              </w:rPr>
              <w:t>v3.37</w:t>
            </w:r>
          </w:p>
        </w:tc>
        <w:tc>
          <w:tcPr>
            <w:tcW w:type="dxa" w:w="1661"/>
          </w:tcPr>
          <w:p>
            <w:pPr>
              <w:spacing w:line="360" w:lineRule="auto" w:before="0" w:after="0"/>
            </w:pPr>
            <w:r>
              <w:rPr>
                <w:rFonts w:ascii="宋体" w:hAnsi="宋体" w:cs="宋体" w:eastAsia="宋体" w:hint="eastAsia"/>
                <w:b w:val="0"/>
                <w:sz w:val="24"/>
              </w:rPr>
              <w:t>回函记录表补三列 + 两个数据来源打通：① 发函方式 —— 值集按类型分（往来＝邮寄发函 / 跟函 / 电子邮件发函；银行多一项「电子函证」，用户：「银行函证发函方式需包括电子函证，往来函证不包括」），数据来自函证系统，列表筛选的选项随之按本类取；② 回函快递公司 —— 由「导入快递数据」代入：修掉一处功能空洞（「确认代入」此前只弹成功提示、并不写回记录，APPLY_EXPRESS 现在真把公司与运单号写回该函证最新那一次回函）；③ 回函数据登记时间 —— 该次回函记录录入函证系统的时间（年月日时分，落库那一刻写入、只读），与「回函日期」区分开；④ 列宽重排（发函方式固定 104px、其余按内容给下限），窄屏横向滚动；⑤ 去掉「回函日期」列（用户：「去掉回函日期，只保留回函数据登记日期即可」）—— 两个时间并排会让人先分辨哪个是函件上的、哪个是系统登记的，实务上被引用的是登记时间；字段本身保留（函件与物流、查看函证里照用）。</w:t>
            </w:r>
          </w:p>
        </w:tc>
        <w:tc>
          <w:tcPr>
            <w:tcW w:type="dxa" w:w="1661"/>
          </w:tcPr>
          <w:p>
            <w:pPr>
              <w:spacing w:line="360" w:lineRule="auto" w:before="0" w:after="0"/>
            </w:pPr>
            <w:r>
              <w:rPr>
                <w:rFonts w:ascii="宋体" w:hAnsi="宋体" w:cs="宋体" w:eastAsia="宋体" w:hint="eastAsia"/>
                <w:b w:val="0"/>
                <w:sz w:val="24"/>
              </w:rPr>
              <w:t>回函管理列表（展开行）、快递数据导入</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2026-10-14</w:t>
            </w:r>
          </w:p>
        </w:tc>
        <w:tc>
          <w:tcPr>
            <w:tcW w:type="dxa" w:w="1661"/>
          </w:tcPr>
          <w:p>
            <w:pPr>
              <w:spacing w:line="360" w:lineRule="auto" w:before="0" w:after="0"/>
            </w:pPr>
            <w:r>
              <w:rPr>
                <w:rFonts w:ascii="宋体" w:hAnsi="宋体" w:cs="宋体" w:eastAsia="宋体" w:hint="eastAsia"/>
                <w:b w:val="0"/>
                <w:sz w:val="24"/>
              </w:rPr>
              <w:t>v3.36</w:t>
            </w:r>
          </w:p>
        </w:tc>
        <w:tc>
          <w:tcPr>
            <w:tcW w:type="dxa" w:w="1661"/>
          </w:tcPr>
          <w:p>
            <w:pPr>
              <w:spacing w:line="360" w:lineRule="auto" w:before="0" w:after="0"/>
            </w:pPr>
            <w:r>
              <w:rPr>
                <w:rFonts w:ascii="宋体" w:hAnsi="宋体" w:cs="宋体" w:eastAsia="宋体" w:hint="eastAsia"/>
                <w:b w:val="0"/>
                <w:sz w:val="24"/>
              </w:rPr>
              <w:t>核验动线收尾与列表细节（八条）：① 印章识别去掉「回函结果不相符处的描述」 —— 该字段的正主是手写体识别（写的正是原件上手写那段话，用户：「这是手写体识别时候需要填写的」），印章页只管印章本身；银行侧改由「回函是否相符检测」页给这一格 + 相符性（银行不做手写体识别、没有那个页签，而不相符的来源正是询证事项核对查出的差异）；② 不采纳弹窗只留一个字段名「不采纳原因描述」（原说明句与占位示例删除）；③ 核验页页签的完成标识改为分段进度条（每办完一项推进一格，取代首版的完成勾 —— 用户：「对勾太丑陋了，能不能试下进度条」）；④ 办完最后一个 AI 核查项一律落到最后一个页签「回函结果补充」（用户：「点完采纳识别数据，或者不采纳填完不采纳说明后，需要调到最后一个 tab」），第 4 项的完成判据 = 点过它自己的「保存」（新增留痕 resultExtraSavedAt，结果页保存不点亮）；⑤ 第 4 项删掉「AI 没带出来的必填项」一区（那四项在前面三个页签各有出处，不再问第二遍）+ 顶部提醒压成一行；⑥ 人工确认栏与 AI 栏等宽、铺同一层底色块，栏头记号由笔改为人形图标（✦ = AI 产出、人 = 人工填写）；⑦ 列表「核查事项复核」格不再显示「剩 N 项」（只在悬停里列项名）；⑧ 回函记录表列宽与布局调整：第 1 列固定 190px 容纳「第 N 次 + 当前有效 + 重新发函」、其余列按内容给最小宽度、窄屏横向滚动，并给「发函记录编号」「回函情况」两列的列头加含义与由来悬停说明。</w:t>
            </w:r>
          </w:p>
        </w:tc>
        <w:tc>
          <w:tcPr>
            <w:tcW w:type="dxa" w:w="1661"/>
          </w:tcPr>
          <w:p>
            <w:pPr>
              <w:spacing w:line="360" w:lineRule="auto" w:before="0" w:after="0"/>
            </w:pPr>
            <w:r>
              <w:rPr>
                <w:rFonts w:ascii="宋体" w:hAnsi="宋体" w:cs="宋体" w:eastAsia="宋体" w:hint="eastAsia"/>
                <w:b w:val="0"/>
                <w:sz w:val="24"/>
              </w:rPr>
              <w:t>核验页、列表展开行、回函结果填写页</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2026-10-14</w:t>
            </w:r>
          </w:p>
        </w:tc>
        <w:tc>
          <w:tcPr>
            <w:tcW w:type="dxa" w:w="1661"/>
          </w:tcPr>
          <w:p>
            <w:pPr>
              <w:spacing w:line="360" w:lineRule="auto" w:before="0" w:after="0"/>
            </w:pPr>
            <w:r>
              <w:rPr>
                <w:rFonts w:ascii="宋体" w:hAnsi="宋体" w:cs="宋体" w:eastAsia="宋体" w:hint="eastAsia"/>
                <w:b w:val="0"/>
                <w:sz w:val="24"/>
              </w:rPr>
              <w:t>v3.35</w:t>
            </w:r>
          </w:p>
        </w:tc>
        <w:tc>
          <w:tcPr>
            <w:tcW w:type="dxa" w:w="1661"/>
          </w:tcPr>
          <w:p>
            <w:pPr>
              <w:spacing w:line="360" w:lineRule="auto" w:before="0" w:after="0"/>
            </w:pPr>
            <w:r>
              <w:rPr>
                <w:rFonts w:ascii="宋体" w:hAnsi="宋体" w:cs="宋体" w:eastAsia="宋体" w:hint="eastAsia"/>
                <w:b w:val="0"/>
                <w:sz w:val="24"/>
              </w:rPr>
              <w:t>核验页收口 + 列表/预览减负（六条）：① 核验页页签分段进度条取代完成勾（用户：「不行，对勾太丑陋了，能不能试下进度条…没完成一个进度条往前进一格」）—— 页签行下方一条轨道、按页签数等分且每格与它上面那个页签同宽，每办完一项推进一格（未完成浅灰、已完成主色实心）；② 最后一个 AI 核查项表态后一律落到最后一个页签「回函结果补充」（用户：「手写体识别，点完采纳识别数据，或者不采纳填完不采纳说明后，需要调到最后一个 tab」）；③ 全局删除「原始文件 / AI 批注」视图切换（用户：「整体，去掉原始文件/ai批注这个功能，全局」）—— 批注层恒为显示，"要不要批注"由调用方传参决定，连带删除 PreviewMode / DEFAULT_PREVIEW_MODE（连带效果：原先默认「原始文件」的回函结果填写页、查看函证详情页现在也直接显示批注层）；④ 列表「核查事项复核」格不再显示「剩 N 项」（用户：「这里不展示剩下几项」），只留状态词（待复核 / 已复核），"还剩哪几件"只在悬停里给；⑤ 第 4 项删掉「AI 没带出来的必填项」一区（用户：「这个区域的内容，去掉，因为这块在前面三个 ai 识别项确认的时候，都会有结果」）+ 顶部提醒压成一行（用户：「这块提醒太啰嗦了」）；⑥ 三处说明字段的出处定稿（一个字段只留一个人工出处）：往来 —— 不相符处的描述在「手写体识别」、名称不一致原因在「印章识别」；银行 —— 相符性与不相符处的描述都在「回函是否相符检测」（银行不做手写体识别、没有那个页签）。</w:t>
            </w:r>
          </w:p>
        </w:tc>
        <w:tc>
          <w:tcPr>
            <w:tcW w:type="dxa" w:w="1661"/>
          </w:tcPr>
          <w:p>
            <w:pPr>
              <w:spacing w:line="360" w:lineRule="auto" w:before="0" w:after="0"/>
            </w:pPr>
            <w:r>
              <w:rPr>
                <w:rFonts w:ascii="宋体" w:hAnsi="宋体" w:cs="宋体" w:eastAsia="宋体" w:hint="eastAsia"/>
                <w:b w:val="0"/>
                <w:sz w:val="24"/>
              </w:rPr>
              <w:t>核验页、回函结果填写页、回函管理列表、文件预览</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2026-10-14</w:t>
            </w:r>
          </w:p>
        </w:tc>
        <w:tc>
          <w:tcPr>
            <w:tcW w:type="dxa" w:w="1661"/>
          </w:tcPr>
          <w:p>
            <w:pPr>
              <w:spacing w:line="360" w:lineRule="auto" w:before="0" w:after="0"/>
            </w:pPr>
            <w:r>
              <w:rPr>
                <w:rFonts w:ascii="宋体" w:hAnsi="宋体" w:cs="宋体" w:eastAsia="宋体" w:hint="eastAsia"/>
                <w:b w:val="0"/>
                <w:sz w:val="24"/>
              </w:rPr>
              <w:t>v3.35（文档核对）</w:t>
            </w:r>
          </w:p>
        </w:tc>
        <w:tc>
          <w:tcPr>
            <w:tcW w:type="dxa" w:w="1661"/>
          </w:tcPr>
          <w:p>
            <w:pPr>
              <w:spacing w:line="360" w:lineRule="auto" w:before="0" w:after="0"/>
            </w:pPr>
            <w:r>
              <w:rPr>
                <w:rFonts w:ascii="宋体" w:hAnsi="宋体" w:cs="宋体" w:eastAsia="宋体" w:hint="eastAsia"/>
                <w:b w:val="0"/>
                <w:sz w:val="24"/>
              </w:rPr>
              <w:t>图与正文一致性核对 + 新增整体框架图：① 逐张核对 §4 的三张 mermaid 图与 Word 对外版四张图，按当前实现订正 —— 数据分工图补齐「是否为公章 / 是否有骑缝章、两句说明、两个附件与底稿指引（文本）」与「核验意见留痕」；数据流转图补上核验页动线（逐项表态 → 第 4 项「保存」= 草稿唯一落库出口）与归档触发点；操作路径图补「核验页两步」并重排序号；状态机补「在核验页第 4 项保存 → 已完成」这条转移；② 33 个截图位逐条对照当前界面，修掉已失效的描述（§5.3「本页只读」、§5.7 的「原始文件 / AI 批注」切换、核验页两栏与进度条、结果页字段清单），重复的图号 5.3-3 改为 5.3-4，并补上 §5.6 漏掉的「智能核查状态 / 智能核查进度」两列；③ 新增图 4-0 整体框架图（Archify 交付的 HTML + 1500px 宽 PNG，可重跑 capture_framework_png.py），Word 里作为「业务流程」首图；④ 同步两处工程说明（对外版图源重渲染命令、整体框架图重抓命令）。</w:t>
            </w:r>
          </w:p>
        </w:tc>
        <w:tc>
          <w:tcPr>
            <w:tcW w:type="dxa" w:w="1661"/>
          </w:tcPr>
          <w:p>
            <w:pPr>
              <w:spacing w:line="360" w:lineRule="auto" w:before="0" w:after="0"/>
            </w:pPr>
            <w:r>
              <w:rPr>
                <w:rFonts w:ascii="宋体" w:hAnsi="宋体" w:cs="宋体" w:eastAsia="宋体" w:hint="eastAsia"/>
                <w:b w:val="0"/>
                <w:sz w:val="24"/>
              </w:rPr>
              <w:t>全篇（§4、§5.3、§5.5、§5.6、§5.7、附录 E）+ Word 需求规格说明书</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2026-10-14</w:t>
            </w:r>
          </w:p>
        </w:tc>
        <w:tc>
          <w:tcPr>
            <w:tcW w:type="dxa" w:w="1661"/>
          </w:tcPr>
          <w:p>
            <w:pPr>
              <w:spacing w:line="360" w:lineRule="auto" w:before="0" w:after="0"/>
            </w:pPr>
            <w:r>
              <w:rPr>
                <w:rFonts w:ascii="宋体" w:hAnsi="宋体" w:cs="宋体" w:eastAsia="宋体" w:hint="eastAsia"/>
                <w:b w:val="0"/>
                <w:sz w:val="24"/>
              </w:rPr>
              <w:t>v3.34</w:t>
            </w:r>
          </w:p>
        </w:tc>
        <w:tc>
          <w:tcPr>
            <w:tcW w:type="dxa" w:w="1661"/>
          </w:tcPr>
          <w:p>
            <w:pPr>
              <w:spacing w:line="360" w:lineRule="auto" w:before="0" w:after="0"/>
            </w:pPr>
            <w:r>
              <w:rPr>
                <w:rFonts w:ascii="宋体" w:hAnsi="宋体" w:cs="宋体" w:eastAsia="宋体" w:hint="eastAsia"/>
                <w:b w:val="0"/>
                <w:sz w:val="24"/>
              </w:rPr>
              <w:t>核验页「人工确认」列：AI 与人工同屏、采纳即代入、不采纳要原因：① 每个检测项改为两栏 —— 左「✦ AI 识别结果」（只读：结论条 + 事实清单）、右「人工确认」（可写），右栏给的就是回函结果里对应的那几个字段（同名字段、同选项；标签与选项取自 RESULT_REQUIRED_FIELDS / RESULT_NOTE_FIELDS，两处同源）；② 采纳 = 把该项 AI 结论代进人工列（判定类覆盖、说明类分段追加），不采纳 = 只标记；③ 不采纳必须填原因 —— 页脚点「不采纳识别数据」弹小窗填「不采纳原因描述」，必填、且只在该项确有 AI 结论时才要求（用户：「没有识别到的，就不用填不采纳原因了」），原因随处置留痕（aiReview.note，列表悬停可见）；④ 人工列写的是一份草稿（由弹窗承载者持有，跨页签不丢），落库仍只有「保存」一个出口（用户选定口径 A：「人工列就是 resultInfo 的草稿，采纳 = 填初值，落库仍只在保存那一个出口」）；⑤ 表态后自动前进到下一个未表态项（不再关窗，用户：「选择采纳后，调到下一个Ai核查项，而不是退出窗口」）；⑥ 「拟执行的进一步核查程序及底稿指引」由上传 Excel 改为文本输入（用户：「是文本框输入，不是上传附件」），结果页那两个附件行改用与核验页同一个 AttachmentField（此前它们不读不写，选了文件一保存就没了），并修掉"结果页保存整份覆盖 resultInfo、把核验页草稿抹掉"的缺陷。</w:t>
            </w:r>
          </w:p>
        </w:tc>
        <w:tc>
          <w:tcPr>
            <w:tcW w:type="dxa" w:w="1661"/>
          </w:tcPr>
          <w:p>
            <w:pPr>
              <w:spacing w:line="360" w:lineRule="auto" w:before="0" w:after="0"/>
            </w:pPr>
            <w:r>
              <w:rPr>
                <w:rFonts w:ascii="宋体" w:hAnsi="宋体" w:cs="宋体" w:eastAsia="宋体" w:hint="eastAsia"/>
                <w:b w:val="0"/>
                <w:sz w:val="24"/>
              </w:rPr>
              <w:t>核验页、回函结果填写页</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2026-10-14</w:t>
            </w:r>
          </w:p>
        </w:tc>
        <w:tc>
          <w:tcPr>
            <w:tcW w:type="dxa" w:w="1661"/>
          </w:tcPr>
          <w:p>
            <w:pPr>
              <w:spacing w:line="360" w:lineRule="auto" w:before="0" w:after="0"/>
            </w:pPr>
            <w:r>
              <w:rPr>
                <w:rFonts w:ascii="宋体" w:hAnsi="宋体" w:cs="宋体" w:eastAsia="宋体" w:hint="eastAsia"/>
                <w:b w:val="0"/>
                <w:sz w:val="24"/>
              </w:rPr>
              <w:t>v3.33</w:t>
            </w:r>
          </w:p>
        </w:tc>
        <w:tc>
          <w:tcPr>
            <w:tcW w:type="dxa" w:w="1661"/>
          </w:tcPr>
          <w:p>
            <w:pPr>
              <w:spacing w:line="360" w:lineRule="auto" w:before="0" w:after="0"/>
            </w:pPr>
            <w:r>
              <w:rPr>
                <w:rFonts w:ascii="宋体" w:hAnsi="宋体" w:cs="宋体" w:eastAsia="宋体" w:hint="eastAsia"/>
                <w:b w:val="0"/>
                <w:sz w:val="24"/>
              </w:rPr>
              <w:t>核验动线收尾：新增第 4 项「回函结果补充」+ 一套总判定：① 三个 AI 检测页签后追加第 4 项，装"不用 AI 的那些回函结果事项" —— 替代性测试文件、差异调节表（两个附件）+ 拟执行的进一步核查程序及底稿指引，读写与结果页同一份 resultInfo；② 新增 config/replyTasks.ts：一条回函完成 = AI 核查项全部表态 + 回函结果必填全部有值（此前列表看 AI 表态、结果页看必填，两套口径各算各的），列表「核查事项复核」格、核验页第 4 项、结果页三处共读这一份判定；③ 点列表那一格进来的落点按总判定算（第一个未完成事项所在的页签）；④ 第 4 项保存时先算"填完之后"的总判定：达成即归档并关窗，未达成只落字段、不推进进度。</w:t>
            </w:r>
          </w:p>
        </w:tc>
        <w:tc>
          <w:tcPr>
            <w:tcW w:type="dxa" w:w="1661"/>
          </w:tcPr>
          <w:p>
            <w:pPr>
              <w:spacing w:line="360" w:lineRule="auto" w:before="0" w:after="0"/>
            </w:pPr>
            <w:r>
              <w:rPr>
                <w:rFonts w:ascii="宋体" w:hAnsi="宋体" w:cs="宋体" w:eastAsia="宋体" w:hint="eastAsia"/>
                <w:b w:val="0"/>
                <w:sz w:val="24"/>
              </w:rPr>
              <w:t>核验页、回函结果填写页、回函管理列表</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2026-10-14</w:t>
            </w:r>
          </w:p>
        </w:tc>
        <w:tc>
          <w:tcPr>
            <w:tcW w:type="dxa" w:w="1661"/>
          </w:tcPr>
          <w:p>
            <w:pPr>
              <w:spacing w:line="360" w:lineRule="auto" w:before="0" w:after="0"/>
            </w:pPr>
            <w:r>
              <w:rPr>
                <w:rFonts w:ascii="宋体" w:hAnsi="宋体" w:cs="宋体" w:eastAsia="宋体" w:hint="eastAsia"/>
                <w:b w:val="0"/>
                <w:sz w:val="24"/>
              </w:rPr>
              <w:t>v3.32</w:t>
            </w:r>
          </w:p>
        </w:tc>
        <w:tc>
          <w:tcPr>
            <w:tcW w:type="dxa" w:w="1661"/>
          </w:tcPr>
          <w:p>
            <w:pPr>
              <w:spacing w:line="360" w:lineRule="auto" w:before="0" w:after="0"/>
            </w:pPr>
            <w:r>
              <w:rPr>
                <w:rFonts w:ascii="宋体" w:hAnsi="宋体" w:cs="宋体" w:eastAsia="宋体" w:hint="eastAsia"/>
                <w:b w:val="0"/>
                <w:sz w:val="24"/>
              </w:rPr>
              <w:t>回函结果填写页新增「差异调节表」字段（用户：「回函结果填写，这里还要加一个：差异调节表字段，支持上传 pdf 和 Excel」）—— 位置紧跟「不相符处的描述」之下（描述说"差在哪"、调节表给"怎么调平的"）；格式锁 PDF / Excel（accept 同时过滤系统文件选择器）；不设必填（有差异才有得传，设成必填会把"相符"的行也堵在归档口）。</w:t>
            </w:r>
          </w:p>
        </w:tc>
        <w:tc>
          <w:tcPr>
            <w:tcW w:type="dxa" w:w="1661"/>
          </w:tcPr>
          <w:p>
            <w:pPr>
              <w:spacing w:line="360" w:lineRule="auto" w:before="0" w:after="0"/>
            </w:pPr>
            <w:r>
              <w:rPr>
                <w:rFonts w:ascii="宋体" w:hAnsi="宋体" w:cs="宋体" w:eastAsia="宋体" w:hint="eastAsia"/>
                <w:b w:val="0"/>
                <w:sz w:val="24"/>
              </w:rPr>
              <w:t>回函结果填写页</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2026-10-14</w:t>
            </w:r>
          </w:p>
        </w:tc>
        <w:tc>
          <w:tcPr>
            <w:tcW w:type="dxa" w:w="1661"/>
          </w:tcPr>
          <w:p>
            <w:pPr>
              <w:spacing w:line="360" w:lineRule="auto" w:before="0" w:after="0"/>
            </w:pPr>
            <w:r>
              <w:rPr>
                <w:rFonts w:ascii="宋体" w:hAnsi="宋体" w:cs="宋体" w:eastAsia="宋体" w:hint="eastAsia"/>
                <w:b w:val="0"/>
                <w:sz w:val="24"/>
              </w:rPr>
              <w:t>v3.31</w:t>
            </w:r>
          </w:p>
        </w:tc>
        <w:tc>
          <w:tcPr>
            <w:tcW w:type="dxa" w:w="1661"/>
          </w:tcPr>
          <w:p>
            <w:pPr>
              <w:spacing w:line="360" w:lineRule="auto" w:before="0" w:after="0"/>
            </w:pPr>
            <w:r>
              <w:rPr>
                <w:rFonts w:ascii="宋体" w:hAnsi="宋体" w:cs="宋体" w:eastAsia="宋体" w:hint="eastAsia"/>
                <w:b w:val="0"/>
                <w:sz w:val="24"/>
              </w:rPr>
              <w:t>列表「核查事项复核」列由"逐项清单"收成"整条状态"（用户：「这一列就展示：待复核、已复核…因为前面已经有 AI 核查进度展示具体进行了哪些 AI 核查项目，所以，这里就不展示具体的哪些核查项了」）—— 格内只回答"人这边还有没有要做的事"：待复核（空方框 + 状态词）/ 已复核（方框加勾 + 状态词），逐项交给左边「智能核查进度」列（机器侧：短横 → 像素网格 → 裸勾 / 叉）；同一份事项清单两列各一张脸、顺序同源（aiReviewItemsOf 按机器核查顺序）；「回函结果必填项没填」也算待办，故核验页入口改传"第一个未完成事项"的页签。</w:t>
            </w:r>
          </w:p>
        </w:tc>
        <w:tc>
          <w:tcPr>
            <w:tcW w:type="dxa" w:w="1661"/>
          </w:tcPr>
          <w:p>
            <w:pPr>
              <w:spacing w:line="360" w:lineRule="auto" w:before="0" w:after="0"/>
            </w:pPr>
            <w:r>
              <w:rPr>
                <w:rFonts w:ascii="宋体" w:hAnsi="宋体" w:cs="宋体" w:eastAsia="宋体" w:hint="eastAsia"/>
                <w:b w:val="0"/>
                <w:sz w:val="24"/>
              </w:rPr>
              <w:t>回函管理列表、核验页</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2026-10-14</w:t>
            </w:r>
          </w:p>
        </w:tc>
        <w:tc>
          <w:tcPr>
            <w:tcW w:type="dxa" w:w="1661"/>
          </w:tcPr>
          <w:p>
            <w:pPr>
              <w:spacing w:line="360" w:lineRule="auto" w:before="0" w:after="0"/>
            </w:pPr>
            <w:r>
              <w:rPr>
                <w:rFonts w:ascii="宋体" w:hAnsi="宋体" w:cs="宋体" w:eastAsia="宋体" w:hint="eastAsia"/>
                <w:b w:val="0"/>
                <w:sz w:val="24"/>
              </w:rPr>
              <w:t>v3.30</w:t>
            </w:r>
          </w:p>
        </w:tc>
        <w:tc>
          <w:tcPr>
            <w:tcW w:type="dxa" w:w="1661"/>
          </w:tcPr>
          <w:p>
            <w:pPr>
              <w:spacing w:line="360" w:lineRule="auto" w:before="0" w:after="0"/>
            </w:pPr>
            <w:r>
              <w:rPr>
                <w:rFonts w:ascii="宋体" w:hAnsi="宋体" w:cs="宋体" w:eastAsia="宋体" w:hint="eastAsia"/>
                <w:b w:val="0"/>
                <w:sz w:val="24"/>
              </w:rPr>
              <w:t>「核查事项复核」列记号定稿为勾选框；往来侧归属不再等门控：① 该列记号由自绘空心圆环改为勾选框（空方框 = 待复核、方框加勾 = 已复核）+ 状态词 + 后缀 ✦（用户：「这两个状态，不以标签形式展示，需要用户知道这是待完成的 todo」）；② 「智能核查状态」列与「智能核查进度」列的动效分工收口（逐项 = 像素网格、整体 = 标签扫光）；③ 往来侧归属（二维码已切好）不再等阶段一门控，与银行侧区分开。</w:t>
            </w:r>
          </w:p>
        </w:tc>
        <w:tc>
          <w:tcPr>
            <w:tcW w:type="dxa" w:w="1661"/>
          </w:tcPr>
          <w:p>
            <w:pPr>
              <w:spacing w:line="360" w:lineRule="auto" w:before="0" w:after="0"/>
            </w:pPr>
            <w:r>
              <w:rPr>
                <w:rFonts w:ascii="宋体" w:hAnsi="宋体" w:cs="宋体" w:eastAsia="宋体" w:hint="eastAsia"/>
                <w:b w:val="0"/>
                <w:sz w:val="24"/>
              </w:rPr>
              <w:t>回函管理列表、归属界面</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2026-10-13</w:t>
            </w:r>
          </w:p>
        </w:tc>
        <w:tc>
          <w:tcPr>
            <w:tcW w:type="dxa" w:w="1661"/>
          </w:tcPr>
          <w:p>
            <w:pPr>
              <w:spacing w:line="360" w:lineRule="auto" w:before="0" w:after="0"/>
            </w:pPr>
            <w:r>
              <w:rPr>
                <w:rFonts w:ascii="宋体" w:hAnsi="宋体" w:cs="宋体" w:eastAsia="宋体" w:hint="eastAsia"/>
                <w:b w:val="0"/>
                <w:sz w:val="24"/>
              </w:rPr>
              <w:t>v3.29</w:t>
            </w:r>
          </w:p>
        </w:tc>
        <w:tc>
          <w:tcPr>
            <w:tcW w:type="dxa" w:w="1661"/>
          </w:tcPr>
          <w:p>
            <w:pPr>
              <w:spacing w:line="360" w:lineRule="auto" w:before="0" w:after="0"/>
            </w:pPr>
            <w:r>
              <w:rPr>
                <w:rFonts w:ascii="宋体" w:hAnsi="宋体" w:cs="宋体" w:eastAsia="宋体" w:hint="eastAsia"/>
                <w:b w:val="0"/>
                <w:sz w:val="24"/>
              </w:rPr>
              <w:t>识别区定型（位置 / 形态 / 逐项留痕）+「AI 核验事项」列改名定稿 + 失败容错入表（用户多轮反馈，逐条对应）：① 智能识别区位置三次挪位，最终独立成块 —— 标题下 → 用户「放在表单上，按钮的下方」→ 挂进筛选表单卡 → 用户「不要放在按钮的同一个区域，要和按钮所在的区域、表单所在的区域分开」⇒ 现在夹在筛选表单卡与表格卡之间，页面自上而下为「表单（我要做什么）→ 识别（系统正在做什么）→ 表格（做完的成果）」。② 形态：连进度条一起去掉 —— v3.28 自绘 2px 细条 → 中间换成"一格一个检测项的分段扫过轨" → 用户「不需要右侧的进度条，整体左对齐就行了，看起来简单高级一些」⇒ 整行左对齐纯文本；保留像素方格 + 微光标题（v2.57 从 beautifului.dev 移植的 AI 原生原语，非新造）。③ 逐项留痕 —— 用户「每成功识别一项，后面要出现一个圆形对勾」⇒ 认完的项留在串里（灰字 + 空心圆绿勾；用户又要求「不要这种对勾，要空心圆形的对勾，简单一点」），失败项红字 + 红叉（不打勾 = 不说谎），正在认的主色，还没轮到的不占位（用户：「这里不需要「待归属匹配」，只展示智能识别的事项」）；检测项串是一行高窗口、整体上移（用户：「始终只展示一行识别项，然后一行内容上下滚动」「不用左右滚动，看着很难受」）。④ 快递面单识别移出本区 —— 用户「切分时候的快递面单的快递单号识别，保留。切分后的智能识别里的快递面单识别，去掉」⇒ 面单段不占行、检测项串跳过 expressSheet，其进度由归属界面顶部状态行交代（识别本身照跑）。⑤ 失败不再阻塞、失败也入表、可重新识别 —— 用户「不要阻塞，继续识别后面的内容」「识别出错的回函数据，也落入表单中，支持重新识别」⇒ 入表判据由「阶段一成功」放宽为「全部检测项尘埃落定」（失败也算落定）：阶段一落定即自动进阶段二；失败的那封照样入表，但 verification 留空、风险记 none、recognitionFailed + 原因落库，「回函是否相符」写中性「识别失败」、操作列给「重新识别」（RETRY_TASK：检测项回起点并清掉演示注入的失败、phase 退回 1、撤下已落库记录、批次打回 running —— 行当即从列表撤下、跑完作为"新的一行"再入表）。⑥ 「跑完一封 = 表格多一行」看得见 —— 用户「在未识别之前，表单是空的，我要看见，识别完成一条数据，一条函证数据加入回函表单的交互」⇒ 新增 insertedRowIds 与 .row-insert 动效（从上落下 + 主色高亮一闪，与"这一行变了"的 .row-flash 分工明确），演示种子收敛为往来 2 封 / 银行 1 封。⑦ 「AI 识别」列改名定稿 —— 用户「AI 识别这个字段，这个名字，用户不能直接感知到这个是需要人去确定的」⇒ 改「AI 待确认」→ 又试随复核进度动态翻转（「（待复核）」⇄「（已人工复核 ✓）」）→ 用户否掉「样子也不太对，列名还叫 AI 核验事项吧，然后也不动态变化了」⇒ 定名 「AI 核验事项」（固定不动态），列宽 236 → 300（用户：「这里要更宽一些」「不要换行，一行搞定」）。⑧ 事项形态三轮收敛为"一行文字链" —— 浅底小标签 → 勾选清单（带「待办 N」计数）→ 用户「AI 识别去掉待办 3 这个标签……换成蓝色或者别的字体，让用户一眼能看出来可以点。不要做成按钮的这种形式」「后面要加上 AI 的标识」「还是要有 todo 的标识」⇒ 现在是「前置空心小圆环 + 主色文字 + 后置 ✦」，已处理＝灰字 + 实心勾（绿环＝已采纳 / 灰环＝已标记不采纳）。⑨ 「回函是否相符」列去掉 AI 标识与虚线，改为"用户确认后的结果" —— 用户「是否相符，不需要 ai 标识和虚线……就是用户确认之后的结果，未确认之前标示为未确认」⇒ MatchTag 四态：未确认 / 待人工判定 / 结论如实（相符 · 不相符 · 无法判定）/ 识别失败（中性档，非红档），判据取承载相符性的那一项在列表上的处置结果。⑩ 「AI 风险」列：识别失败的行改灰色「识别错误」 —— 用户「如果存在 AI 未识别到或者识别错误的，则用灰色标签标注：识别错误」；这种行风险记 none，原样渲染会显示「未核验」（读起来像"还没轮到人看"，而事实是没认出来）。⑪ 核验详情页脚两个动作点完自动关闭弹窗（用户：「无论点击采纳识别数据，还是不采纳识别数据，都自动退出弹窗」）。⑫ 页面头去掉面包屑 —— 用户「去掉这块的内容」⇒ 标题上方那三截「函证系统 / 回函管理 / 往来函证回函」删除（路径信息三处重复），页面头只剩标题 + 总数 + 同类切换器。⑬ 识别区行区自己滚 —— 银行批次峰值 20 个任务（16 封 + 4 张面单）会把末尾几行裁掉（连失败行的「重试」都点不到），改为标题固定、行区内部滚动。⑭ 全项目列名统一 —— 悬停文案 / aria / 操作指引 / 结果页来源标签里的「AI 识别」「AI 待确认」全部改「AI 核验事项」（含 Marks.tsx、AiReviewCell.tsx、ReplyResultModal.tsx、OnboardingGuide.tsx 等处）。实测（Playwright 1680×1000）：往来页跑完识别后「华泰证券」行 = 相符「识别失败」+ 风险「识别错误」+ 操作列「查看 / 重新识别」，其余行风险档位原样；银行页把两项都处置完后事项圆环全成实心勾；列名实测 [被询证单位, 函证编号, 回函是否相符, AI 风险, AI 核验事项, 回函进度, 操作] 且不再动态变；pageError 0、tsc --noEmit 零错误、lints 0</w:t>
            </w:r>
          </w:p>
        </w:tc>
        <w:tc>
          <w:tcPr>
            <w:tcW w:type="dxa" w:w="1661"/>
          </w:tcPr>
          <w:p>
            <w:pPr>
              <w:spacing w:line="360" w:lineRule="auto" w:before="0" w:after="0"/>
            </w:pPr>
            <w:r>
              <w:rPr>
                <w:rFonts w:ascii="宋体" w:hAnsi="宋体" w:cs="宋体" w:eastAsia="宋体" w:hint="eastAsia"/>
                <w:b w:val="0"/>
                <w:sz w:val="24"/>
              </w:rPr>
              <w:t>5.6 列表（识别区位置/形态/留痕、入表时机补容错、列与操作、页面头、筛选）、5.3（事项定名定型的形态与自动关闭）、5.1（面单识别归属口径）、5.9（删除入口已下线）、4.2 / 4.5.3（操作动线）、7.6（操作区规范）、附录 E 截图清单、RecognitionProgressBoard.tsx、AiReviewCell.tsx、ReplyList.tsx、Marks.tsx、VerificationModal.tsx、AppStore.tsx、mockRecognition.ts、mock/confirmations.ts、insight.css、global.css、文档头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2026-10-12</w:t>
            </w:r>
          </w:p>
        </w:tc>
        <w:tc>
          <w:tcPr>
            <w:tcW w:type="dxa" w:w="1661"/>
          </w:tcPr>
          <w:p>
            <w:pPr>
              <w:spacing w:line="360" w:lineRule="auto" w:before="0" w:after="0"/>
            </w:pPr>
            <w:r>
              <w:rPr>
                <w:rFonts w:ascii="宋体" w:hAnsi="宋体" w:cs="宋体" w:eastAsia="宋体" w:hint="eastAsia"/>
                <w:b w:val="0"/>
                <w:sz w:val="24"/>
              </w:rPr>
              <w:t>v3.28</w:t>
            </w:r>
          </w:p>
        </w:tc>
        <w:tc>
          <w:tcPr>
            <w:tcW w:type="dxa" w:w="1661"/>
          </w:tcPr>
          <w:p>
            <w:pPr>
              <w:spacing w:line="360" w:lineRule="auto" w:before="0" w:after="0"/>
            </w:pPr>
            <w:r>
              <w:rPr>
                <w:rFonts w:ascii="宋体" w:hAnsi="宋体" w:cs="宋体" w:eastAsia="宋体" w:hint="eastAsia"/>
                <w:b w:val="0"/>
                <w:sz w:val="24"/>
              </w:rPr>
              <w:t>识别过程上主页面 + 核验事项待办化（用户四条：「① 上传函证以后，智能识别的过程，要放在主页面……用户知道哪个函证正在智能识别，并且下方的表单是，哪个函证完成智能识别，哪个函证的数据才会在下方展示，而非直接展示所有的上传的回函数据。② 是否重新发函字段不展示。③ 表单数据需要增加一个 ai 识别字段区域（回函一致性识别 / 印章识别 / 手写体识别），点击可查看识别详情，详情中有按钮：采纳识别数据 / 不采纳识别数据；每次采纳或不采纳该字段要有类似 todo 完成的标识；回函进度字段保持不变，但回函结果里的那些智能核验项目如果前面已选择采纳或不采纳，在回函结果界面就自动带出前面选择的结果。④ 操作界面去掉更多和更多下的所有操作」+ 整体思路「智能化的东西能更直观地展示在表单上……每一条回函数据是由多个需要用户完成的 todo 事项完成的，完成所有的核验事项，这个回函数据任务就完成」）：① 识别过程搬上主页面 —— 新增 RecognitionProgressBoard：列表页顶部一块浅底卡片，逐封一行（函证编号 · 被询证单位 · 当前检测项 · 2px 细进度条 + 百分比），有任务才出现、跑完自动淡出收起；只列已提交批次的未完成任务，失败行给「重试」（顺带把全项目无人派发的 RETRY_TASK 接上）。右下角的「正在识别回函」悬浮卡与它点开的全屏「智能识别」界面都不再挂载（组件保留备用）—— 用户未勾选"保留全屏看识别过程详情"。② 入表时机后移：全部检测项跑完才落库 —— finalizeTask 加一道 isFullyRecognized（往来＝阶段一完成；银行＝阶段二也跑完），于是列表里不再有「识别中」的行（实测全程 0 处）；v3.27 的 committed 闸保留（未提交仍一个字都不写）。连带清掉页面工具栏那句「● 识别中，结果将自动写入列表」。③ 每行新增「AI 识别」列（待办清单） —— 往来三项：印章识别（承载「回函是否相符」，落章区域判定）/ 发函回函一致性检测（与印章同级别、单独一项）/ 手写体识别；银行两项：回函是否相符检测（询证事项逐项核对）/ 印章识别；两类都去掉快递（面单）检测。清单与映射收在 config/aiReview.ts（单一数据源，列表 / 详情 / 结果页三处共读）。④ 两态 + 打勾 —— 待核验＝虚线 + 主色（StatusTag 的 ai 位）；已处理＝打勾（绿档＝已采纳 / 中性档＝已标记不采纳，勾的含义是"已处理"不是"已采纳"），悬停给「已采纳 / 已标记不采纳 · 处理人 · 时间」。⑤ 详情看与定同屏 —— 点某项 → 现有核验页打开即定位到被点的那一项（initialKey + onItemChange），页脚新增「不采纳识别数据」（次）/「采纳识别数据」（主，无结论时禁用）。采纳＝采用 AI 结论（会在结果页自动带出）；不采纳＝只标记「已看过、不采用」、不带入任何值（用户拍板）。两者都写 ReplyRecord.aiReview（含处理人 / 时间）。面板本身仍只负责"看依据"，动作由弹窗承载 —— 结果页内嵌同一面板时天然没有动作、不会出现"两处都能采纳"。⑥ 采纳后「回函是否相符」列改口径 —— 承载相符性的那一项被采纳即视为人已认过该结论，MatchTag 去掉 ✦ 与虚线（实测该行 ✦ 由 1 → 0）；判定本身仍只由 evaluateMatch 出，不去写 resultInfo（表单值只能由人在结果页保存时写入）。⑦ 结果页自动带出 —— 初值优先级改为「已保存的 resultInfo → 列表采纳值 → 空」；映射：往来印章识别→相符性 + 盖章一致性 + 是否为公章 + 是否有骑缝章、一致性检测→「不相符处描述」（差异项清单）、手写体→同一字段追加转录（两段拼接不互相覆盖）、银行相符性检测→相符性、银行印章识别→印章两项；不采纳的一律不带值；带出的项在区块标题旁挂一枚 已带出列表采纳的 N 项 来源标签，带进来后仍可改。⑧ 列与操作收敛 —— 去掉「是否重新发函」列（用户要求；展开行的「回函次序」列补一枚「重新发函」标签兑付"点开后能看到"），操作列只留「查看」（AI 核验 → 并进「AI 识别」列；回函快递信息 / 回函结果 → 「回函进度」步骤条本就承担；删除随「更多」一并去掉，动作 REMOVE_CONFIRMATION 保留备用）。⑨ 连带文案 —— PROGRESS_HINT、展开行历史回函 note、OnboardingGuide 第 2/3/4 步（识别区取代悬浮卡、检测项改名、末步改为"逐项过列表上的 AI 识别待办"）全部按新口径重写。⑩ 实测（Playwright 1680×1000）：往来 识别区 3 → 2 → 1 → 0 行、认完的那封回函记录由 1 次变 2 次（已入表）；银行（智能识别路） 识别区 20 → 0 行、表格 1 → 3 → 5 → 8 → 10 行单调增长、整批约 79s（落在计划的 60~90s 内，故未改 advanceBatch）、识别区跑完自动收起卸载；全程表格内「识别中」0 处；事项三态（待核验 --primary + --ai / 已采纳 --low / 不采纳 --neutral，后两者带勾）与页脚留痕（已采纳 · 张审计 · 时间）均符合；结果页 来源标签「已带出列表采纳的 5 项」、5 个「已采纳」、按钮式单选实测选中 [不相符, 是, 是, 是]、差异说明初值＝差异清单 + 手写体转录两段拼接；表头 [被询证单位, 函证编号, 回函是否相符, AI 风险, AI 识别, 回函进度, 操作]（无「是否重新发函」）、「更多」按钮 0 个；pageError 0、tsc --noEmit 零错误、lints 0</w:t>
            </w:r>
          </w:p>
        </w:tc>
        <w:tc>
          <w:tcPr>
            <w:tcW w:type="dxa" w:w="1661"/>
          </w:tcPr>
          <w:p>
            <w:pPr>
              <w:spacing w:line="360" w:lineRule="auto" w:before="0" w:after="0"/>
            </w:pPr>
            <w:r>
              <w:rPr>
                <w:rFonts w:ascii="宋体" w:hAnsi="宋体" w:cs="宋体" w:eastAsia="宋体" w:hint="eastAsia"/>
                <w:b w:val="0"/>
                <w:sz w:val="24"/>
              </w:rPr>
              <w:t>5.6 列表（新增「智能识别区」「入表时机」两节 + 列与操作重写）、5.3（新增「AI 识别事项」）、5.5（新增「本页初值从哪来」+ 映射表）、4.2 流程、config/aiReview.ts、RecognitionProgressBoard.tsx、AiReviewCell.tsx、VerificationModal.tsx、VerificationPanel.tsx、ReplyResultModal.tsx、ReplyList.tsx、Marks.tsx、AppStore.tsx、types/index.ts、WorkbenchLayout.tsx、OnboardingGuide.tsx、global.css、文档头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2026-10-09</w:t>
            </w:r>
          </w:p>
        </w:tc>
        <w:tc>
          <w:tcPr>
            <w:tcW w:type="dxa" w:w="1661"/>
          </w:tcPr>
          <w:p>
            <w:pPr>
              <w:spacing w:line="360" w:lineRule="auto" w:before="0" w:after="0"/>
            </w:pPr>
            <w:r>
              <w:rPr>
                <w:rFonts w:ascii="宋体" w:hAnsi="宋体" w:cs="宋体" w:eastAsia="宋体" w:hint="eastAsia"/>
                <w:b w:val="0"/>
                <w:sz w:val="24"/>
              </w:rPr>
              <w:t>v3.27</w:t>
            </w:r>
          </w:p>
        </w:tc>
        <w:tc>
          <w:tcPr>
            <w:tcW w:type="dxa" w:w="1661"/>
          </w:tcPr>
          <w:p>
            <w:pPr>
              <w:spacing w:line="360" w:lineRule="auto" w:before="0" w:after="0"/>
            </w:pPr>
            <w:r>
              <w:rPr>
                <w:rFonts w:ascii="宋体" w:hAnsi="宋体" w:cs="宋体" w:eastAsia="宋体" w:hint="eastAsia"/>
                <w:b w:val="0"/>
                <w:sz w:val="24"/>
              </w:rPr>
              <w:t>修「没切分就有数据」：未提交（没点「确定」）的批次一律不写列表（用户报：「在回函切分页面，如果退出了，没有确认，银行函证回函 / 往来函证回函表单，都不应该有数据。没有切分，哪里来的数据」）：① 根因 —— 「切分与归属决定的是什么时候写入回函管理列表」这句口径从 v2.62 起就写在引导里，v2.5 也确立过「归属未确定前不写入回函列表」，但实现里缺一道闸：演示数据里任务建批次时就带着 assignSource（往来按二维码精确命中 / 银行四要素 auto 档自动归属），后台 TICK 的落库那一遍因此在用户什么都没做时就把它们写了进去。于是：进归属界面几秒后列表里已冒出几行「识别中」，点 ✕ 退出（放弃本次上传）后还留在列表里 —— DISCARD_BATCH 当时只丢批次、不动记录。② 修法：批次级 committed 标记（UploadBatch.committed）—— START_BATCH 一律置 false、COMMIT_SPLIT（点「确定」）置 true；TICK 的三遍处理（落库 / 启动阶段二 / 回填核验）只作用于已提交的批次，finalizeTask 内部再加一道同样的闸（闸设在函数里而不是各调用点，TICK / CONFIRM_ASSIGN / MANUAL_MATCH 三条来路口径一致、不会漏）。识别本身照旧：未提交的批次仍在后台跑阶段一，进度照走 —— 「上传即开跑、不等切分确认」不变，变的只是结果不写入。③ 兜底 —— DISCARD_BATCH 除丢批次外，按本批任务的 recordId 撤回已落的记录（防将来新增"提交后仍能回到归属界面"的入口时留下出处已消失的孤儿行）；列表右上「● 识别中，结果将自动写入列表」改为只在已提交的批次上出现（否则用户退出后会看到一句永远等不到结果的提示）。④ 实测（Playwright 1680×1000）：银行：初始 1 行（基线 QS2024-031）→ 上传演示批次、进归属界面等 20s（未确定）新增 0 → ✕ 退出后新增 0；往来：初始 7 行 → 未确定 新增 0 → 退出后 新增 0；银行智能路：进界面（未确定）新增 0 → 点「确定」后新增 9 行「识别中」（16 封里 auto 档自动落库的那几封，其余按设计待人工确认）；pageError 0、tsc --noEmit 零错误</w:t>
            </w:r>
          </w:p>
        </w:tc>
        <w:tc>
          <w:tcPr>
            <w:tcW w:type="dxa" w:w="1661"/>
          </w:tcPr>
          <w:p>
            <w:pPr>
              <w:spacing w:line="360" w:lineRule="auto" w:before="0" w:after="0"/>
            </w:pPr>
            <w:r>
              <w:rPr>
                <w:rFonts w:ascii="宋体" w:hAnsi="宋体" w:cs="宋体" w:eastAsia="宋体" w:hint="eastAsia"/>
                <w:b w:val="0"/>
                <w:sz w:val="24"/>
              </w:rPr>
              <w:t>5.2 回函切分与归属、4.2 流程、AppStore.tsx、types/index.ts、ReplyList.tsx、文档头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2026-10-09</w:t>
            </w:r>
          </w:p>
        </w:tc>
        <w:tc>
          <w:tcPr>
            <w:tcW w:type="dxa" w:w="1661"/>
          </w:tcPr>
          <w:p>
            <w:pPr>
              <w:spacing w:line="360" w:lineRule="auto" w:before="0" w:after="0"/>
            </w:pPr>
            <w:r>
              <w:rPr>
                <w:rFonts w:ascii="宋体" w:hAnsi="宋体" w:cs="宋体" w:eastAsia="宋体" w:hint="eastAsia"/>
                <w:b w:val="0"/>
                <w:sz w:val="24"/>
              </w:rPr>
              <w:t>v3.26</w:t>
            </w:r>
          </w:p>
        </w:tc>
        <w:tc>
          <w:tcPr>
            <w:tcW w:type="dxa" w:w="1661"/>
          </w:tcPr>
          <w:p>
            <w:pPr>
              <w:spacing w:line="360" w:lineRule="auto" w:before="0" w:after="0"/>
            </w:pPr>
            <w:r>
              <w:rPr>
                <w:rFonts w:ascii="宋体" w:hAnsi="宋体" w:cs="宋体" w:eastAsia="宋体" w:hint="eastAsia"/>
                <w:b w:val="0"/>
                <w:sz w:val="24"/>
              </w:rPr>
              <w:t>银行侧切分补一条「智能识别」路（手动 / 智能两条路并存）（用户：「如果，在 ai 识别银行函证快递面单的过程中，用户已经完成了切分和快递单号录入…」一脉而下的产品选择：给"系统替我切"一个显式入口，同时保住"人工为准"）：① 新增一处动作 —— SmartSplitAction：一个按钮 → 一段可感知的识别过程（原型固定约 5 秒、一行进度文字 + 百分比；归属界面里为紧凑态、不给进度条）→ 跑完把初稿换成识别结果（切分 / 归属 / 快递单号一次到位）。文案只说结果、不出现任何实现词（不写 OCR / 大模型 / 四要素）：底层怎么认留待实施选型。② 两处入口共用同一组件（刻意一致，动作与进度反馈在两条路上长得一样）：上传弹窗内（银行「上传银行函证回函」—— 最省一步，上传完直接点，进切分页即已就绪；不要求先选文件）与归属界面顶部「初稿来源一行」。③ 初稿来源一行（银行侧）—— 手动态写「当前为手动切分（初稿：整份一段）—— 也可由系统先认一遍：切分 · 归属 · 快递单号」；智能态写「✦ 智能识别已应用 —— 已切好 N 封函证 + P 段快递面单（P 个包裹），归属与快递单号已带入，请逐段确认」。④ 智能初稿怎么算（AssignView.baseDraft + AppState.aiDraft）—— 手动模式的初稿是整份一段；智能模式改为按识别出的每封页区间切好（面单页本就各自成段），归属与单号不用另写：段的页区间与某封识别结果吻合 ⇒ 归属下拉自动预填该编号（assignOf 既有机制）、面单段持单号 ⇒ 被管辖函证段自动继承（expressOf）。标志只在两个时刻置真（起批次时带上 / 界面里主动点），不参与后续回写。⑤ 两处一致性守卫 —— 已经动过切分时点智能识别不静默冲掉用户成果：先问「将用识别结果替换你当前的切分」+确认替换/取消（延续 v3.23「人工切分为准」）；智能模式下不再显示面单识别状态行（初稿已含面单段与单号，再挂"正在识别快递面单…"与"已切好"自相矛盾），后台真实进度仍在右下角进度卡。⑥ 降级口径 —— 这条路取决于客户侧 AI 资源，未启用时把两处入口去掉即可，手动路完全不受影响（新增约束 C-14）。⑦ 实测（Playwright 1680×1000，银行演示批次 52 页 / 16 封 / 4 张面单）：上传弹窗点「智能识别」→ 进度文字走完约 5s → 进归属界面初稿即 20 段（16 个函证段（每封 3 页，页区间与识别结果一致）+ 4 个面单段（第 13 / 26 / 39 / 52 页））、包裹 1-4、归属已预填 QS / ZX / PF / ZS2024-0xx（演示件 14 / 16 指定，落款是支行那两封留「待指定」）、单号三个读出（SF5128690159893 / SF0258034404761 / JT3156541182381）一个未读出、顶部「✦ 智能识别已应用 —— 已切好 16 封函证 + 4 段快递面单（4 个包裹）…」+ 右侧「重新智能识别」、无面单识别状态行；走「下一步」的手动路初稿是函证整段（每包 12 页 1 段）+ 4 个面单段 = 8 段、状态行常驻（「✓ 已识别 4 张快递面单，已切成独立段 · 归入 4 个包裹」，零回归）；动过切分后点「重新智能识别」先出替换确认；界面截图 19 张按当前实现重抓（新增 ui_assign_bank_smart）；pageError 0、tsc --noEmit 零错误</w:t>
            </w:r>
          </w:p>
        </w:tc>
        <w:tc>
          <w:tcPr>
            <w:tcW w:type="dxa" w:w="1661"/>
          </w:tcPr>
          <w:p>
            <w:pPr>
              <w:spacing w:line="360" w:lineRule="auto" w:before="0" w:after="0"/>
            </w:pPr>
            <w:r>
              <w:rPr>
                <w:rFonts w:ascii="宋体" w:hAnsi="宋体" w:cs="宋体" w:eastAsia="宋体" w:hint="eastAsia"/>
                <w:b w:val="0"/>
                <w:sz w:val="24"/>
              </w:rPr>
              <w:t>5.2 回函切分与归属、5.1 上传、3.2 C-14、SmartSplitAction.tsx、AssignView.tsx、BankUploadModal.tsx、ReplyList.tsx、AppStore.tsx、文档头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2026-10-09</w:t>
            </w:r>
          </w:p>
        </w:tc>
        <w:tc>
          <w:tcPr>
            <w:tcW w:type="dxa" w:w="1661"/>
          </w:tcPr>
          <w:p>
            <w:pPr>
              <w:spacing w:line="360" w:lineRule="auto" w:before="0" w:after="0"/>
            </w:pPr>
            <w:r>
              <w:rPr>
                <w:rFonts w:ascii="宋体" w:hAnsi="宋体" w:cs="宋体" w:eastAsia="宋体" w:hint="eastAsia"/>
                <w:b w:val="0"/>
                <w:sz w:val="24"/>
              </w:rPr>
              <w:t>v3.25</w:t>
            </w:r>
          </w:p>
        </w:tc>
        <w:tc>
          <w:tcPr>
            <w:tcW w:type="dxa" w:w="1661"/>
          </w:tcPr>
          <w:p>
            <w:pPr>
              <w:spacing w:line="360" w:lineRule="auto" w:before="0" w:after="0"/>
            </w:pPr>
            <w:r>
              <w:rPr>
                <w:rFonts w:ascii="宋体" w:hAnsi="宋体" w:cs="宋体" w:eastAsia="宋体" w:hint="eastAsia"/>
                <w:b w:val="0"/>
                <w:sz w:val="24"/>
              </w:rPr>
              <w:t>银行演示件改为「四家银行各一个包裹、每包 4 封 × 3 页 + 末页面单」（52 页 / 16 封 / 4 张面单）（用户：「一共4个包裹，前三个包裹都是4封函证，每封函证3页，包裹的最后一页是快递面单也。不要这个模糊的快递面单，重新换一个快递面单，前三个包裹快递面单能识别出来，最后一个包裹的快递面单没识别出来」）：① 形态 —— 演示批次 B 由 24 页 / 5 封（一包装 2 封、三包各 1 封）改为 52 页 / 16 封：齐商 / 中信 / 浦发 / 招商各一个快递包裹，每包 = 4 封 × 3 页 + 末页一张面单（面单页 = 第 13 / 26 / 39 / 52 页，都是各包最后一页）；每包"一张面单管 4 封"，把「一个快递单号对应多个函证编号」这个形态放大成常态。② 换掉那张模糊件 —— 用户要求「不要这个模糊的快递面单」：演示里得有人能照着图把号读出来、填进去，一张看不清的件反而演示不了"人工填"这一步。四张全部换成清晰件（顺丰 0010014 / 顺丰 0010005 / 极兔 1 / 极兔 2），并逐张放大读条码核对后写进数据：SF5128690159893 / SF0258034404761 / JT3156541182381 / JT3156563392581；face-sheet-none.pdf 退出本批次（往来侧那张"无面单"标记件仍归往来用）。最后一个包裹（招商）那张仍"未读出" —— 只是数据不给单号（界面标「未识别到 · 请照预览图上的运单号填写」并给「改」），图是清晰的。③ 新增 12 个函证编号 —— 16 封要 16 个编号，既有控制表只有齐商那 4 个（QS2024-016/017/018/031）；补中信 / 浦发 / 招商各 4 个（ZX/PF/ZS2024-011…014，与四个年度一一对应），且用生成式写法（编号、期间、被询证单位三者必须一致 —— 抄错一处就会让某封自动归属到别人头上）。④ 顺带修一处潜在误判 —— CANDIDATE_RECORDS 原先按编号前缀猜类型（startsWith('QS') ⇒ 银行函证），银行侧一有多前缀就会把中信 / 浦发 / 招商那 12 封当成往来函证（于是银行批次的候选下拉里根本看不到它们）；现改为 BankCandidateSource.type 必填、直接取源数据自己的类型。⑤ 演示节奏与"份数"解耦 —— 20 个任务按原节奏（每 tick 只推进一份）要等近 3 分钟才看到最后一张面单，而演示里最要紧的一刻恰恰是它：改为每 tick 推进 ceil(待办 / 3) 份（4 份以内仍逐份串行，往来演示件 3 段零回归），实测整批 90s → 58s，四张面单在 7 / 15 / 25 / 57s 一批批露出（不是最后一起蹦出来）。⑥ 实测（Playwright 1680×1000）：按钮文案「银行函证回函（52 页 / 16 封 + 4 张面单 · 四个包裹，含 1 张条码未读出）」；墙上 52 页 / 4 枚面单角标；初稿 8 段 = 函证侧 1-12 / 14-25 / 27-38 / 40-51 ＋ 面单侧 13 / 26 / 39 / 52，包裹标签 包裹 1-4；单号依次 SF5128690159893 / SF0258034404761 / JT3156541182381 / 末包「未识别到 ……（改）」；把包裹 1 按 3 页切成 4 封后，归属按页区间自动预填为 QS2024-016 / 017 / 031，而落款是支行那封（第 7-9 页）留给人工选（系统不替用户预判银行归属）；pageError 0、tsc --noEmit 零错误、lints 0</w:t>
            </w:r>
          </w:p>
        </w:tc>
        <w:tc>
          <w:tcPr>
            <w:tcW w:type="dxa" w:w="1661"/>
          </w:tcPr>
          <w:p>
            <w:pPr>
              <w:spacing w:line="360" w:lineRule="auto" w:before="0" w:after="0"/>
            </w:pPr>
            <w:r>
              <w:rPr>
                <w:rFonts w:ascii="宋体" w:hAnsi="宋体" w:cs="宋体" w:eastAsia="宋体" w:hint="eastAsia"/>
                <w:b w:val="0"/>
                <w:sz w:val="24"/>
              </w:rPr>
              <w:t>演示数据（mock/recognition.ts、mock/confirmations.ts、config/preview.ts）、5.1 演示数据、5.2 初稿态与截图要点、3.2 C-12、types/index.ts、services/mockRecognition.ts、文档头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2026-10-09</w:t>
            </w:r>
          </w:p>
        </w:tc>
        <w:tc>
          <w:tcPr>
            <w:tcW w:type="dxa" w:w="1661"/>
          </w:tcPr>
          <w:p>
            <w:pPr>
              <w:spacing w:line="360" w:lineRule="auto" w:before="0" w:after="0"/>
            </w:pPr>
            <w:r>
              <w:rPr>
                <w:rFonts w:ascii="宋体" w:hAnsi="宋体" w:cs="宋体" w:eastAsia="宋体" w:hint="eastAsia"/>
                <w:b w:val="0"/>
                <w:sz w:val="24"/>
              </w:rPr>
              <w:t>v3.24</w:t>
            </w:r>
          </w:p>
        </w:tc>
        <w:tc>
          <w:tcPr>
            <w:tcW w:type="dxa" w:w="1661"/>
          </w:tcPr>
          <w:p>
            <w:pPr>
              <w:spacing w:line="360" w:lineRule="auto" w:before="0" w:after="0"/>
            </w:pPr>
            <w:r>
              <w:rPr>
                <w:rFonts w:ascii="宋体" w:hAnsi="宋体" w:cs="宋体" w:eastAsia="宋体" w:hint="eastAsia"/>
                <w:b w:val="0"/>
                <w:sz w:val="24"/>
              </w:rPr>
              <w:t>银行演示数据改为 4 个快递包裹（其中 1 张面单未识别出来）（用户：「银行函证，请你帮我做一个，一共4个快递包裹，其中一个快递面单未识别出来的演示数据」）：① 形态 —— 演示批次 B 由 22 页 / 5 封 / 2 张面单（两个包裹） 改为 24 页 / 5 封 / 4 张面单（四个包裹）：包裹 1 = 第 1-4（2021 年度）+ 第 5-8（2022 年度）页 + 面单第 9 页（顺丰 SF5128690159893，读出）；包裹 2 = 第 10-13（2023 年度，支行落款）页 + 面单第 14 页（条码未读出 → 人工照预览图填）；包裹 3 = 第 15-18（2024 年 1-6 月）页 + 面单第 19 页（极兔 JT3156541182381，读出）；包裹 4 = 第 20-23（补寄的那封）页 + 面单第 24 页（极兔 JT3156563392581，读出）。包裹内分布刻意不雷同：包裹 1 装 2 封（保住「一张面单管多封」这个形态），其余各 1 封；归属档位仍是三档（①②⑤ 自动 / ③ 建议 / ④ 待人工指定）。② 为什么是 4 张里 3 张读出、1 张读不出 —— 一律读得出就看不出「人工照面单填」那条路，一律读不出又看不出常态；且未读出的那张夹在第 2 个包裹，演示时前后都能看到"读出"的正常态作对照。③ 图上的号逐张核对 —— 面单页的图是真扫描件、号是印死的（项目口径：图和话必须对得上）：v3.24 把可用样例逐张放大读条码（face-sheet-1.pdf → JT3156541182381、face-sheet-2.pdf → JT3156563392581；原先只核过 face-sheet-0010014 那张），并让四处映射（buildBatchB 的单号常量 / 页→样例 / 编号→样例 / 批次面单）互相对齐 —— 改一处、其余三处跟着改。④ 顺带两处收紧 —— BatchFaceSheet.expressNo 由必填改可选（条码读不出时确实没有号，定成必填会逼调用方编一个假号），并在 pairFaceSheets 补一道 s.expressNo 非空判断（少了它 undefined === undefined 会把所有没有单号的段都配到这张面单上）；演示入口按钮文案改为「银行函证回函（24 页 / 5 封 + 4 张面单 · 四个包裹，含 1 张条码未读出）」。⑤ 实测（Playwright 1680×1000）：按钮文案 ✓；状态行依次 25s / 42s / 60s 走到「已识别 1 / 2 / 3 张」，76s 定稿「已识别 4 张快递面单，已切成独立段 · 归入 4 个包裹」；墙上 4 枚「面单」角标；段行出现 包裹 1 / 2 / 3 / 4 四组，单号分别为 SF5128690159893、待面单段填入 + 未识别到 · 这一页没有识别到面单条码 —— 请照预览图上的运单号填写（改）、JT3156541182381、JT3156563392581；把第 9 / 14 / 19 页面单页悬停放大逐个核对 —— 图上的号与数据逐字一致（第 14 页正是那张读不出的 face-sheet-none.pdf）；pageError 0、tsc --noEmit 零错误、lints 0</w:t>
            </w:r>
          </w:p>
        </w:tc>
        <w:tc>
          <w:tcPr>
            <w:tcW w:type="dxa" w:w="1661"/>
          </w:tcPr>
          <w:p>
            <w:pPr>
              <w:spacing w:line="360" w:lineRule="auto" w:before="0" w:after="0"/>
            </w:pPr>
            <w:r>
              <w:rPr>
                <w:rFonts w:ascii="宋体" w:hAnsi="宋体" w:cs="宋体" w:eastAsia="宋体" w:hint="eastAsia"/>
                <w:b w:val="0"/>
                <w:sz w:val="24"/>
              </w:rPr>
              <w:t>演示数据（mock/recognition.ts、config/preview.ts）、5.1 演示数据、5.2 初稿态与截图要点、3.2 C-12、types/index.ts、services/faceSheet.ts、文档头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2026-10-09</w:t>
            </w:r>
          </w:p>
        </w:tc>
        <w:tc>
          <w:tcPr>
            <w:tcW w:type="dxa" w:w="1661"/>
          </w:tcPr>
          <w:p>
            <w:pPr>
              <w:spacing w:line="360" w:lineRule="auto" w:before="0" w:after="0"/>
            </w:pPr>
            <w:r>
              <w:rPr>
                <w:rFonts w:ascii="宋体" w:hAnsi="宋体" w:cs="宋体" w:eastAsia="宋体" w:hint="eastAsia"/>
                <w:b w:val="0"/>
                <w:sz w:val="24"/>
              </w:rPr>
              <w:t>v3.23</w:t>
            </w:r>
          </w:p>
        </w:tc>
        <w:tc>
          <w:tcPr>
            <w:tcW w:type="dxa" w:w="1661"/>
          </w:tcPr>
          <w:p>
            <w:pPr>
              <w:spacing w:line="360" w:lineRule="auto" w:before="0" w:after="0"/>
            </w:pPr>
            <w:r>
              <w:rPr>
                <w:rFonts w:ascii="宋体" w:hAnsi="宋体" w:cs="宋体" w:eastAsia="宋体" w:hint="eastAsia"/>
                <w:b w:val="0"/>
                <w:sz w:val="24"/>
              </w:rPr>
              <w:t>人工切分为准 + 单号冲突只提醒不改写 + 识别切分效率可降级（用户拍板三条）（用户问：「在 ai 识别银行函证快递面单的过程中，用户已经完成了切分和快递面单快递单号录入，并且等系统快递面单识别完切分完以后，和用户的不一样，怎么办呢？」）：① 已切分过的不再另做切分 —— 用户原话「如果是用户已经切分过处理过的，识别出来以后，就不再另做切分了，按人工的切分为准」⇒ 动过切分 = 一个字都不改，只出只读提示「系统识别到第 X 页是快递面单 —— 已按你的切分为准，未做任何改动」（手工路径写在提示里：页间剪刀 / 归属下拉）；v3.21 的【切出为面单段】【忽略】两个按钮一并去掉（既然人工为准，就不该留任何"系统改切分"的入口）；没动过切分的初稿照旧自动重算（那是给没动过的人出的初稿，不算另做切分）。② 单号冲突 → 挂标签提醒、不改人工值 —— 用户原话「人工填写了快递单号与识别快递单号不同的，后面需要以标签的形式，给出系统识别内容，作为提醒。但是不更改人手填的快递单号」⇒ 在人真的填过的那一行人工值之后挂 系统识别 SF5128690159893（StatusTag 的 ai 位 = 虚线 + 主色档，与紧邻的「人工填写」互为对照），悬停补「仅作提醒，不会改动你填写的单号」；无"采用识别值"按钮；被管辖的段不挂（继承值，挂了是把同一件事重复 N 遍）。③ 人工值改为按"页"锚定（修一处真 bug） —— Draft.express 原先按段序存，而段序会因切分（含 v3.21 那个"一键切出"）整体移位 ⇒ 人工填的号会挂到别的段上，这正是"识别完和我的不一样了"的一半原因（另一半是 ② 的静默顶掉）。现与 faceSheetPages 同一套做法：按页号记、取用时看该段末页；段 3（第 17 页）在插入新刀后仍显示原值，已实测。④ 识别出的单号也按检测项门控 —— 原先直接读 task.expressNo，一进界面就有值且只读 ⇒「用户在识别期间先把号填上」这条路径根本走不通（而用户描述的冲突场景正是这个过程）；现与「面单页」同一口径：检测项没跑完 = 值还没到 = 该行显示「未识别到」并给「改」入口。⑤ 效率声明入档（用户要求） —— 新增业务约束 C-13 与附录 C N-10：识别切分是异步能力，其效率须在项目实施前实测（口径 = 从上传到面单识别结果可用的时延）；若效率很低，可只保留手动切分录入，故归属界面不得把切分绑死在识别结果上，也不得用识别结果改用户做过的切分。⑥ 实测（Playwright 1680×1000，银行演示批次）：上传后识别期间切 1-16 / 17 / 18-21 / 22、把第 17 页那段归属选成「快递面单（本文件共用）」、点「改」填入 SF1234567890123（识别期间「改」入口可用 ✓）→ 再插一刀（段序整体移位）→ 值仍在含第 17 页那一段（段 3）✓ 且被管辖的段 1 / 2 继承同一个号 ✓ → 等识别结果到达：该行显示 快递单号 SF1234567890123 人工填写 [系统识别 SF5128690159893] 改（人工值未被覆盖 ✓ 标签已挂 ✓ 仍可改 ✓）、状态行「已识别 2 张快递面单 —— 其中 1 张未切成独立段，按你的切分为准」、提示行「系统识别到第 22 页是快递面单 ——已按你的切分为准，未做任何改动…」、页面无「切出为面单段」按钮 ✓、pageError 0、tsc --noEmit 零错误、lints 0</w:t>
            </w:r>
          </w:p>
        </w:tc>
        <w:tc>
          <w:tcPr>
            <w:tcW w:type="dxa" w:w="1661"/>
          </w:tcPr>
          <w:p>
            <w:pPr>
              <w:spacing w:line="360" w:lineRule="auto" w:before="0" w:after="0"/>
            </w:pPr>
            <w:r>
              <w:rPr>
                <w:rFonts w:ascii="宋体" w:hAnsi="宋体" w:cs="宋体" w:eastAsia="宋体" w:hint="eastAsia"/>
                <w:b w:val="0"/>
                <w:sz w:val="24"/>
              </w:rPr>
              <w:t>5.2 回函切分与归属、3.2 业务约束（C-13）、附录 C（N-10）、AssignView.tsx、SplitPanel.tsx、文档头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2026-10-09</w:t>
            </w:r>
          </w:p>
        </w:tc>
        <w:tc>
          <w:tcPr>
            <w:tcW w:type="dxa" w:w="1661"/>
          </w:tcPr>
          <w:p>
            <w:pPr>
              <w:spacing w:line="360" w:lineRule="auto" w:before="0" w:after="0"/>
            </w:pPr>
            <w:r>
              <w:rPr>
                <w:rFonts w:ascii="宋体" w:hAnsi="宋体" w:cs="宋体" w:eastAsia="宋体" w:hint="eastAsia"/>
                <w:b w:val="0"/>
                <w:sz w:val="24"/>
              </w:rPr>
              <w:t>v3.22</w:t>
            </w:r>
          </w:p>
        </w:tc>
        <w:tc>
          <w:tcPr>
            <w:tcW w:type="dxa" w:w="1661"/>
          </w:tcPr>
          <w:p>
            <w:pPr>
              <w:spacing w:line="360" w:lineRule="auto" w:before="0" w:after="0"/>
            </w:pPr>
            <w:r>
              <w:rPr>
                <w:rFonts w:ascii="宋体" w:hAnsi="宋体" w:cs="宋体" w:eastAsia="宋体" w:hint="eastAsia"/>
                <w:b w:val="0"/>
                <w:sz w:val="24"/>
              </w:rPr>
              <w:t>让「面单 / 包裹识别」这个过程看得见（用户两问：「现在这个演示数据，并不能看到自动识别分包裹的过程」+「银行函证的快递面单自动识别的过程，和识别结束，是不是需要一个显示的图标来标识」）：① 归属界面顶部新增一行状态 —— 圆形状态图标 + 文字 + 计数，四态：⟳「正在识别快递面单…（已识别 N 张）」／✓「已识别 N 张快递面单，已切成独立段 · 归入 P 个包裹」／✓「未识别到快递面单」／✕「识别失败 —— 可在某段的归属下拉里手工标为「快递面单（本文件共用）」」；图标复用识别界面同一套 StageIcon（待检测 ○ / 检测中 ⟳ / 已完成 ✓ / 失败 ✕），不用弹窗、不用 toast —— 正在切分的人不该被打断。此前面单段是自己长出来的，界面没有任何反馈：既不知道"系统正在认面单"，也不知道"刚多出来那一段是它加的"。② 缩略图墙上给面单页加角标 —— 「卡车图标 + 面单」，放左下角（右上被"查看原件"、左上被「段 N」、下方是页号占着），主色浅底 + 主色文字 —— 与「段 N」角标同语言但更轻：段首是结构、面单页是属性，一份文件里可能好几张，全做实心块会压花画面。此前这类页只是悄悄换了取图来源（v2.84 起从面单文件取图），画面上看不出它是什么。③ 银行侧单号行的口径修正 —— 银行不再写「段尾面单 · 快递单号」（那是往来口径），且没有可继承面单、自己又不是面单段的段不显示这一行（它不属于任何包裹）；面单还没识别出来时整行都不显示。改前实测：刚进界面、面单尚未认出时，整份文件那一段下面就写着「段尾面单 · 快递单号 · 未识别到 · 面单条码未读出，请手工填写」——与新模型自相矛盾。④ 识别界面纳入面单页任务 —— 它没有归属，原先被 !!assignSource 过滤掉，于是"看识别过程"的界面里看不到面单识别（正是用户第二问）；现在它单独成组：标题「快递面单」、组内只列 1 项（快递面单识别）、组头结论是"运单号读没读出来"（绿「已读出运单号」/ 橙「未读出运单号 · 待人工填写」/ 灰「识别中」），不给相符性结论（它不是函证）。⑤ 根因修复：面单段现在照提交 —— v2.83 起 COMMIT_SPLIT 把面单段过滤掉（"不是函证、不该生成任务、更不该写进回函列表"），而 v3.21 起 faceSheetPage 是"哪几页是面单"的唯一出处，不提交等于把识别结果扔掉 —— 实测两处后果：识别界面看不到面单组；重开归属界面时 detectedFacePages 为空 → 状态行退化成"未识别到快递面单"、面单刀也预切不出来。现在面单段照提交（落成任务、带 faceSheetPage），但归属恒为「待指定」、落库只认有归属的段（两条老约束不变）。⑥ 随之清掉的旧口径 —— 检测点名「快递面单识别（仅往来）」去掉后缀（银行侧也在跑，留着自相矛盾）；两处界面文案里漏出的 markdown 星号（依据明细、检测点结论）清掉，其中「详见该面单段」这句交叉引用也一并去掉（该段在归属界面，本界面看不到）。⑦ 实测（Playwright 1680×1000，银行演示批次 22 页 / 5 封 / 2 张面单）：刚进界面状态行「正在识别快递面单…」（主色 ⟳）→ 42s「已识别 1 张」（墙上 1 枚角标、包裹 1）→ 59s「已识别 2 张快递面单，已切成独立段 · 归入 2 个包裹」（绿 ✓、2 枚角标、包裹 1 / 2）；含「段尾面单」的段行 0 处；识别界面 3 组 —— 「快递面单 · 第 17 页 · 已读出运单号」（1 项）／「QS2024-031 · 齐商银行股份有限公司 · 第 18-21 页 · 不相符」（5 项）／「快递面单 · 第 22 页 · 未读出运单号 · 待人工填写」（1 项）；页面上无「仅往来」字样、无 markdown 星号；pageError 0、tsc --noEmit 零错误</w:t>
            </w:r>
          </w:p>
        </w:tc>
        <w:tc>
          <w:tcPr>
            <w:tcW w:type="dxa" w:w="1661"/>
          </w:tcPr>
          <w:p>
            <w:pPr>
              <w:spacing w:line="360" w:lineRule="auto" w:before="0" w:after="0"/>
            </w:pPr>
            <w:r>
              <w:rPr>
                <w:rFonts w:ascii="宋体" w:hAnsi="宋体" w:cs="宋体" w:eastAsia="宋体" w:hint="eastAsia"/>
                <w:b w:val="0"/>
                <w:sz w:val="24"/>
              </w:rPr>
              <w:t>5.2 回函切分与归属、5.1 检测点、5.4 实现状态、C-12、4.3 流程、AssignView.tsx、SplitPanel.tsx、PageSplitBoard.tsx、InsightView.tsx、mock/recognition.ts、AppStore.tsx、global.css、文档头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2026-10-09</w:t>
            </w:r>
          </w:p>
        </w:tc>
        <w:tc>
          <w:tcPr>
            <w:tcW w:type="dxa" w:w="1661"/>
          </w:tcPr>
          <w:p>
            <w:pPr>
              <w:spacing w:line="360" w:lineRule="auto" w:before="0" w:after="0"/>
            </w:pPr>
            <w:r>
              <w:rPr>
                <w:rFonts w:ascii="宋体" w:hAnsi="宋体" w:cs="宋体" w:eastAsia="宋体" w:hint="eastAsia"/>
                <w:b w:val="0"/>
                <w:sz w:val="24"/>
              </w:rPr>
              <w:t>v3.21</w:t>
            </w:r>
          </w:p>
        </w:tc>
        <w:tc>
          <w:tcPr>
            <w:tcW w:type="dxa" w:w="1661"/>
          </w:tcPr>
          <w:p>
            <w:pPr>
              <w:spacing w:line="360" w:lineRule="auto" w:before="0" w:after="0"/>
            </w:pPr>
            <w:r>
              <w:rPr>
                <w:rFonts w:ascii="宋体" w:hAnsi="宋体" w:cs="宋体" w:eastAsia="宋体" w:hint="eastAsia"/>
                <w:b w:val="0"/>
                <w:sz w:val="24"/>
              </w:rPr>
              <w:t>银行面单改为「识别给出的页」：面单识别回归阶段一 + 归属界面异步预切面单段（C-12 的界面接入）：① 模型变更 —— v2.39 把「快递面单识别」从银行侧移出的理由是"银行面单是独立文件、不拼在回函件里"，该前提在 v2.83 已不成立（银行弹窗同样声明"本文件含面单页"，面单页就在回函件里）。v3.21 起它在阶段一跑（STAGES_BANK_P1 = match / bankText / expressSheet），银行侧检测点 4 → 5 项。② 归属界面不再"猜末页是面单" —— 原先靠一份静态表 + faceSheetLast 直接预切，那份表只在演示环境成立；现在判据是 RecognitionTask.faceSheetPage 且该检测项已跑完 ⇒ 结果到达才预切（用户手工切过的地方不覆盖，改以一条待办提示 + 一键切出「只加这几刀、不动已有切分与归属」）。③ 与切分并行 —— 面单是"纯读"的活（定位面单页 + 解码一维条码），不依赖归属，用户不必等它就能开始切。④ 演示批次 B 的第 17 / 22 页两张面单（一张读出、一张条码读不出）据此预切成段，各管辖其前的函证段。</w:t>
            </w:r>
          </w:p>
        </w:tc>
        <w:tc>
          <w:tcPr>
            <w:tcW w:type="dxa" w:w="1661"/>
          </w:tcPr>
          <w:p>
            <w:pPr>
              <w:spacing w:line="360" w:lineRule="auto" w:before="0" w:after="0"/>
            </w:pPr>
            <w:r>
              <w:rPr>
                <w:rFonts w:ascii="宋体" w:hAnsi="宋体" w:cs="宋体" w:eastAsia="宋体" w:hint="eastAsia"/>
                <w:b w:val="0"/>
                <w:sz w:val="24"/>
              </w:rPr>
              <w:t>5.1 检测点、5.2 回函切分与归属、C-12、mock/recognition.ts、AssignView.tsx、types/index.ts</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2026-10-09</w:t>
            </w:r>
          </w:p>
        </w:tc>
        <w:tc>
          <w:tcPr>
            <w:tcW w:type="dxa" w:w="1661"/>
          </w:tcPr>
          <w:p>
            <w:pPr>
              <w:spacing w:line="360" w:lineRule="auto" w:before="0" w:after="0"/>
            </w:pPr>
            <w:r>
              <w:rPr>
                <w:rFonts w:ascii="宋体" w:hAnsi="宋体" w:cs="宋体" w:eastAsia="宋体" w:hint="eastAsia"/>
                <w:b w:val="0"/>
                <w:sz w:val="24"/>
              </w:rPr>
              <w:t>v3.19</w:t>
            </w:r>
          </w:p>
        </w:tc>
        <w:tc>
          <w:tcPr>
            <w:tcW w:type="dxa" w:w="1661"/>
          </w:tcPr>
          <w:p>
            <w:pPr>
              <w:spacing w:line="360" w:lineRule="auto" w:before="0" w:after="0"/>
            </w:pPr>
            <w:r>
              <w:rPr>
                <w:rFonts w:ascii="宋体" w:hAnsi="宋体" w:cs="宋体" w:eastAsia="宋体" w:hint="eastAsia"/>
                <w:b w:val="0"/>
                <w:sz w:val="24"/>
              </w:rPr>
              <w:t>第 5 章「功能块说明」按当前实现整章校对（10 个功能块 / 约 990 行）（承接 v3.18：「把第 5 章也过一遍」）：按项目既有口径分四片派子代理逐条比对 src/，再逐条亲自复核（抽查 4 条高危项全部成立），共修正 28 处。高严重度 6 处：① §5.2 银行初稿「整份一段」早已作废 —— v2.83 起银行弹窗同样声明"文件含面单页"，进归属界面即按识别出的面单页预切（22 页演示批次进来就是 1-16 / 17 / 18-21 / 22 四段，面单段归属固定为「快递面单（本文件共用）」），留白的只是函证侧切点；② §5.3 一致性检测仍写「组内左右并排两张独立表」 —— v2.99 起只展示发函侧单张表、占满整宽，回函不一致处就地打红框、回函值与差额走悬停（并排会让每张表只剩一半宽）；③ §5.4 / §5.2 的「银行面单是独立文件、不拼在回函件里」 —— v2.83 起银行面单与往来同源（面单页就在回函件里，一份文件可有多个包裹/多张面单），"独立面单"只是尚未接入的设计规格；④ §5.3 印章「两类均只作风险提示」 —— 往来印章是相符性的判据（盖在哪个区决定相符/不相符，R-01），只有银行是"只作风险提示"；⑤ §5.6 两张图与正文仍写「两个并列上传入口 + 函证类型标签列」 —— v3.05 已按函证类型拆成两页（每页只有本类一个上传入口、页面头可切换、类型标签列已删）；⑥ §5.8 仍写抽屉里有「上传区（选 Excel）」 —— 实现是点按钮即带入内置匹配结果并打开抽屉（已补「原型实现」说明）。中低严重度 22 处（择要）：§5.6「更多 → 回函结果」任何阶段都可进入 —— 那条"待确认阶段刻意隐藏、是审计底线"的口径随 v3.12 拆掉耦合一并作废（且它与"进度步骤条随时可点"本就自相矛盾）；§5.5 往来结果页有第三块「科目余额分录」（原文误写"往来不重复承载"）；询证事项分组数 14 → 14 个标准项 + 1 个资金归集附表（共 15 组）、组内没有独立「金额列」（金额落在「回函值」列）；「AI 识别值」识别中显示 「…」（长句在组标题摘要）；§5.2 右栏宽度 360 → 400px（v2.97 定值）；悬停放大预览 2 秒 → 实现为 1 秒（ZOOM_DELAY = 1000，与代码注释不符，已就地标「待确认」）；§5.8 列名改 发件人 / 联系电话 / 发件地址 / 匹配结果；「资料录入 vs 回函快递信息」那条更正方向写反了（界面上两处都是「回函快递信息」，「资料录入」只在代码注释里）—— 已改回；§5.9 删除确认的"共几次回函"只在有历史回函时出现；§5.10 空态与指引入口按两页形态改（空态只给本类一个入口；全站只有「操作指引」一处入口，无顶部问号图标）；§5.1 的附件格式（只收 PDF，无 zip/扫描件）、拖拽区构成、未选文件态不给提示、演示批次 A 的页序描述、F-02「类型自动判定」已废；§5.2 的「确认归属」动作（v2.62 已移除）、单号行两句说明（v2.94 已删）、批量方式示例数字（11 页 → 中性示例）。另记 3 处"文档与实现/规范不符但本轮不改"（留给产品定，正文均已就地标注）：面单开关的字段名叫「最后页」而实现支持多张面单页、悬停预览的 1 秒 vs 注释 2 秒、银行印章「双向校验」界面只呈现"与被询证单位一致"一项。Word 版需求规格说明书同步：#1 操作说明注明"本类页只出现本类入口"、#3 银行面单口径改为"按识别出的面单页预切"、#10 分组数改为「14 个标准分组 + 1 个资金归集附表」，修改历史追加 V1.4，并重出文档核验（22 张图与图源 md5 对齐、七节 70 个 H4 不变）</w:t>
            </w:r>
          </w:p>
        </w:tc>
        <w:tc>
          <w:tcPr>
            <w:tcW w:type="dxa" w:w="1661"/>
          </w:tcPr>
          <w:p>
            <w:pPr>
              <w:spacing w:line="360" w:lineRule="auto" w:before="0" w:after="0"/>
            </w:pPr>
            <w:r>
              <w:rPr>
                <w:rFonts w:ascii="宋体" w:hAnsi="宋体" w:cs="宋体" w:eastAsia="宋体" w:hint="eastAsia"/>
                <w:b w:val="0"/>
                <w:sz w:val="24"/>
              </w:rPr>
              <w:t>5.1～5.10 全部、Word 需求规格说明书、文档头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2026-10-09</w:t>
            </w:r>
          </w:p>
        </w:tc>
        <w:tc>
          <w:tcPr>
            <w:tcW w:type="dxa" w:w="1661"/>
          </w:tcPr>
          <w:p>
            <w:pPr>
              <w:spacing w:line="360" w:lineRule="auto" w:before="0" w:after="0"/>
            </w:pPr>
            <w:r>
              <w:rPr>
                <w:rFonts w:ascii="宋体" w:hAnsi="宋体" w:cs="宋体" w:eastAsia="宋体" w:hint="eastAsia"/>
                <w:b w:val="0"/>
                <w:sz w:val="24"/>
              </w:rPr>
              <w:t>v3.18</w:t>
            </w:r>
          </w:p>
        </w:tc>
        <w:tc>
          <w:tcPr>
            <w:tcW w:type="dxa" w:w="1661"/>
          </w:tcPr>
          <w:p>
            <w:pPr>
              <w:spacing w:line="360" w:lineRule="auto" w:before="0" w:after="0"/>
            </w:pPr>
            <w:r>
              <w:rPr>
                <w:rFonts w:ascii="宋体" w:hAnsi="宋体" w:cs="宋体" w:eastAsia="宋体" w:hint="eastAsia"/>
                <w:b w:val="0"/>
                <w:sz w:val="24"/>
              </w:rPr>
              <w:t>第 4 章「业务流程」按当前实现整章校对（用户要求：「业务流程章节的流程图，和当前的设计逻辑相匹配么？请检查并按照当前逻辑进行调整」）：① 查出两张图整体失效 —— 4.5.2 数据流转路径 与 4.5.3 业务人员的操作路径 还停在 v2.33/2.35 时代：画的是「界面一 切分（文件识别录入 + 数据核对两次弹窗）→ 界面二 智能识别工作台（确认后才启动识别）」「操作列看进度列直写的下一步、点同一行的主按钮」，而这三件事早已不存在 —— 数据核对弹窗 v2.60 删除、两个界面 v2.57 合并/独立、识别 v2.62 改为上传即开跑、「下一步」主按钮 v2.52 移除；更要紧的是同一章内的 4.5 表里还写着「归属确认是真实闸门：点确定之前六项检测一项都不跑（v2.33）」，与 20 行之上 4.2 的 v2.62 修正自相矛盾（典型的"只追加引用块、不改正文"后果）。② 两张图按当前实现重画 —— 4.5.2 去掉"界面一/界面二"与"确认后才启动"：归属 → finalizeTask（唯一写入口）→ 落库 → 确认快递信息 → 结果填与不填两条边都指向「已完成」（v3.12：两步各自独立，确认快递信息时若结果已填即直接完成）；4.5.3 改为「更多 → 回函快递信息 / 回函结果」+ 可点步骤条，并补两条可选通道（右下角进度卡「看识别过程」、修正走 R-07）。③ 4.2 引导流水线同步三处 —— 银行上传弹窗并非"无任何字段"（v2.83 起同样有「最后页是否快递面单」，只是默认「是」且含义不同：整份末尾一张、管辖它前面的多个函证段）、③「后台异步识别」不再写"切分确认后并行"（v2.62：上传即开跑，仅银行阶段二例外）、④智能识别界面补上"卡头带风险等级标签 + 建议卡只给高 / 中风险的段"。④ 4.5 表第 4 条约束改写（原文即 ① 里那句 v2.33 闸门），与 4.2 的时序说明对齐。⑤ 对外版图源 figures/word_figures.md 同步三处（同样要按当前逻辑修正，不能只改内部）：银行归属不再有"建议归属 ≥65%"档（v2.62 起三档与候选表均不进界面，归属下拉就是"用户自己选"）、归档条件补"结果已填则确认快递信息后直接完成"、操作路径图改走「更多」并补进度卡与修正两条可选通道；Word 正文那段流转描述顺带修正（原文把"后台异步识别"写在归属之后，暗示串行）。⑥ 两套图各自重渲染（内部 figures/mermaid_0/1/2 按新源；对外 figures/word/mermaid_0..3 同），Word 需求规格说明书重出并核验（22 张图与图源 md5 逐一对齐、七节 70 个 H4 不变）</w:t>
            </w:r>
          </w:p>
        </w:tc>
        <w:tc>
          <w:tcPr>
            <w:tcW w:type="dxa" w:w="1661"/>
          </w:tcPr>
          <w:p>
            <w:pPr>
              <w:spacing w:line="360" w:lineRule="auto" w:before="0" w:after="0"/>
            </w:pPr>
            <w:r>
              <w:rPr>
                <w:rFonts w:ascii="宋体" w:hAnsi="宋体" w:cs="宋体" w:eastAsia="宋体" w:hint="eastAsia"/>
                <w:b w:val="0"/>
                <w:sz w:val="24"/>
              </w:rPr>
              <w:t>4.2 改造后 / 4.5 数据分工与流转 / 4.5.2 数据流转路径 / 4.5.3 业务人员的操作路径、figures/word_figures.md、Word 需求规格说明书、文档头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2026-10-08</w:t>
            </w:r>
          </w:p>
        </w:tc>
        <w:tc>
          <w:tcPr>
            <w:tcW w:type="dxa" w:w="1661"/>
          </w:tcPr>
          <w:p>
            <w:pPr>
              <w:spacing w:line="360" w:lineRule="auto" w:before="0" w:after="0"/>
            </w:pPr>
            <w:r>
              <w:rPr>
                <w:rFonts w:ascii="宋体" w:hAnsi="宋体" w:cs="宋体" w:eastAsia="宋体" w:hint="eastAsia"/>
                <w:b w:val="0"/>
                <w:sz w:val="24"/>
              </w:rPr>
              <w:t>v3.17</w:t>
            </w:r>
          </w:p>
        </w:tc>
        <w:tc>
          <w:tcPr>
            <w:tcW w:type="dxa" w:w="1661"/>
          </w:tcPr>
          <w:p>
            <w:pPr>
              <w:spacing w:line="360" w:lineRule="auto" w:before="0" w:after="0"/>
            </w:pPr>
            <w:r>
              <w:rPr>
                <w:rFonts w:ascii="宋体" w:hAnsi="宋体" w:cs="宋体" w:eastAsia="宋体" w:hint="eastAsia"/>
                <w:b w:val="0"/>
                <w:sz w:val="24"/>
              </w:rPr>
              <w:t>风险等级改为低 / 中 / 高三色（中风险独立成橙档）（用户：「这个风险，肯定是：低，中，高三个颜色」）：① 被推翻的旧口径 —— 自 v2.8 起全站"只有一个色相 + 红绿两档状态色"，中风险数据层保留、视觉并入红档（当年理由：中风险橙 #E8892B 被判为「咖啡色」，且色相越少越干净；v2.8 那条记录里明确写着删除 --c-risk-medium* 与 --c-warn）。② 新口径 —— 三档三色，业务上"中"必须与"高"一眼可分，压过"色相数量要少"的洁癖。新增令牌三件套：--c-risk-medium: #e8912d（图形）/ --c-risk-medium-bg: rgba(232,145,45,.12)（浅底）/ --c-risk-medium-text: #a85200（深档文字）—— 橙档文字取得比红绿更深，因为橙本身更亮、同档位下对比度天然更低（实测三档在各自 12% 浅底上 5.00 / 4.90 / 4.94 : 1，均 ≥ 4.5:1 WCAG AA）；解法是提高橙的饱和度而不是退回红档。③ 改动面（一次改齐，不留"只改了识别界面"的半截状态） —— TagTone 加 'medium' + .status-tag--medium（含 --ai 虚变体）；Marks.RISK_MAP.medium.tone 由 high 改 medium（列表「AI 风险」列与核验明细弹窗同此一枚 RiskTag，一并变橙）；shared.riskTone 增加 medium 档并拓宽返回类型（RecommendationCard.riskTone、TaskRows 的 verdict.tone 同步拓宽）；组头结论补 .group-verdict.is-medium（智能识别界面里，中风险的组头结论也随之变橙）。④ 实测（Playwright 1680×1000）：列表风险标签出现 ['高风险','中风险','低风险',…] 三档齐全；建议卡头 中风险 的类名为 status-tag status-tag--medium status-tag--lg、解析色字 rgb(168,82,0) / 底 rgba(232,145,45,.12)（对比 高风险 的 rgb(192,41,46)）；三档 token 取值互不相同；pageError 0、tsc --noEmit 零错误。⑤ 文档同步范围 —— 附录 B 7.1（总述 / 色值表 / 三分法表 / 已废弃色清单 / 底色变量清单 / 标签深档文字例外）、5.3 风险等级条目、5.4 风险分级、5.6「是否重新发函」列措辞、规范第 5 条颜色配额</w:t>
            </w:r>
          </w:p>
        </w:tc>
        <w:tc>
          <w:tcPr>
            <w:tcW w:type="dxa" w:w="1661"/>
          </w:tcPr>
          <w:p>
            <w:pPr>
              <w:spacing w:line="360" w:lineRule="auto" w:before="0" w:after="0"/>
            </w:pPr>
            <w:r>
              <w:rPr>
                <w:rFonts w:ascii="宋体" w:hAnsi="宋体" w:cs="宋体" w:eastAsia="宋体" w:hint="eastAsia"/>
                <w:b w:val="0"/>
                <w:sz w:val="24"/>
              </w:rPr>
              <w:t>全局配色、列表「AI 风险」列、核验明细弹窗、智能识别界面、附录 B 7.1、文档头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2026-10-08</w:t>
            </w:r>
          </w:p>
        </w:tc>
        <w:tc>
          <w:tcPr>
            <w:tcW w:type="dxa" w:w="1661"/>
          </w:tcPr>
          <w:p>
            <w:pPr>
              <w:spacing w:line="360" w:lineRule="auto" w:before="0" w:after="0"/>
            </w:pPr>
            <w:r>
              <w:rPr>
                <w:rFonts w:ascii="宋体" w:hAnsi="宋体" w:cs="宋体" w:eastAsia="宋体" w:hint="eastAsia"/>
                <w:b w:val="0"/>
                <w:sz w:val="24"/>
              </w:rPr>
              <w:t>v3.16</w:t>
            </w:r>
          </w:p>
        </w:tc>
        <w:tc>
          <w:tcPr>
            <w:tcW w:type="dxa" w:w="1661"/>
          </w:tcPr>
          <w:p>
            <w:pPr>
              <w:spacing w:line="360" w:lineRule="auto" w:before="0" w:after="0"/>
            </w:pPr>
            <w:r>
              <w:rPr>
                <w:rFonts w:ascii="宋体" w:hAnsi="宋体" w:cs="宋体" w:eastAsia="宋体" w:hint="eastAsia"/>
                <w:b w:val="0"/>
                <w:sz w:val="24"/>
              </w:rPr>
              <w:t>风险等级改为彩色标签 + 新增标签 lg 档（用户要求：「这个风险等级也用不同颜色的标签来展示，标签可以稍微大一点」）：① 原状 —— v3.14 刚把风险等级搬进建议卡头，形态是「风险等级」四字 + 一个染色数字（12px 标签名 + 13px 数值），读起来仍像一条字段行，而它是这一封的结论之一。② 改法 —— 复用全站统一件 StatusTag（Marks.RiskTag 的同款底座：浅底 + 深档语义色文字，红 / 绿 / 中性三档），不新写形态：RecommendationCard 的卡头右侧直接渲染 &lt;StatusTag tone={riskTone} size="lg"&gt;{riskLabel}&lt;/StatusTag&gt;。③ 尺寸：新开 lg 档 —— 按项目既有约定「尺寸与配色只由 global.css 的 .status-tag* 定义，组件侧只选档」，在 TagSize 加 'lg'、:root 加 --h-tag-lg: 26px、.status-tag--lg { height: 26px; padding: 0 10px; font-size: 13px }（md 20px / 12px、sm 16px / 11px 不动；md 为默认，故 size !== 'md' 才追加档位类）。26px 是相对 17px 结论文字取的 —— 20px 的标准档并排时显单薄，再大则抢结论。④ 用词与列表对齐 —— recognition/shared.tsx 的 RISK_LABEL 由单字（高 / 中 / 低）改为完整词（高风险 / 中风险 / 低风险；none → 待人工判定），与列表「AI 风险」列同词；「风险等级」前缀随之取消（标签文字自带「风险」二字）。⑤ 配色沿用站内既有取舍 —— 红档（高、中）/ 绿档（低）/ 中性（待人工判定）：中风险在数据层保留、视觉并入红档，不引入第三个色相（Marks.RISK_MAP 记着当年理由：橙色系标签被用户判为「咖啡色」）。若业务上要求「中」与「高」拉开色相，需先推翻那条取舍。⑥ 实测（Playwright 1680×1000：往来页 → 演示数据 → 归属界面「确定」→「看识别过程」）：3 张建议卡头各一枚标签 —— 高风险 / 中风险 / 中风险，类名 status-tag status-tag--high status-tag--lg，计算样式 高 26px、字 13px、字色 rgb(192,41,46)、底色 rgba(229,72,77,.12)（红档浅底 + 深档文字），卡头对齐由 baseline 改 center（标签有高度，基线对齐会把它顶偏）；页面已无裸数字式等级（「风险等级 高」0 处）；pageError 0、tsc --noEmit 零错误</w:t>
            </w:r>
          </w:p>
        </w:tc>
        <w:tc>
          <w:tcPr>
            <w:tcW w:type="dxa" w:w="1661"/>
          </w:tcPr>
          <w:p>
            <w:pPr>
              <w:spacing w:line="360" w:lineRule="auto" w:before="0" w:after="0"/>
            </w:pPr>
            <w:r>
              <w:rPr>
                <w:rFonts w:ascii="宋体" w:hAnsi="宋体" w:cs="宋体" w:eastAsia="宋体" w:hint="eastAsia"/>
                <w:b w:val="0"/>
                <w:sz w:val="24"/>
              </w:rPr>
              <w:t>5.3 AI 智能核验（智能识别界面）、RecommendationCard.tsx、StatusTag.tsx、recognition/shared.tsx、global.css、文档头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2026-10-08</w:t>
            </w:r>
          </w:p>
        </w:tc>
        <w:tc>
          <w:tcPr>
            <w:tcW w:type="dxa" w:w="1661"/>
          </w:tcPr>
          <w:p>
            <w:pPr>
              <w:spacing w:line="360" w:lineRule="auto" w:before="0" w:after="0"/>
            </w:pPr>
            <w:r>
              <w:rPr>
                <w:rFonts w:ascii="宋体" w:hAnsi="宋体" w:cs="宋体" w:eastAsia="宋体" w:hint="eastAsia"/>
                <w:b w:val="0"/>
                <w:sz w:val="24"/>
              </w:rPr>
              <w:t>v3.15</w:t>
            </w:r>
          </w:p>
        </w:tc>
        <w:tc>
          <w:tcPr>
            <w:tcW w:type="dxa" w:w="1661"/>
          </w:tcPr>
          <w:p>
            <w:pPr>
              <w:spacing w:line="360" w:lineRule="auto" w:before="0" w:after="0"/>
            </w:pPr>
            <w:r>
              <w:rPr>
                <w:rFonts w:ascii="宋体" w:hAnsi="宋体" w:cs="宋体" w:eastAsia="宋体" w:hint="eastAsia"/>
                <w:b w:val="0"/>
                <w:sz w:val="24"/>
              </w:rPr>
              <w:t>智能识别界面移除「来源卡」区（用户：「这个区域的内容，删除，不知道是干啥的」）：① 原状 —— 建议卡之后还有一摞来源卡，逐段列「回函原件 · 0813回函123.pdf · 第 1-3 页 · whzf0010006 · 广东证券股份有限公司」，文档里给它写的用途是"这些结论是拿哪些材料算的"。② 为什么用户看不懂 —— 这些素材与归属恰恰是他在上一屏（归属界面）自己逐段确认过的东西：每一段标着页区间、旁边就是命中的函证编号与被询证单位，AssignView 确认后才进的识别界面；此处再抄一遍，既无新信息、也无任何动作，三行卡就悬在结论卡之后成了"不知道干啥"的一段。审计要的「依据在哪」由检测点的依据明细承载（逐项展开：读了哪几页、用了什么方式、命中了什么），不需要一个只在界面末尾重复一次材料清单的分区。③ 改法 —— InsightView 删除 &lt;SourceCards /&gt; 与其派生 sources（含 SourceItem 导入），并在原位置留注释说明移除理由；删除范围严格限于该组件（v3.14 刚动过的建议卡、组头、进度区均未触碰，pageError 0）。④ SourceCards 组件保留备用、当前无人挂载 —— 按既有习惯（同 KKFileView 的处理）不在本轮删文件，其头部已注明"本组件当前无人挂载"及原因；样式 .source-card* 仍在 styles/insight.css。若"结论依据在哪"日后另有落点（检测点依据明细之外的独立证据区），可直接复用。⑤ 实测（Playwright 1680×1000：往来页 → 演示数据 → 归属界面「确定」→ 右下角进度卡「看识别过程」）：页面 .source-card 元素 0 个（移除前为 3 个，即三段各一）；「回函原件」字样在本页 0 处；3 张结论卡与各自的风险等级仍在、组头与进度区不受影响；pageError 0、tsc --noEmit 零错误</w:t>
            </w:r>
          </w:p>
        </w:tc>
        <w:tc>
          <w:tcPr>
            <w:tcW w:type="dxa" w:w="1661"/>
          </w:tcPr>
          <w:p>
            <w:pPr>
              <w:spacing w:line="360" w:lineRule="auto" w:before="0" w:after="0"/>
            </w:pPr>
            <w:r>
              <w:rPr>
                <w:rFonts w:ascii="宋体" w:hAnsi="宋体" w:cs="宋体" w:eastAsia="宋体" w:hint="eastAsia"/>
                <w:b w:val="0"/>
                <w:sz w:val="24"/>
              </w:rPr>
              <w:t>5.3 AI 智能核验（智能识别界面）、4.3 界面流转图、InsightView.tsx、文档头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2026-10-08</w:t>
            </w:r>
          </w:p>
        </w:tc>
        <w:tc>
          <w:tcPr>
            <w:tcW w:type="dxa" w:w="1661"/>
          </w:tcPr>
          <w:p>
            <w:pPr>
              <w:spacing w:line="360" w:lineRule="auto" w:before="0" w:after="0"/>
            </w:pPr>
            <w:r>
              <w:rPr>
                <w:rFonts w:ascii="宋体" w:hAnsi="宋体" w:cs="宋体" w:eastAsia="宋体" w:hint="eastAsia"/>
                <w:b w:val="0"/>
                <w:sz w:val="24"/>
              </w:rPr>
              <w:t>v3.14</w:t>
            </w:r>
          </w:p>
        </w:tc>
        <w:tc>
          <w:tcPr>
            <w:tcW w:type="dxa" w:w="1661"/>
          </w:tcPr>
          <w:p>
            <w:pPr>
              <w:spacing w:line="360" w:lineRule="auto" w:before="0" w:after="0"/>
            </w:pPr>
            <w:r>
              <w:rPr>
                <w:rFonts w:ascii="宋体" w:hAnsi="宋体" w:cs="宋体" w:eastAsia="宋体" w:hint="eastAsia"/>
                <w:b w:val="0"/>
                <w:sz w:val="24"/>
              </w:rPr>
              <w:t>风险等级并入结论卡（智能识别界面）（用户要求：「风险等级也放在这个区域吧，这个区域相当于是结论区域。底下的风险等级的数据就可以不要了」）：① 原状 —— 风险等级在页面底部只出现一次（primary = flagged[0] ?? evaluated[0]，即"第一段"的等级），而它右侧还搭着相符性规则提示 matchRuleHint（marginLeft:'auto' 填空白）—— 于是那一行既从属不明（多封一起识别时"这行风险是谁的"，与当初那句「下面的不相符是什么意思」同一个歧义），又把"风险为什么高"与"相不相符怎么判"两件事摆成一行（v3.13 那轮已指出该错位）。② 改法 —— RecommendationCard 新增 riskLabel / riskTone 两个入参，渲染在卡头右侧（编号 · 单位 同一行，未改动卡片其余结构）；InsightView 逐卡传入 riskText(...) / riskTone(...)（复用 recognition/shared 的既有派生，不写内联类型判断与新词），并删除底部那一行；随之清理：primary 常量、rule 常量、TYPE_RULE 导入（删完后本文件已无消费者）。③ 规则提示的去向 —— 它讲的是"相不相符怎么判"，与该行「风险等级」本不是一件事；撤出本页后并未丢失：仍在「回函结果填写」页「函证结果是否相符」旁的 Tooltip 里（ReplyResultModal，未改动）。④ 口径说明 —— 建议卡只给「高 / 中风险」的段（flagged），故低 / 无风险段在本页不显示风险等级；这与"只给需要关注的段出卡"的既有口径一致，那类行的等级在列表「AI 风险」列可见。⑤ 实测（Playwright 1680×1000：往来页 → 演示数据 → 归属界面「确定」→ 右下角进度卡「看识别过程」）：3 张结论卡头各带自己的等级 —— whzf0010006 · 广东证券股份有限公司 风险等级高、whzf0010005 · 海通证券股份有限公司 风险等级中、whzf0010003 · 华泰证券股份有限公司 风险等级中；卡外残留的「风险等级」文字 0 处；本页已无相符性规则提示；pageError 0、tsc --noEmit 零错误</w:t>
            </w:r>
          </w:p>
        </w:tc>
        <w:tc>
          <w:tcPr>
            <w:tcW w:type="dxa" w:w="1661"/>
          </w:tcPr>
          <w:p>
            <w:pPr>
              <w:spacing w:line="360" w:lineRule="auto" w:before="0" w:after="0"/>
            </w:pPr>
            <w:r>
              <w:rPr>
                <w:rFonts w:ascii="宋体" w:hAnsi="宋体" w:cs="宋体" w:eastAsia="宋体" w:hint="eastAsia"/>
                <w:b w:val="0"/>
                <w:sz w:val="24"/>
              </w:rPr>
              <w:t>5.3 AI 智能核验（智能识别界面）、InsightView.tsx、RecommendationCard.tsx、文档头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2026-10-08</w:t>
            </w:r>
          </w:p>
        </w:tc>
        <w:tc>
          <w:tcPr>
            <w:tcW w:type="dxa" w:w="1661"/>
          </w:tcPr>
          <w:p>
            <w:pPr>
              <w:spacing w:line="360" w:lineRule="auto" w:before="0" w:after="0"/>
            </w:pPr>
            <w:r>
              <w:rPr>
                <w:rFonts w:ascii="宋体" w:hAnsi="宋体" w:cs="宋体" w:eastAsia="宋体" w:hint="eastAsia"/>
                <w:b w:val="0"/>
                <w:sz w:val="24"/>
              </w:rPr>
              <w:t>v3.13</w:t>
            </w:r>
          </w:p>
        </w:tc>
        <w:tc>
          <w:tcPr>
            <w:tcW w:type="dxa" w:w="1661"/>
          </w:tcPr>
          <w:p>
            <w:pPr>
              <w:spacing w:line="360" w:lineRule="auto" w:before="0" w:after="0"/>
            </w:pPr>
            <w:r>
              <w:rPr>
                <w:rFonts w:ascii="宋体" w:hAnsi="宋体" w:cs="宋体" w:eastAsia="宋体" w:hint="eastAsia"/>
                <w:b w:val="0"/>
                <w:sz w:val="24"/>
              </w:rPr>
              <w:t>智能识别的置信度：进度条 → 彩色胶囊（用户报：「这个置信度进度条，根本看不见进度，都是灰色的，要么改成明显的颜色，要么改成彩色的标签，标签内是文字+置信度百分比」）：① 根因 —— 一个 inline 元素上的 width：置信度条由「轨道 + 填充」两个 &lt;span&gt; 组成，填充宽度靠内联样式 width: 95% 给，而 width / height 对 inline 元素不生效 ⇒ 填充宽度恒为 0、高度也拿不到，屏幕上只剩轨道那条 8% 灰底（正是用户看到的"全是灰的"）。轨道本身没问题 —— 它是 .confidence 这个 flex 容器的子项，会被 blockify。判据记入约定：给元素写 width / height 之前，先确认它不是 inline（&lt;span&gt; 默认 inline）。② 改法：取用户给的第二个方案，换成项目既有的彩色胶囊 AiChip（components/Marks.tsx）—— 就是「回函结果填写」页 AI 结论旁那一个，标签内即「置信度 95%」（文字 + 百分比同处一签），底色主色浅档 + 主色文字，低置信度(&lt; 90%)自动走红档并附「建议人工重点核对」悬停说明（满足 §5.3 通用约束第 4 条）。这一改同时把智能识别页拉回了 §7.2 色彩规范 —— 规范里写的本来就是「AI 产出 = 主色浅底 + AI xx% 置信度胶囊」，唯独这一页此前用细进度条（且它没生效）。③ 清掉死代码：insight.css 的 .confidence / .confidence__track / .confidence__fill(.is-low) / .confidence__pct 四条规则随之删除，原位留一条说明（含"要保留进度条形态就补 display: block"的根因，免得日后照抄）。④ 实测（Playwright 1680×1000：往来页 → 演示数据 → 归属界面「确定」→ 右下角进度卡「看识别过程」→ 智能识别界面）：3 张结论卡上的胶囊分别是 置信度 95% / 置信度 94% / 置信度 97%，计算样式底色 rgba(59,91,219,0.05)（主色浅档，可见）、文字色 rgb(59,91,219)、均含百分比；旧进度条元素 .confidence__fill 计数 0；pageError 0、tsc --noEmit 零错误</w:t>
            </w:r>
          </w:p>
        </w:tc>
        <w:tc>
          <w:tcPr>
            <w:tcW w:type="dxa" w:w="1661"/>
          </w:tcPr>
          <w:p>
            <w:pPr>
              <w:spacing w:line="360" w:lineRule="auto" w:before="0" w:after="0"/>
            </w:pPr>
            <w:r>
              <w:rPr>
                <w:rFonts w:ascii="宋体" w:hAnsi="宋体" w:cs="宋体" w:eastAsia="宋体" w:hint="eastAsia"/>
                <w:b w:val="0"/>
                <w:sz w:val="24"/>
              </w:rPr>
              <w:t>5.3 AI 智能核验（智能识别界面）、7.2 色彩规范、RecommendationCard.tsx、insight.css、文档头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2026-10-08</w:t>
            </w:r>
          </w:p>
        </w:tc>
        <w:tc>
          <w:tcPr>
            <w:tcW w:type="dxa" w:w="1661"/>
          </w:tcPr>
          <w:p>
            <w:pPr>
              <w:spacing w:line="360" w:lineRule="auto" w:before="0" w:after="0"/>
            </w:pPr>
            <w:r>
              <w:rPr>
                <w:rFonts w:ascii="宋体" w:hAnsi="宋体" w:cs="宋体" w:eastAsia="宋体" w:hint="eastAsia"/>
                <w:b w:val="0"/>
                <w:sz w:val="24"/>
              </w:rPr>
              <w:t>v3.12</w:t>
            </w:r>
          </w:p>
        </w:tc>
        <w:tc>
          <w:tcPr>
            <w:tcW w:type="dxa" w:w="1661"/>
          </w:tcPr>
          <w:p>
            <w:pPr>
              <w:spacing w:line="360" w:lineRule="auto" w:before="0" w:after="0"/>
            </w:pPr>
            <w:r>
              <w:rPr>
                <w:rFonts w:ascii="宋体" w:hAnsi="宋体" w:cs="宋体" w:eastAsia="宋体" w:hint="eastAsia"/>
                <w:b w:val="0"/>
                <w:sz w:val="24"/>
              </w:rPr>
              <w:t>「快递信息 / 回函结果」两步解耦（用户报：「完成回函结果填写后，前面的快递信息也会默认勾选完成，但实际上并没有完成……这两个是独立的没有必然的顺序关系」+「如果某个函证数据完成了，也不要修改整体表单数据的顺序」）：① 根因 —— 提交结果顺手打了核验留痕：SUBMIT_RESULT 除写 resultInfo 外，还把 verifyStatus 置为 verified 并补 verifiedBy/verifiedAt；而列表「回函进度」步骤条又是由一个进度值推两个勾（done: progress !== '待确认快递信息'）—— 两步就此被绑成一条流水线：只填结果 ⇒ 快递信息也被勾上、待人工确认 统计同时减少。② 改法三处：（a） SUBMIT_RESULT 不再碰 verifyStatus 与核验留痕（那两个字段是「确认回函快递信息」的产物，那一步才是全流程唯一的人工核验留痕动作）；（b） ProgressSteps 改为吃两个独立布尔值（快递信息 = verifyStatus === 'verified'；回函结果 = 有 resultInfo 或进度已是「已完成」—— 后半截是回归检查当场逮到的：演示/存量"已完成"行并不都带 resultInfo，只用前者会让它们掉勾），不再从进度枚举反推，「当前该做的那一步」= 第一个还没做的；（c） 进度取值随之收严：SUBMIT_RESULT 只在"快递信息也已确认"时置「已完成」，否则留在「待确认快递信息」，保证"进度"恒等于"下一步做什么"；配套 CONFIRM_DOC 不回退已归档行。③ 同源的第二处"顺序假设"一并放开：更多 菜单此前在「待确认快递信息」阶段刻意隐藏「回函结果」，注释写明理由是"从该状态进入等于绕过唯一核验留痕入口"—— 那正是拿隐藏入口去规避耦合缺陷；耦合去掉后该规则失去依据，且它与"进度列步骤条随时可点开结果"自相矛盾。④ 列表不再重排：「待人工确认优先」这条排序规则与"处理完不重排"直接冲突（处理完即跳位），故排序只留「回函时间倒序」这个不因处理动作而变的键。⑤ 实测（Playwright 1680×1000，往来页，对快递信息未确认的 whzf0010007 走进度列步骤条填完结果）：修前该行两步 ['done','done']（复现用户现象）、「待人工确认」4→3；修后 ['todo','done']（结果打勾、快递信息未勾）、行序前后完全一致、「待人工确认」4→4（那一步确实还没做）；另加回归：演示数据里的已完成行（whzf0010006）两步仍 ['done','done'] ✓；pageError 0、tsc --noEmit 零错误</w:t>
            </w:r>
          </w:p>
        </w:tc>
        <w:tc>
          <w:tcPr>
            <w:tcW w:type="dxa" w:w="1661"/>
          </w:tcPr>
          <w:p>
            <w:pPr>
              <w:spacing w:line="360" w:lineRule="auto" w:before="0" w:after="0"/>
            </w:pPr>
            <w:r>
              <w:rPr>
                <w:rFonts w:ascii="宋体" w:hAnsi="宋体" w:cs="宋体" w:eastAsia="宋体" w:hint="eastAsia"/>
                <w:b w:val="0"/>
                <w:sz w:val="24"/>
              </w:rPr>
              <w:t>4.4 状态机、5.6 列表（进度列 / 操作列 / 排序）、AppStore.tsx、Marks.tsx、ReplyList.tsx、文档头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2026-10-08</w:t>
            </w:r>
          </w:p>
        </w:tc>
        <w:tc>
          <w:tcPr>
            <w:tcW w:type="dxa" w:w="1661"/>
          </w:tcPr>
          <w:p>
            <w:pPr>
              <w:spacing w:line="360" w:lineRule="auto" w:before="0" w:after="0"/>
            </w:pPr>
            <w:r>
              <w:rPr>
                <w:rFonts w:ascii="宋体" w:hAnsi="宋体" w:cs="宋体" w:eastAsia="宋体" w:hint="eastAsia"/>
                <w:b w:val="0"/>
                <w:sz w:val="24"/>
              </w:rPr>
              <w:t>v3.11</w:t>
            </w:r>
          </w:p>
        </w:tc>
        <w:tc>
          <w:tcPr>
            <w:tcW w:type="dxa" w:w="1661"/>
          </w:tcPr>
          <w:p>
            <w:pPr>
              <w:spacing w:line="360" w:lineRule="auto" w:before="0" w:after="0"/>
            </w:pPr>
            <w:r>
              <w:rPr>
                <w:rFonts w:ascii="宋体" w:hAnsi="宋体" w:cs="宋体" w:eastAsia="宋体" w:hint="eastAsia"/>
                <w:b w:val="0"/>
                <w:sz w:val="24"/>
              </w:rPr>
              <w:t>「回函结果填写」页新增「一键采纳所有」（用户要求：「在查看完整核验后面加上【一键采纳所有】」）：① 动机 —— 「AI 核验结论」栏固定 5 条（函证结果是否相符 / 印章与被询证单位一致 / 是否为公章 / 是否有骑缝章 / 不相符手写内容识别），全采是常态、个别不采是例外，逐条点「采纳」就是 5 次纯重复劳动；口径同 v2.36 移除「回函快递信息」逐项采纳、v2.40 给询证事项表加「一键应用 AI 值」。② 实现 —— 新增 adoptAll()：按各自逐条按钮的同一套 setter一次性写入「有建议」的项（aiMatched !== null / 印章恒有 / aiOfficialSeal !== undefined / !isBank &amp;&amp; aiCrossSeal !== undefined / rule.detectHandwriting &amp;&amp; v.handwriting），即只跳过没有建议的项（恰好就是逐条按钮 disabled 的那几个），并 message.success('已采纳全部 AI 建议（N 项）') 报出条数。不引入第二套规则 —— 与逐条点「采纳」完全同效：已有值被建议值覆盖、采纳后仍可改。③ 位置与形态 —— 与「查看完整核验」并排（用户指定在其后面），同为默认小按钮：本栏主操作是各条结论上的「采纳」，这两个是辅助动作，用主色会把注意力从"逐条看结论"上引开（沿用 v2.66 那条判断）。④ 实测（Playwright 1680×1000，往来 whzf0010005 海通证券，从列表「更多 → 回函结果」打开）：点击前「已采纳」0 个 → 点击后 5 个（5 条全部有建议）、提示「已采纳全部 AI 建议（5 项）」；表单确实被写入 —— 差异说明 textarea 带入手写体转录全文、「相符 / 盖章 / 公章 / 骑缝章」四组按钮式单选全部选中（往来 4 项必填）；pageError 0、tsc --noEmit 零错误</w:t>
            </w:r>
          </w:p>
        </w:tc>
        <w:tc>
          <w:tcPr>
            <w:tcW w:type="dxa" w:w="1661"/>
          </w:tcPr>
          <w:p>
            <w:pPr>
              <w:spacing w:line="360" w:lineRule="auto" w:before="0" w:after="0"/>
            </w:pPr>
            <w:r>
              <w:rPr>
                <w:rFonts w:ascii="宋体" w:hAnsi="宋体" w:cs="宋体" w:eastAsia="宋体" w:hint="eastAsia"/>
                <w:b w:val="0"/>
                <w:sz w:val="24"/>
              </w:rPr>
              <w:t>5.5 回函结果填写、ReplyResultModal.tsx、文档头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2026-10-08</w:t>
            </w:r>
          </w:p>
        </w:tc>
        <w:tc>
          <w:tcPr>
            <w:tcW w:type="dxa" w:w="1661"/>
          </w:tcPr>
          <w:p>
            <w:pPr>
              <w:spacing w:line="360" w:lineRule="auto" w:before="0" w:after="0"/>
            </w:pPr>
            <w:r>
              <w:rPr>
                <w:rFonts w:ascii="宋体" w:hAnsi="宋体" w:cs="宋体" w:eastAsia="宋体" w:hint="eastAsia"/>
                <w:b w:val="0"/>
                <w:sz w:val="24"/>
              </w:rPr>
              <w:t>v3.10</w:t>
            </w:r>
          </w:p>
        </w:tc>
        <w:tc>
          <w:tcPr>
            <w:tcW w:type="dxa" w:w="1661"/>
          </w:tcPr>
          <w:p>
            <w:pPr>
              <w:spacing w:line="360" w:lineRule="auto" w:before="0" w:after="0"/>
            </w:pPr>
            <w:r>
              <w:rPr>
                <w:rFonts w:ascii="宋体" w:hAnsi="宋体" w:cs="宋体" w:eastAsia="宋体" w:hint="eastAsia"/>
                <w:b w:val="0"/>
                <w:sz w:val="24"/>
              </w:rPr>
              <w:t>「回函归属」退出即放弃本次上传（用户报：「就算没有点确定，点了退出以后，右下方也会开始智能识别。这个逻辑有问题吧」）：① 查证到的三件事：✕ 与「确定」在 store 层是同一个动作（都只派发 CLOSE_ASSIGN，差别仅「确定」会先提交草稿）；退出后没有任何入口回到归属界面 —— OPEN_ASSIGN 这个 action 全项目无人派发（死代码）；于是退出后批次仍在后台跑识别，而 pendingAssignCount &gt; 0 让进度卡的自动收起逻辑永远提前 return（卡片收不起来），卡上写着「正在对应 N 份」却无处可去。② 修法：退出＝放弃 —— 新增 DISCARD_BATCH（移除该批次与其任务、重算 floatingVisible），归属界面的 onClose（✕ 与 Esc 同路，FullscreenModal 的 onCancel）改走它并给一句 message.info('已放弃本次上传 —— 切分与归属未提交，识别已取消')；「确定」路径保持原样（先 COMMIT_SPLIT 提交再关闭）。依据仍是既有硬口径「归属未确定绝不落库」——草稿不落 store，没确定就没提交，那这批就没有存在的理由。③ 实测（Playwright 1680×1000，往来演示批次）：修前「点 ✕ 后：归属界面关闭 ✓</w:t>
            </w:r>
          </w:p>
        </w:tc>
        <w:tc>
          <w:tcPr>
            <w:tcW w:type="dxa" w:w="1661"/>
          </w:tcPr>
          <w:p>
            <w:pPr>
              <w:spacing w:line="360" w:lineRule="auto" w:before="0" w:after="0"/>
            </w:pPr>
            <w:r>
              <w:rPr>
                <w:rFonts w:ascii="宋体" w:hAnsi="宋体" w:cs="宋体" w:eastAsia="宋体" w:hint="eastAsia"/>
                <w:b w:val="0"/>
                <w:sz w:val="24"/>
              </w:rPr>
              <w:t>悬浮卡出现了 ✗」（精确复现用户现象）；修后「点 ✕ 后：归属界面关闭 ✓</w:t>
            </w:r>
          </w:p>
        </w:tc>
        <w:tc>
          <w:tcPr>
            <w:tcW w:type="dxa" w:w="1661"/>
          </w:tcPr>
          <w:p>
            <w:pPr>
              <w:spacing w:line="360" w:lineRule="auto" w:before="0" w:after="0"/>
            </w:pPr>
            <w:r>
              <w:rPr>
                <w:rFonts w:ascii="宋体" w:hAnsi="宋体" w:cs="宋体" w:eastAsia="宋体" w:hint="eastAsia"/>
                <w:b w:val="0"/>
                <w:sz w:val="24"/>
              </w:rPr>
              <w:t>悬浮卡没出现 ✓，等 2.5s 仍不出现 ✓」；回归「点「确定」后：悬浮卡照常出现 ✓」——提交路径不受影响；pageError 0、tsc --noEmit 零错误。④ 顺带记录：OPEN_ASSIGN 现为死代码（改名/删除属另一件事，未动）</w:t>
            </w:r>
          </w:p>
        </w:tc>
      </w:tr>
      <w:tr>
        <w:tc>
          <w:tcPr>
            <w:tcW w:type="dxa" w:w="1661"/>
          </w:tcPr>
          <w:p>
            <w:pPr>
              <w:spacing w:line="360" w:lineRule="auto" w:before="0" w:after="0"/>
            </w:pPr>
            <w:r>
              <w:rPr>
                <w:rFonts w:ascii="宋体" w:hAnsi="宋体" w:cs="宋体" w:eastAsia="宋体" w:hint="eastAsia"/>
                <w:b w:val="0"/>
                <w:sz w:val="24"/>
              </w:rPr>
              <w:t>2026-10-08</w:t>
            </w:r>
          </w:p>
        </w:tc>
        <w:tc>
          <w:tcPr>
            <w:tcW w:type="dxa" w:w="1661"/>
          </w:tcPr>
          <w:p>
            <w:pPr>
              <w:spacing w:line="360" w:lineRule="auto" w:before="0" w:after="0"/>
            </w:pPr>
            <w:r>
              <w:rPr>
                <w:rFonts w:ascii="宋体" w:hAnsi="宋体" w:cs="宋体" w:eastAsia="宋体" w:hint="eastAsia"/>
                <w:b w:val="0"/>
                <w:sz w:val="24"/>
              </w:rPr>
              <w:t>v3.09</w:t>
            </w:r>
          </w:p>
        </w:tc>
        <w:tc>
          <w:tcPr>
            <w:tcW w:type="dxa" w:w="1661"/>
          </w:tcPr>
          <w:p>
            <w:pPr>
              <w:spacing w:line="360" w:lineRule="auto" w:before="0" w:after="0"/>
            </w:pPr>
            <w:r>
              <w:rPr>
                <w:rFonts w:ascii="宋体" w:hAnsi="宋体" w:cs="宋体" w:eastAsia="宋体" w:hint="eastAsia"/>
                <w:b w:val="0"/>
                <w:sz w:val="24"/>
              </w:rPr>
              <w:t>修复「正在识别时右下角悬浮卡关不掉」（用户报：「现在这个正在识别，没法关闭」）：① 根因 —— AppStore 的 TICK（每 600ms 推进识别）结尾有一句 floatingVisible: anyRunning ? true : next.floatingVisible：只要还有批次在跑，就把卡片强行置回显示。于是用户点 ✕ → SET_FLOATING false → 600ms 后又被置回 true → 看起来就是关不掉。② 修法：卡片的显隐只由一次性事件决定 —— 删掉 TICK 里那句强制置真，TICK 只推进进度、不再碰显示状态；"该显示"的时机本来就都有显式置真：启动批次（START_BATCH）、归属确认后启动阶段二（CONFIRM_ASSIGN / MANUAL_MATCH / COMMIT_SPLIT）、重试；"该收起"只有两处：用户点 ✕、全部跑完 2.6s 后自动收起（原有逻辑不变）。③ 实测（Playwright 1680×1000：往来页 → 演示数据 → 归属界面 → 点「确定」回列表 → 卡片出现 → 点 ✕）：修前「点 ✕ 后立刻已收起 ✓，等 2.5s 自己弹回来了 ✗」＝ 精确复现用户现象；修后等 2.5s（跨 4 个 TICK）仍未出现 ✓；并且回归验证"再启动一批识别时卡片仍会重新出现 ✓"（没有修过头 —— 一次性事件唤出通路不变）；pageError 0、tsc --noEmit 零错误</w:t>
            </w:r>
          </w:p>
        </w:tc>
        <w:tc>
          <w:tcPr>
            <w:tcW w:type="dxa" w:w="1661"/>
          </w:tcPr>
          <w:p>
            <w:pPr>
              <w:spacing w:line="360" w:lineRule="auto" w:before="0" w:after="0"/>
            </w:pPr>
            <w:r>
              <w:rPr>
                <w:rFonts w:ascii="宋体" w:hAnsi="宋体" w:cs="宋体" w:eastAsia="宋体" w:hint="eastAsia"/>
                <w:b w:val="0"/>
                <w:sz w:val="24"/>
              </w:rPr>
              <w:t>5.1 上传与识别、AppStore.tsx、FloatingProgress.tsx、文档头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2026-10-08</w:t>
            </w:r>
          </w:p>
        </w:tc>
        <w:tc>
          <w:tcPr>
            <w:tcW w:type="dxa" w:w="1661"/>
          </w:tcPr>
          <w:p>
            <w:pPr>
              <w:spacing w:line="360" w:lineRule="auto" w:before="0" w:after="0"/>
            </w:pPr>
            <w:r>
              <w:rPr>
                <w:rFonts w:ascii="宋体" w:hAnsi="宋体" w:cs="宋体" w:eastAsia="宋体" w:hint="eastAsia"/>
                <w:b w:val="0"/>
                <w:sz w:val="24"/>
              </w:rPr>
              <w:t>v3.08</w:t>
            </w:r>
          </w:p>
        </w:tc>
        <w:tc>
          <w:tcPr>
            <w:tcW w:type="dxa" w:w="1661"/>
          </w:tcPr>
          <w:p>
            <w:pPr>
              <w:spacing w:line="360" w:lineRule="auto" w:before="0" w:after="0"/>
            </w:pPr>
            <w:r>
              <w:rPr>
                <w:rFonts w:ascii="宋体" w:hAnsi="宋体" w:cs="宋体" w:eastAsia="宋体" w:hint="eastAsia"/>
                <w:b w:val="0"/>
                <w:sz w:val="24"/>
              </w:rPr>
              <w:t>修复「点『改』只有第一次会弹出面单预览」（用户实测反馈：「那目前不是每次都会弹出，只有第一次进入这个界面的时候会弹出」）：① 根因 —— 请求发了，但下游 effect 不重跑：SplitPanel.startEdit 每次点「改」都调 onRequestPreview(该段末页, 该行)，但 PageSplitBoard 里"钉预览"的 effect 依赖是 [pinnedPage, pinnedAnchor] —— 同一段每次点的都是同一个页码、同一个行元素，两个值都没变 ⇒ effect 不重跑 ⇒ 关掉预览后再点「改」，预览不再出现。② 与设计意图冲突：v2.79 的注释里写着「要接着改就得再点一次『改』」，说明意图就是每次点都该弹（"同页再次请求保留原取景"那条规则本来就是为这条路准备的）—— 实现漏了这一层。③ 修法：让请求带自增序号 —— AssignView 的 previewPin 增加 n，onRequestPreview 每次 n + 1 并作为 pinRequest 传给切分板，effect 依赖补上它。序号只负责把"重复请求"变成"新请求"，"同页保留原取景"那条规则在原处照旧生效。④ 实测（Playwright 1680×1000：往来页 → 上传弹窗 →「往来函证拼接回函」→ 归属界面，对同一段连做 3 轮「点改 → 关掉 → 再点改」）：修前第 1 轮弹出、第 2 轮起没弹出（精确复现用户现象）；修后 3 轮全部弹出且都钉在「第 9 页」，关闭正常、pageError 0；tsc --noEmit 零错误</w:t>
            </w:r>
          </w:p>
        </w:tc>
        <w:tc>
          <w:tcPr>
            <w:tcW w:type="dxa" w:w="1661"/>
          </w:tcPr>
          <w:p>
            <w:pPr>
              <w:spacing w:line="360" w:lineRule="auto" w:before="0" w:after="0"/>
            </w:pPr>
            <w:r>
              <w:rPr>
                <w:rFonts w:ascii="宋体" w:hAnsi="宋体" w:cs="宋体" w:eastAsia="宋体" w:hint="eastAsia"/>
                <w:b w:val="0"/>
                <w:sz w:val="24"/>
              </w:rPr>
              <w:t>5.2 归属匹配、PageSplitBoard.tsx、AssignView.tsx、SplitPanel.tsx（请求源）、文档头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2026-10-08</w:t>
            </w:r>
          </w:p>
        </w:tc>
        <w:tc>
          <w:tcPr>
            <w:tcW w:type="dxa" w:w="1661"/>
          </w:tcPr>
          <w:p>
            <w:pPr>
              <w:spacing w:line="360" w:lineRule="auto" w:before="0" w:after="0"/>
            </w:pPr>
            <w:r>
              <w:rPr>
                <w:rFonts w:ascii="宋体" w:hAnsi="宋体" w:cs="宋体" w:eastAsia="宋体" w:hint="eastAsia"/>
                <w:b w:val="0"/>
                <w:sz w:val="24"/>
              </w:rPr>
              <w:t>v3.07</w:t>
            </w:r>
          </w:p>
        </w:tc>
        <w:tc>
          <w:tcPr>
            <w:tcW w:type="dxa" w:w="1661"/>
          </w:tcPr>
          <w:p>
            <w:pPr>
              <w:spacing w:line="360" w:lineRule="auto" w:before="0" w:after="0"/>
            </w:pPr>
            <w:r>
              <w:rPr>
                <w:rFonts w:ascii="宋体" w:hAnsi="宋体" w:cs="宋体" w:eastAsia="宋体" w:hint="eastAsia"/>
                <w:b w:val="0"/>
                <w:sz w:val="24"/>
              </w:rPr>
              <w:t>修复「回函归属」整面缩略图墙持续闪烁（用户报：「进入到这个界面后，缩略的图一直在闪烁」）：① 根因是一条"引用每 600ms 换一次"的链 —— 识别期间 store 每 600ms 发一次 TICK（条件是"还有批次没跑完"）→ state.batches 变 → AssignView 的 allTasks → fileTasks → baseDraft 逐级 useMemo 重算，每一级都换新引用 → 传给 PageSplitBoard 的 faceSheetPages（数组）与 faceSheetUrls（对象）每 600ms 就是一份新的；而三个画缩略图的 effect 依赖它们 ⇒ 整面墙每 600ms 从头重画，canvas.width = … 会先清空画布、再等 pdf.js 异步重绘 —— 屏幕上就是缩略图一直闪（页数越多越明显）。② 修法：把依赖从"引用"改成"内容" —— PageSplitBoard 内用 useMemo 按内容指纹（faceSheetPages.join(',') 与 页:地址 串）缓存这两个入参，内容没变就把新引用折回上一次那个，依赖自然稳定；面单取件 / 整墙重画 / 面单补画三个 effect 全部改用稳定引用。刻意不在 effect 里加"内容没变就 return"的守卫 —— React 重跑前会先执行上一次的 cleanup（把 cancelled 置真），提前 return 会把上一轮画到一半掐掉，墙上留下永远画不完的空白页，比闪更糟；所以必须从依赖这层修。③ 实测（Playwright 1680×1000：往来页 →「上传往来函证回函」→ 演示数据入口 → 归属界面，在识别仍在推进的窗口内连拍 6 帧、每帧间隔 600ms）：修前相邻帧像素差 RMS 7.3 / 7.3 / 10.3 / 7.3 / 7.3（最大 106）＝ 肉眼可见的闪；修后全部 0.000，9 张缩略图的采样像素数帧帧完全相同，pageError 0。A/B 方式：同一份代码只把整墙 effect 的依赖换回原引用即复现，换回稳定引用即消失</w:t>
            </w:r>
          </w:p>
        </w:tc>
        <w:tc>
          <w:tcPr>
            <w:tcW w:type="dxa" w:w="1661"/>
          </w:tcPr>
          <w:p>
            <w:pPr>
              <w:spacing w:line="360" w:lineRule="auto" w:before="0" w:after="0"/>
            </w:pPr>
            <w:r>
              <w:rPr>
                <w:rFonts w:ascii="宋体" w:hAnsi="宋体" w:cs="宋体" w:eastAsia="宋体" w:hint="eastAsia"/>
                <w:b w:val="0"/>
                <w:sz w:val="24"/>
              </w:rPr>
              <w:t>5.2 归属匹配、PageSplitBoard.tsx、AssignView.tsx（上游引用来源）、文档头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2026-10-08</w:t>
            </w:r>
          </w:p>
        </w:tc>
        <w:tc>
          <w:tcPr>
            <w:tcW w:type="dxa" w:w="1661"/>
          </w:tcPr>
          <w:p>
            <w:pPr>
              <w:spacing w:line="360" w:lineRule="auto" w:before="0" w:after="0"/>
            </w:pPr>
            <w:r>
              <w:rPr>
                <w:rFonts w:ascii="宋体" w:hAnsi="宋体" w:cs="宋体" w:eastAsia="宋体" w:hint="eastAsia"/>
                <w:b w:val="0"/>
                <w:sz w:val="24"/>
              </w:rPr>
              <w:t>v3.06</w:t>
            </w:r>
          </w:p>
        </w:tc>
        <w:tc>
          <w:tcPr>
            <w:tcW w:type="dxa" w:w="1661"/>
          </w:tcPr>
          <w:p>
            <w:pPr>
              <w:spacing w:line="360" w:lineRule="auto" w:before="0" w:after="0"/>
            </w:pPr>
            <w:r>
              <w:rPr>
                <w:rFonts w:ascii="宋体" w:hAnsi="宋体" w:cs="宋体" w:eastAsia="宋体" w:hint="eastAsia"/>
                <w:b w:val="0"/>
                <w:sz w:val="24"/>
              </w:rPr>
              <w:t>往来上传弹窗补上「没有文件？用演示数据体验」入口（用户：「上传往来函证这里，类似银行函证，弄一个演示上传展示数据的按钮」）：银行弹窗自 v2.47 就有这个入口，往来这边一直缺 —— 「想试一下但手头没有文件」的人只有银行那条路走得通。① SplitEntryModal 新增 demoLabel / onDemo 入参 + 拖拽区下方的同款入口（同措辞「没有文件？用演示数据体验：」、同闪电图标按钮），文案取自 DEMO_LABEL.A（两处共用一份，避免各写一份而漂移）；② ReplyList 新增 onCurrentDemo —— 与「下一步」同一条路（START_BATCH 会一并置 assignOpen → 直接进归属界面），差别只有「用内置批次代替选文件」；「最后页是否快递面单」在该路径上按演示批次的实际形态给定（A 批每段尾部各一页面单），不在演示路径上弹这个必选项 —— 演示的意图是"没文件也能一步看到结果"，不该反过来先让人回答一个他无从判断的问题；③ 顺带校正三处「文案与数据不符」（一律以 src/mock/recognition.ts 的批次为准）：DEMO_LABEL.A 由「9 页 / 5 封」→「9 页 / 3 段」（buildBatchA 实为 3 段）、DEMO_LABEL.B 由「17 页 / 4 封 + 1 张面单」→「22 页 / 5 封 + 2 张面单」、5.1 正文的银行批次由「11 页 / 3 封」→「22 页 / 5 封 + 2 张面单」（buildBatchB 为 pageCount: 22，含 5 个函证段 + 2 个面单段）；④ 同步修正 5.1 两处过时表述：银行弹窗「无任何字段」的说法（v2.83 起银行也有「最后页是否快递面单」，只是默认值与含义不同 —— 银行是"整份文件末尾一张、管辖它前面的多个函证段"，往来是"每段尾部各一张"）、两张截图位的「重点可见」（往来图补入口 ⑤，银行图去掉"与往来唯一差别是少了面单项"的旧口径）；⑤ 界面截图全部重抓（14 张 / 失败 0），ui_upload_current.png 已含新入口；tsc --noEmit 零错误</w:t>
            </w:r>
          </w:p>
        </w:tc>
        <w:tc>
          <w:tcPr>
            <w:tcW w:type="dxa" w:w="1661"/>
          </w:tcPr>
          <w:p>
            <w:pPr>
              <w:spacing w:line="360" w:lineRule="auto" w:before="0" w:after="0"/>
            </w:pPr>
            <w:r>
              <w:rPr>
                <w:rFonts w:ascii="宋体" w:hAnsi="宋体" w:cs="宋体" w:eastAsia="宋体" w:hint="eastAsia"/>
                <w:b w:val="0"/>
                <w:sz w:val="24"/>
              </w:rPr>
              <w:t>5.1 上传与识别、SplitEntryModal.tsx、ReplyList.tsx、mock/recognition.ts、界面截图、文档头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2026-10-08</w:t>
            </w:r>
          </w:p>
        </w:tc>
        <w:tc>
          <w:tcPr>
            <w:tcW w:type="dxa" w:w="1661"/>
          </w:tcPr>
          <w:p>
            <w:pPr>
              <w:spacing w:line="360" w:lineRule="auto" w:before="0" w:after="0"/>
            </w:pPr>
            <w:r>
              <w:rPr>
                <w:rFonts w:ascii="宋体" w:hAnsi="宋体" w:cs="宋体" w:eastAsia="宋体" w:hint="eastAsia"/>
                <w:b w:val="0"/>
                <w:sz w:val="24"/>
              </w:rPr>
              <w:t>v3.05</w:t>
            </w:r>
          </w:p>
        </w:tc>
        <w:tc>
          <w:tcPr>
            <w:tcW w:type="dxa" w:w="1661"/>
          </w:tcPr>
          <w:p>
            <w:pPr>
              <w:spacing w:line="360" w:lineRule="auto" w:before="0" w:after="0"/>
            </w:pPr>
            <w:r>
              <w:rPr>
                <w:rFonts w:ascii="宋体" w:hAnsi="宋体" w:cs="宋体" w:eastAsia="宋体" w:hint="eastAsia"/>
                <w:b w:val="0"/>
                <w:sz w:val="24"/>
              </w:rPr>
              <w:t>回函管理按函证类型拆成两个页面（两条路由）（用户：「这里的上传往来函证回函和上传银行函证回函，拆分成两个路由吧，因为，往来和银行是不同的控制表，不会在统一个页面上展示的」）：① 路由拆成 /reply/wanglai（往来函证回函）与 /reply/bank（银行函证回函），/ 与 /reply 一律重定向到往来页；ReplyList 改为接收 type，列表只归并本类函证（往来 7 封 / 银行 1 封，各页统计也只算本类）；② 主操作行只留本类的那一个上传入口（原来两队并列，正是"两类同页混展示"的残留），空态也只给本类入口；③ 页面头写明本类名 —— 面包屑进到二级菜单那一层（函证系统 / 回函管理 / 往来函证回函），右上给到另一类的切换（原型没有外层菜单，用分段控件代表另一个菜单入口，否则进了一类就回不去）；④ 列表去掉每行的「往来 / 银行」类型标签（单类页面里是重复信息，StatusTag 那处用法随之删除），「被询证单位（银行）」只在银行页表头出现</w:t>
            </w:r>
          </w:p>
        </w:tc>
        <w:tc>
          <w:tcPr>
            <w:tcW w:type="dxa" w:w="1661"/>
          </w:tcPr>
          <w:p>
            <w:pPr>
              <w:spacing w:line="360" w:lineRule="auto" w:before="0" w:after="0"/>
            </w:pPr>
            <w:r>
              <w:rPr>
                <w:rFonts w:ascii="宋体" w:hAnsi="宋体" w:cs="宋体" w:eastAsia="宋体" w:hint="eastAsia"/>
                <w:b w:val="0"/>
                <w:sz w:val="24"/>
              </w:rPr>
              <w:t>回函管理列表、路由结构、需求规范</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v3.04</w:t>
            </w:r>
          </w:p>
        </w:tc>
        <w:tc>
          <w:tcPr>
            <w:tcW w:type="dxa" w:w="1661"/>
          </w:tcPr>
          <w:p>
            <w:pPr>
              <w:spacing w:line="360" w:lineRule="auto" w:before="0" w:after="0"/>
            </w:pPr>
            <w:r>
              <w:rPr>
                <w:rFonts w:ascii="宋体" w:hAnsi="宋体" w:cs="宋体" w:eastAsia="宋体" w:hint="eastAsia"/>
                <w:b w:val="0"/>
                <w:sz w:val="24"/>
              </w:rPr>
              <w:t>核验页：页签切换联动左侧预览的默认取景（用户：「切换到【印章识别】【手写体识别】这两个页签的时候，左侧预览默认为回函件展开放大、发函用印件折叠。【发回函一致性检测】也一样，默认为发回函对比」）：改 VerificationPanel.selectItem —— 切页签时 setZoomed(key === 'consistency' ? null : 'replied')：非一致性检测的页签把回函件放大、发函用印件折叠（印章框 / 落章区 / 手写区都长在回函上，发函那边连批注都没有，hideViewToggle），一致性检测回到双栏均分（要看两件对照）。同时把"切到 AI 批注视图"的范围从只有印章识别扩到所有非一致性页签（手写体识别同样依赖批注层）。关键约束：只改默认值、不锁死 —— selectItem 仅在切页签时执行，用户在同页签里手动展开 / 折叠后不会被覆盖回来。实测（Playwright 1512×1400，打开海通证券的 AI 核验）：默认页签 = 两件均 is-half（h 635/640）；点「印章识别」→ 发函用印件 is-collapsed（h 26）、回函件 is-full（h 1250）；「手写体识别」→ 同上；切回「一致性检测」→ 恢复两件 is-half；回函栏视图按钮为「AI 批注」激活态；零 pageError、tsc --noEmit 0 错误</w:t>
            </w:r>
          </w:p>
        </w:tc>
        <w:tc>
          <w:tcPr>
            <w:tcW w:type="dxa" w:w="1661"/>
          </w:tcPr>
          <w:p>
            <w:pPr>
              <w:spacing w:line="360" w:lineRule="auto" w:before="0" w:after="0"/>
            </w:pPr>
            <w:r>
              <w:rPr>
                <w:rFonts w:ascii="宋体" w:hAnsi="宋体" w:cs="宋体" w:eastAsia="宋体" w:hint="eastAsia"/>
                <w:b w:val="0"/>
                <w:sz w:val="24"/>
              </w:rPr>
              <w:t>5.2 归属匹配、VerificationPanel.tsx、文档头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v3.03</w:t>
            </w:r>
          </w:p>
        </w:tc>
        <w:tc>
          <w:tcPr>
            <w:tcW w:type="dxa" w:w="1661"/>
          </w:tcPr>
          <w:p>
            <w:pPr>
              <w:spacing w:line="360" w:lineRule="auto" w:before="0" w:after="0"/>
            </w:pPr>
            <w:r>
              <w:rPr>
                <w:rFonts w:ascii="宋体" w:hAnsi="宋体" w:cs="宋体" w:eastAsia="宋体" w:hint="eastAsia"/>
                <w:b w:val="0"/>
                <w:sz w:val="24"/>
              </w:rPr>
              <w:t>一致性表：去掉外层那圈"表格"、去掉「发函」标注、表头加底色，整体参照 WorkBuddy 表格（用户：「里面的表格外面，不要再有一圈表格了。不需要标注发函，渲染的表格的表头底色，用别的颜色标注下。具体样式，可以参考 workbuddy 的表格样式，包括字体」）：① 去掉外层框 —— .cmp-side 原先带"浅底/白底 + 圆角 + 描边 + 内边距"，里面再放一张带框的表 = 表格套表格；现在外层彻底不留底色/边/内边距，结构只剩「组标题 → 表格」两层（实测 sideBox: { bg: transparent, border: 0, radius: 0, pad: 0 }）。② 去掉「发函」标签 —— 整块内容本来就都是发函底稿的值，组标题已说明这是哪张表，再挂标签只是噪音（labelRemoved: true）。③ 表头加底色 —— --c-fill-light（实测 rgb(247,249,252)）+ 正文墨色 + 字重 500 + 13px，靠底色而非加粗区分表头。④ 对齐 WorkBuddy 的表格样式：正文 14px / 表头 13px / 单元格 padding: 10px 10px !important（必须 !important —— antd 自己那条 .ant-table-wrapper .ant-table.ant-table-small … 权重更高，会把 padding 拽回 8px，实测过）/ 字距 0.01em；字体本身项目全局已是系统 sans 栈（-apple-system … PingFang SC / Microsoft YaHei），与 WorkBuddy 同系。实测（Playwright 1512×1400，deviceScaleFactor: 2 截单个 .cmp-group）：外层 bg transparent / border 0 / radius 0 / padding 0；th 底色 rgb(247,249,252)、13px、rgb(29,33,41)、padding 10px；td 14px；竖线 1px rgb(223,227,236)；差异红框照旧；零 pageError、tsc --noEmit 0 错误</w:t>
            </w:r>
          </w:p>
        </w:tc>
        <w:tc>
          <w:tcPr>
            <w:tcW w:type="dxa" w:w="1661"/>
          </w:tcPr>
          <w:p>
            <w:pPr>
              <w:spacing w:line="360" w:lineRule="auto" w:before="0" w:after="0"/>
            </w:pPr>
            <w:r>
              <w:rPr>
                <w:rFonts w:ascii="宋体" w:hAnsi="宋体" w:cs="宋体" w:eastAsia="宋体" w:hint="eastAsia"/>
                <w:b w:val="0"/>
                <w:sz w:val="24"/>
              </w:rPr>
              <w:t>5.2 归属匹配、7.2 表格规范、ConsistencyDiff.tsx / 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v3.02</w:t>
            </w:r>
          </w:p>
        </w:tc>
        <w:tc>
          <w:tcPr>
            <w:tcW w:type="dxa" w:w="1661"/>
          </w:tcPr>
          <w:p>
            <w:pPr>
              <w:spacing w:line="360" w:lineRule="auto" w:before="0" w:after="0"/>
            </w:pPr>
            <w:r>
              <w:rPr>
                <w:rFonts w:ascii="宋体" w:hAnsi="宋体" w:cs="宋体" w:eastAsia="宋体" w:hint="eastAsia"/>
                <w:b w:val="0"/>
                <w:sz w:val="24"/>
              </w:rPr>
              <w:t>一致性检测表：改白底 + 加框线；并确认「表格数量 / 行列数按识别结果实时渲染」已经成立（用户：「这个表格样式还是丑，不要灰色的底色，换成白色，然后，表格要有框线。还有，这个表格在实际落地的过程中，行列和表格数量是要根据识别结果实时渲染的，这个可以做到么？」）：① 白底 —— .cmp-side 去掉 --c-fill-light 浅底改 #fff（并补一条 --c-border-light 外框），antd 表头默认的浅灰底（#fafafa）也用 .cmp-antd .ant-table-thead th { background: #fff } 压成白。② 框线 —— antd Table 开 bordered；但项目全局有一段「表格去线」（.ant-table-tbody &gt; tr &gt; td { border-inline-end: none !important }，那是全站口径），所以按 .cmp-antd 作用域把竖线要回来（border-inline-end: 1px solid var(--c-border) !important，末列不画以免与外框双线、末行保留底线）；行线由 --c-border-light 加深到 --c-border、表头底线 rgba(16,24,40,0.16)（实测原先 1px solid rgb(234,237,244) 在白底上几乎看不见 —— 用户看到的"没有框线"其实是太淡）。§7.2 表格规范记例外（逐格核对的表需要网格线）。③ "实时渲染"的答复（实测取证）：已经成立 —— 表格数量、每张表的列数与行数全部来自识别结果，代码里没有任何写死：同一套组件渲染 招商证券（cswl 结构）= 6 张表（列数 6/5/6/5/5/2、行数 8/4/0/4/8/1，其中一张还因"原件此项无数据"是 0 行）、海通证券（wanglai 结构）= 4 张表（列数 5/4/4/1、行数 5/4/5/1）。落地时的唯一输入契约是 ConsistencyTable[]（src/types/index.ts：title / unit / columns[] / comparedColumns[] / keyColumns[] / sentRows[] / repliedRows[]，另含 sentPages / repliedPages 供「查看原件」定位）—— 识别层只要按这个结构吐数据，界面就照实渲染，不需要为"多一张表 / 多一列"改任何代码</w:t>
            </w:r>
          </w:p>
        </w:tc>
        <w:tc>
          <w:tcPr>
            <w:tcW w:type="dxa" w:w="1661"/>
          </w:tcPr>
          <w:p>
            <w:pPr>
              <w:spacing w:line="360" w:lineRule="auto" w:before="0" w:after="0"/>
            </w:pPr>
            <w:r>
              <w:rPr>
                <w:rFonts w:ascii="宋体" w:hAnsi="宋体" w:cs="宋体" w:eastAsia="宋体" w:hint="eastAsia"/>
                <w:b w:val="0"/>
                <w:sz w:val="24"/>
              </w:rPr>
              <w:t>5.2 归属匹配、7.2 表格规范、ConsistencyDiff.tsx / 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v3.01</w:t>
            </w:r>
          </w:p>
        </w:tc>
        <w:tc>
          <w:tcPr>
            <w:tcW w:type="dxa" w:w="1661"/>
          </w:tcPr>
          <w:p>
            <w:pPr>
              <w:spacing w:line="360" w:lineRule="auto" w:before="0" w:after="0"/>
            </w:pPr>
            <w:r>
              <w:rPr>
                <w:rFonts w:ascii="宋体" w:hAnsi="宋体" w:cs="宋体" w:eastAsia="宋体" w:hint="eastAsia"/>
                <w:b w:val="0"/>
                <w:sz w:val="24"/>
              </w:rPr>
              <w:t>① 左侧两件同步上下滚动 ② 右侧改 antd 表格控件 + 全部左对齐 ③ 补演示数据的不一致项（用户：「左侧的对比预览，我希望，同步上下滚动，右侧的表格，能不能用个表格控件来展示。然后，你可以做几个不一致的数据，然后，数据展示的时候，都进行左侧对其展示」）：① 同步滚动 —— AnnotatedPdfPreview 新增 scrollGroup?: string（PdfPreview 透传），核验页给上下两件传同一个键 verify-compare；内部用模块级 Map&lt;组名, Set&lt;滚动容器&gt;&gt; 注册，滚动时把 scrollTop 镜像给同组其它容器，并给被镜像的元素打 __syncedByPeer 标记掐掉随之而来的那次 scroll 事件（否则两端互推、滚起来发抖）。为什么用"字符串分组键"而不是父组件传 ref：滚动容器长在组件内部、外面拿不到，而"谁跟谁一起滚"只有调用方知道。② 表格控件 —— 手写的 &lt;table className="cmp-table"&gt; 换成 antd Table（size="small" / 无分页 / tableLayout="fixed" / 列宽沿用原权重算法 / 单元格仍走 Cell，差异标红那套原样保留）；.cmp-table* 一整套 CSS 删除，只留 .cmp-antd 的几处微调。③ 一律左对齐 —— 去掉原先"比对列右对齐"的 is-right，连金额列也不再右对齐（数字靠 tabular-nums 对齐）。④ 演示数据 —— 招商证券那封（whzf0010007）原本是"全部相符"，按用户要求补 3 处不一致（销售与应（预）收账款两处金额不符 + 其他款项一处整格缺失），风险随之由 riskOf(...) 自动算成中风险。实测（Playwright 1512×1400，打开招商证券的 AI 核验）：同步滚动 target 200 → 上件 200 / 下件 200（followed: true）；.cmp-antd .ant-table 6 张、diffCells 3（与「检出 3 项金额不符（共核对 24 项）」一致）；th/td/.cmp-cell 的 text-align 全为 start、右对齐单元格数 0；六组摘要「共 8 项 · 2 项不一致 / 4 项全部一致 / 原件此项无数据 / 4 项全部一致 / 共 8 项 · 1 项不一致 / 无可比对项」；零 pageError、tsc --noEmit 0 错误</w:t>
            </w:r>
          </w:p>
        </w:tc>
        <w:tc>
          <w:tcPr>
            <w:tcW w:type="dxa" w:w="1661"/>
          </w:tcPr>
          <w:p>
            <w:pPr>
              <w:spacing w:line="360" w:lineRule="auto" w:before="0" w:after="0"/>
            </w:pPr>
            <w:r>
              <w:rPr>
                <w:rFonts w:ascii="宋体" w:hAnsi="宋体" w:cs="宋体" w:eastAsia="宋体" w:hint="eastAsia"/>
                <w:b w:val="0"/>
                <w:sz w:val="24"/>
              </w:rPr>
              <w:t>5.2 归属匹配、AnnotatedPdfPreview.tsx / PdfPreview.tsx / VerificationPanel.tsx / ConsistencyDiff.tsx / mock/confirmations.ts / 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v3.00</w:t>
            </w:r>
          </w:p>
        </w:tc>
        <w:tc>
          <w:tcPr>
            <w:tcW w:type="dxa" w:w="1661"/>
          </w:tcPr>
          <w:p>
            <w:pPr>
              <w:spacing w:line="360" w:lineRule="auto" w:before="0" w:after="0"/>
            </w:pPr>
            <w:r>
              <w:rPr>
                <w:rFonts w:ascii="宋体" w:hAnsi="宋体" w:cs="宋体" w:eastAsia="宋体" w:hint="eastAsia"/>
                <w:b w:val="0"/>
                <w:sz w:val="24"/>
              </w:rPr>
              <w:t>版本号进位（v2.99 → v3.00）；① 核验页左侧预览区收紧留白、把空间还给页面 ② 一致性表格换一种表格式样（用户：「这个区域，边框窄一点，缩放的图标可以放在页面里面，然后，发回函文件靠近一点，我希望显示区域能大一些」；「右侧的这个表格，样式太丑了。换一种表格样式」）：① 预览区：.verify-workspace padding 16px 24px → 10px 14px、gap 16 → 12；左栏 gap 8 → 4；两件之间的间距 16px → 8px（.pv-pane + .pv-pane 的 margin/padding 各 8 → 4）且分隔线由 --c-hairline 压到 --c-border-light；每件标题行 min-height 30 → 26px。实测单件画布 785×609、两件间距 4px、标题行 26px。② 缩放工具条：查证后无需改动 —— 它本来就是绝对定位浮在预览区底部（position: absolute; bottom: 12; left: 50%，见 AnnotatedPdfPreview），不占文档流，正合用户"放在页面里面"的意思（放到纸页里反而会随页面滚走）。③ 表格改样式（按项目自己的 §7.2 表规范改，不再"像方格纸"）：th 左右留白 3 → 8px、补 letter-spacing: 0.02em、表头底线改为稍重的 rgba(16,24,40,0.16)；td 左右留白 3 → 8px、数据行线由 --c-hairline 压到 --c-border-light（这是"发沉/太丑"的主因）；行高 28 → 30px；表体外 .cmp-side padding 10/12 → 12/14。实测（Playwright 1512×1400）：th/td padding-left = 8px、th 底线 rgba(16,24,40,0.16)、td 底线 rgb(234,237,244)（= --c-border-light）、行高 30px、表体外 12px 14px；零 pageError、tsc --noEmit 0 错误</w:t>
            </w:r>
          </w:p>
        </w:tc>
        <w:tc>
          <w:tcPr>
            <w:tcW w:type="dxa" w:w="1661"/>
          </w:tcPr>
          <w:p>
            <w:pPr>
              <w:spacing w:line="360" w:lineRule="auto" w:before="0" w:after="0"/>
            </w:pPr>
            <w:r>
              <w:rPr>
                <w:rFonts w:ascii="宋体" w:hAnsi="宋体" w:cs="宋体" w:eastAsia="宋体" w:hint="eastAsia"/>
                <w:b w:val="0"/>
                <w:sz w:val="24"/>
              </w:rPr>
              <w:t>5.2 归属匹配、7.2 表格规范、global.css、文档头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v2.99</w:t>
            </w:r>
          </w:p>
        </w:tc>
        <w:tc>
          <w:tcPr>
            <w:tcW w:type="dxa" w:w="1661"/>
          </w:tcPr>
          <w:p>
            <w:pPr>
              <w:spacing w:line="360" w:lineRule="auto" w:before="0" w:after="0"/>
            </w:pPr>
            <w:r>
              <w:rPr>
                <w:rFonts w:ascii="宋体" w:hAnsi="宋体" w:cs="宋体" w:eastAsia="宋体" w:hint="eastAsia"/>
                <w:b w:val="0"/>
                <w:sz w:val="24"/>
              </w:rPr>
              <w:t>① 核验页删掉常驻「AI 批注图例」② 一致性检测不再左右并排，改为「只展示发函表格 + 回函不一致处就地标红」（用户：「这个页面去掉红色框子中的内容。然后右侧不需要这样子进行对比了，只需要把发函的多个表格都识别出来进行展示，然后回函内容识别出来不一致的用红色标注就行了。这样对比太丑了。而且左侧已经可以做到发回函文件进行比对了」）：① 删图例 —— VerificationPanel 的 annotationLegend() 与其渲染行、以及 .pv-legend 样式一并删除（各标注框的含义本来就写在框自己的标签上，常驻一整行图例既占地方、又得先读一遍才知道）。② 不再并排 —— ConsistencyDiff 去掉 TableSide side="replied" 那一栏，每张表只渲染发函侧、占满整宽；差异格仍走 .cmp-cell--diff 红框（§7.2 的语义性描边）。并排错在两点：右栏不宽，两表并列后各只剩一半、金额列被挤到换行；同一行要在左右两处来回看才发现差异 —— 而差异本该就地标出。③ 回函的值没有丢：改挂在差异格的悬停说明上（「回函为 X · 与发函相差 Y 元」；缺失/新增两种状态也各带一句），需要时才出现；发函/回函原件的对照交给左侧预览。④ 顺手两处：表标签由「发函文件识别结果」缩成「发函」；回函新增的行（发函侧没这一行）在非比对列退回用回函的值把行标出来，否则整行只剩一个红的「无此项」、看不出是哪个科目。实测（Playwright 1512×1400，打开 w719f100005 的 AI 核验）：pv-legend 不存在、全文搜不到「AI 批注图例」；.cmp-side 由 8 个降为 4 个且标签全是「发函」；.cmp-cell--diff 仍为 1（就是那处 4,169,130.47 的不符）；四组摘要照旧（9 项全部一致 / 共 4 项 · 1 项不一致 / 4 项全部一致 / 无可比对项）；零 pageError、tsc --noEmit 0 错误</w:t>
            </w:r>
          </w:p>
        </w:tc>
        <w:tc>
          <w:tcPr>
            <w:tcW w:type="dxa" w:w="1661"/>
          </w:tcPr>
          <w:p>
            <w:pPr>
              <w:spacing w:line="360" w:lineRule="auto" w:before="0" w:after="0"/>
            </w:pPr>
            <w:r>
              <w:rPr>
                <w:rFonts w:ascii="宋体" w:hAnsi="宋体" w:cs="宋体" w:eastAsia="宋体" w:hint="eastAsia"/>
                <w:b w:val="0"/>
                <w:sz w:val="24"/>
              </w:rPr>
              <w:t>5.2 归属匹配、ConsistencyDiff.tsx / VerificationPanel.tsx / 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v2.98</w:t>
            </w:r>
          </w:p>
        </w:tc>
        <w:tc>
          <w:tcPr>
            <w:tcW w:type="dxa" w:w="1661"/>
          </w:tcPr>
          <w:p>
            <w:pPr>
              <w:spacing w:line="360" w:lineRule="auto" w:before="0" w:after="0"/>
            </w:pPr>
            <w:r>
              <w:rPr>
                <w:rFonts w:ascii="宋体" w:hAnsi="宋体" w:cs="宋体" w:eastAsia="宋体" w:hint="eastAsia"/>
                <w:b w:val="0"/>
                <w:sz w:val="24"/>
              </w:rPr>
              <w:t>钉住后，划过缩略图不再移动预览内容（唯一的移动方式 = 窗口内按住拖）（用户：「到固定模式以后，就算鼠标放在原始文件缩略图上，固定页面的预览内容也不要移动了，只有在固定模式拖动才可以移动」）：① 撤销 v2.81 留下的旧口径「固定后仍可用缩略图微调位置」—— 那条与"钉住"本身互相矛盾：钉住的语义就是"我看见的就是我要核对的那一格"，鼠标顺路划过缩略图（去点别的段、去右侧填单号）不该把它挪走。② 实现：onCardMove（缩略图上的光标跟随）在钉住时直接 return；未钉住（悬停预览）时仍跟随 —— 那是"选位置"的阶段，本来就该跟。③ 钉住态下，移动预览内容的唯一入口 = 在预览窗口里按住拖（v2.82 手势）；移动窗口仍是拖标题栏（v2.92）。实测（Playwright 1512×950，判据用 6×6 分块亮度指纹）：未钉住时划动缩略图 diff 9（跟随正常）；点一下钉住后，在同一条缩略图上大幅划动 diff 0、划到别的缩略图上 diff 0、且预览仍钉着（页号不变）；窗口内按住拖 diff 1（仍能动）；零 pageError、tsc --noEmit 0 错误</w:t>
            </w:r>
          </w:p>
        </w:tc>
        <w:tc>
          <w:tcPr>
            <w:tcW w:type="dxa" w:w="1661"/>
          </w:tcPr>
          <w:p>
            <w:pPr>
              <w:spacing w:line="360" w:lineRule="auto" w:before="0" w:after="0"/>
            </w:pPr>
            <w:r>
              <w:rPr>
                <w:rFonts w:ascii="宋体" w:hAnsi="宋体" w:cs="宋体" w:eastAsia="宋体" w:hint="eastAsia"/>
                <w:b w:val="0"/>
                <w:sz w:val="24"/>
              </w:rPr>
              <w:t>5.2 归属匹配、PageSplitBoard.tsx、文档头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v2.97</w:t>
            </w:r>
          </w:p>
        </w:tc>
        <w:tc>
          <w:tcPr>
            <w:tcW w:type="dxa" w:w="1661"/>
          </w:tcPr>
          <w:p>
            <w:pPr>
              <w:spacing w:line="360" w:lineRule="auto" w:before="0" w:after="0"/>
            </w:pPr>
            <w:r>
              <w:rPr>
                <w:rFonts w:ascii="宋体" w:hAnsi="宋体" w:cs="宋体" w:eastAsia="宋体" w:hint="eastAsia"/>
                <w:b w:val="0"/>
                <w:sz w:val="24"/>
              </w:rPr>
              <w:t>右栏 420 → 400px（用户：「右侧区域稍微窄一点点」）：只动这一个常数值 —— 缩略图墙的列数由百分比保证（恒 5 列），不随栏宽变化，所以栏变窄只是让缩略图略微变小、列数不变。实测（Playwright 1512×950）：paneW: 400；板宽 1046（比 420px 时宽 20px）；墙仍是每行 5 张、行右缘距墙右缘 16px（精确铺满）；零 pageError、tsc --noEmit 0 错误</w:t>
            </w:r>
          </w:p>
        </w:tc>
        <w:tc>
          <w:tcPr>
            <w:tcW w:type="dxa" w:w="1661"/>
          </w:tcPr>
          <w:p>
            <w:pPr>
              <w:spacing w:line="360" w:lineRule="auto" w:before="0" w:after="0"/>
            </w:pPr>
            <w:r>
              <w:rPr>
                <w:rFonts w:ascii="宋体" w:hAnsi="宋体" w:cs="宋体" w:eastAsia="宋体" w:hint="eastAsia"/>
                <w:b w:val="0"/>
                <w:sz w:val="24"/>
              </w:rPr>
              <w:t>5.2 归属匹配、global.css、文档头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v2.96</w:t>
            </w:r>
          </w:p>
        </w:tc>
        <w:tc>
          <w:tcPr>
            <w:tcW w:type="dxa" w:w="1661"/>
          </w:tcPr>
          <w:p>
            <w:pPr>
              <w:spacing w:line="360" w:lineRule="auto" w:before="0" w:after="0"/>
            </w:pPr>
            <w:r>
              <w:rPr>
                <w:rFonts w:ascii="宋体" w:hAnsi="宋体" w:cs="宋体" w:eastAsia="宋体" w:hint="eastAsia"/>
                <w:b w:val="0"/>
                <w:sz w:val="24"/>
              </w:rPr>
              <w:t>缩略图墙：把"每行 5 张"从"看窗口宽度碰运气"改成"恒定成立"（用户截图：「现在是 4 张一行，我要 5 张一行」）：① 为什么 v2.95 在他那儿还是 4 张 —— v2.95 用的是"固定基准宽 184px 换行"：一行放几张 = floor(板宽 / 216)，取决于窗口宽度。我按 1680 宽验证是 5 张 ✓，但他的窗口是 1512（板宽约 1026）→ floor(1026/216) = 4 ✗。"一行几张"这种要求不能用"基准宽 + 换行"去碰，必须用比例保证。② 改法 —— flex: 0 1 calc(20% - 32px) + 两侧各 16px 内边距 ⇒ 每张外宽正好 20%，于是任何板宽下都恰好 5 张、且正好铺满；flex-shrink: 1（不是 0）留一点余地给亚像素舍入，避免第 5 张被 0.5px 挤到下一行；min-width: 130px（板子极窄时允许掉到 4 张，别把卡片压成一条）；max-width: 240px（超大屏不让缩略图无限放大）。实测（Playwright，两档窗口）：1680 → 板宽 1114，每行 5 张 × 184px、行右缘距墙右缘 16px（= 内边距，即精确铺满）；1512 → 板宽 1026，每行 5 张 × 167px、同样铺满；两档末行均为 2 张（22 = 5×4 + 2）；零 pageError、tsc --noEmit 0 错误</w:t>
            </w:r>
          </w:p>
        </w:tc>
        <w:tc>
          <w:tcPr>
            <w:tcW w:type="dxa" w:w="1661"/>
          </w:tcPr>
          <w:p>
            <w:pPr>
              <w:spacing w:line="360" w:lineRule="auto" w:before="0" w:after="0"/>
            </w:pPr>
            <w:r>
              <w:rPr>
                <w:rFonts w:ascii="宋体" w:hAnsi="宋体" w:cs="宋体" w:eastAsia="宋体" w:hint="eastAsia"/>
                <w:b w:val="0"/>
                <w:sz w:val="24"/>
              </w:rPr>
              <w:t>5.2 归属匹配、global.css、文档头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v2.95</w:t>
            </w:r>
          </w:p>
        </w:tc>
        <w:tc>
          <w:tcPr>
            <w:tcW w:type="dxa" w:w="1661"/>
          </w:tcPr>
          <w:p>
            <w:pPr>
              <w:spacing w:line="360" w:lineRule="auto" w:before="0" w:after="0"/>
            </w:pPr>
            <w:r>
              <w:rPr>
                <w:rFonts w:ascii="宋体" w:hAnsi="宋体" w:cs="宋体" w:eastAsia="宋体" w:hint="eastAsia"/>
                <w:b w:val="0"/>
                <w:sz w:val="24"/>
              </w:rPr>
              <w:t>缩略图墙：每行恒定 5 张、宽度均匀（修 v2.94 引入的"行与行张数交替"）（用户截图：「这太乱了，一行就是 5 个页，不要这么乱」）：① 病根 —— v2.94 让卡片 flex: 1 1 150px 撑满行，但页间剪刀 .split-board__cut 宽 32px，于是"卡片 + 剪刀"成对占位；行末那把剪刀塞不下就换行，导致行与行交替成 5、4、5、4（截图里第 1 行 5 张、第 2 行 4 张），视觉上就是"乱"。② 解法 —— 让剪刀在流里占 0 宽（width: 0），图标与虚线溢出到卡片之间那条 32px 的缝上（缝由卡片 margin: 0 16px 提供）；图标改绝对居中并自带一块可点区域（0 宽按钮本身点不到，命中它的子元素即命中按钮）。③ 卡片基准宽改 184px（配 32px 缝 = 每张占 216px）：1116px 宽的板子正好 5 张一行、余量由本行平分（实测每张 184px 完全均匀、行右缘与墙右缘只差内边距 16px），末行上限 190px（差异 ≤3%，看不出）。实测（Playwright 1680×1000）：四行各 5 张、末行 2 张，每行 wMin === wMax === 184、leftover: 16px（= 内边距，即精确铺满）；剪刀 getBoundingClientRect().width === 0 但悬停仍变色（opacity 1 / 主色）、按图标中心点击仍能切分（点"第 4 页后"→ 段 1 第 1-3 页、段 2 第 4 页、段 3 第 5-6 页）；切分后每行张数不变（5,5,5,5,2）；零 pageError、tsc --noEmit 0 错误</w:t>
            </w:r>
          </w:p>
        </w:tc>
        <w:tc>
          <w:tcPr>
            <w:tcW w:type="dxa" w:w="1661"/>
          </w:tcPr>
          <w:p>
            <w:pPr>
              <w:spacing w:line="360" w:lineRule="auto" w:before="0" w:after="0"/>
            </w:pPr>
            <w:r>
              <w:rPr>
                <w:rFonts w:ascii="宋体" w:hAnsi="宋体" w:cs="宋体" w:eastAsia="宋体" w:hint="eastAsia"/>
                <w:b w:val="0"/>
                <w:sz w:val="24"/>
              </w:rPr>
              <w:t>5.2 归属匹配、global.css、文档头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v2.94</w:t>
            </w:r>
          </w:p>
        </w:tc>
        <w:tc>
          <w:tcPr>
            <w:tcW w:type="dxa" w:w="1661"/>
          </w:tcPr>
          <w:p>
            <w:pPr>
              <w:spacing w:line="360" w:lineRule="auto" w:before="0" w:after="0"/>
            </w:pPr>
            <w:r>
              <w:rPr>
                <w:rFonts w:ascii="宋体" w:hAnsi="宋体" w:cs="宋体" w:eastAsia="宋体" w:hint="eastAsia"/>
                <w:b w:val="0"/>
                <w:sz w:val="24"/>
              </w:rPr>
              <w:t>① 归属界面排版：右栏 360→420px、缩略图墙每行铺满（消除右侧大片空白）②删掉单号行残留的两句说明③修正"未识别到"措辞④文档补写面单识别时机与包裹配色规则（用户：「这里留空白太多了，右侧可以再宽一点，整个界面排版布局要看起来舒服」；「这两句也是多余，【包裹1】标签已经能说明问题」；「这个识别的时机需要写在需求文档里」）：① 右栏固定宽 360 → 420px（v2.73「宽度恒定、不随数据变」这条不变，变的是常数值）；缩略图墙每行铺满 —— 卡片改 flex: 1 1 150px; max-width: 190px，基准宽 150px 决定"一行放几张"，余量由本行卡片平分（实测 1116px 板子：5 张约 190px + 4 把剪刀，几乎精确铺满，右侧那块空白消失，缩略图也略微变大）。踩坑记录：先试的是把墙改成 display: grid + auto-fill —— 行不通，因为两页之间还夹着页间剪刀 .split-board__cut，它是 position: relative 的普通 flex 子项（宽 32px、align-self: stretch 撑出虚线竖线），改成网格后剪刀也各占一个格位，22 页只铺出 3 列、列间被拉得很开（截图确认）。网格要求子项全是"内容"，而这里是"内容 + 分隔器" —— 已回退为 flex。② 删掉单号行的「管辖段 X–Y（N 封）」与「来自段 N 的面单」（分组已由包裹标签表达；"号由谁提供"由"面单段那行有单号、其余行没有"自然体现），连带删除不再使用的 governsTextOf。③ 面单段空值措辞：不再一律说"面单条码未读出"（那是"识别了但失败"的口径），改为「这一页没有识别到面单条码 —— 请照预览图上的运单号填写」—— 用户手工标出的页可能从未参与过识别，说"未读出"会误导。④ 文档：新增 §5.2「银行函证：面单识别发生在什么时机」（含两级筛选的成本取舍、"②仍需人工切分故识别不得成为前置条件、必须异步回填"、以及由此推出的措辞要求），并把包裹标签 8 档配色规则写进 7.2 标签规范。实测（Playwright 1680×1000）：右栏 paneW: 420；墙每行 5 张、卡片右缘 1119（板宽 1116，余量由 199 → 约 4）；全文不再出现「管辖段」「来自段」；两处未识别行的文案为「这一页没有识别到面单条码 —— 请照预览图上的运单号填写」；零 pageError、tsc --noEmit 0 错误</w:t>
            </w:r>
          </w:p>
        </w:tc>
        <w:tc>
          <w:tcPr>
            <w:tcW w:type="dxa" w:w="1661"/>
          </w:tcPr>
          <w:p>
            <w:pPr>
              <w:spacing w:line="360" w:lineRule="auto" w:before="0" w:after="0"/>
            </w:pPr>
            <w:r>
              <w:rPr>
                <w:rFonts w:ascii="宋体" w:hAnsi="宋体" w:cs="宋体" w:eastAsia="宋体" w:hint="eastAsia"/>
                <w:b w:val="0"/>
                <w:sz w:val="24"/>
              </w:rPr>
              <w:t>5.2 归属匹配、7.2 标签规范、global.css / SplitPanel.tsx、文档头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v2.93</w:t>
            </w:r>
          </w:p>
        </w:tc>
        <w:tc>
          <w:tcPr>
            <w:tcW w:type="dxa" w:w="1661"/>
          </w:tcPr>
          <w:p>
            <w:pPr>
              <w:spacing w:line="360" w:lineRule="auto" w:before="0" w:after="0"/>
            </w:pPr>
            <w:r>
              <w:rPr>
                <w:rFonts w:ascii="宋体" w:hAnsi="宋体" w:cs="宋体" w:eastAsia="宋体" w:hint="eastAsia"/>
                <w:b w:val="0"/>
                <w:sz w:val="24"/>
              </w:rPr>
              <w:t>人工填写的单号保留「改」入口；删掉单号行的「同包裹 / 本文件面单」文字；包裹标签扩到 8 档配色（用户四条：「如果是手动填入的快递单号，填写后，仍然需要保留修改的入口」；「有了包裹标签了，下面就不需要【同包裹】【本文快递面单】这个文字说明了」；另两条是"银行面单什么时候识别"与"包裹颜色逻辑"的提问 → 见 5.2 正文）：① 人工值保留「改」 —— v2.78 定的"只有未识别 / 异常才可改"是给机器识别值定的；但人工填的是人的判断，填完只要格式合法就不再触发任何校验、错了没人兜底，所以必须留回改的口子，并标一句「人工填写」与机器值区分。判定用草稿表：draft.express[i] !== undefined（SplitPanel 新增 manualExpress prop，AssignView 直接传 draft.express）。被管辖的段仍不给「改」 —— 单号只有一处来源。② 标签只留「快递单号」，删掉「本文件面单 · 」「同包裹 · 」两个前缀（分组已由包裹标签承担）；保留「来自段 N 的面单」「管辖段 X–Y（N 封）」—— 它们表达的是"号从哪来、管着谁"，不是分组。③ 配色 4 档 → 8 档（4 档时"包裹 5"会撞回"包裹 1"的蓝）：色相按 230/25/190/262/335/135/300/75 拉开，且"隔着 4 个的那一档不撞色"；超过 8 个循环复用 —— 数字才是主标识，颜色只是辅助。实测（Playwright 1680×1000）：人工填 SF0251774187726 后该行 改=True、flag=False、文案含「人工填写」；被管辖的段 1/2 显示同一号且 改=False（一处来源）；再点「改」能重新打开编辑且回显原值；document.body.innerText 中「同包裹」「本文件面单」均为 false；8 档色板逐个渲染为 rgb(59,91,219) / rgb(232,89,12) / rgb(11,114,133) / rgb(112,72,232) / rgb(194,37,92) / rgb(47,158,68) / rgb(181,23,158) / rgb(92,148,13)；零 pageError、tsc --noEmit 0 错误</w:t>
            </w:r>
          </w:p>
        </w:tc>
        <w:tc>
          <w:tcPr>
            <w:tcW w:type="dxa" w:w="1661"/>
          </w:tcPr>
          <w:p>
            <w:pPr>
              <w:spacing w:line="360" w:lineRule="auto" w:before="0" w:after="0"/>
            </w:pPr>
            <w:r>
              <w:rPr>
                <w:rFonts w:ascii="宋体" w:hAnsi="宋体" w:cs="宋体" w:eastAsia="宋体" w:hint="eastAsia"/>
                <w:b w:val="0"/>
                <w:sz w:val="24"/>
              </w:rPr>
              <w:t>5.2 归属匹配、SplitPanel.tsx / AssignView.tsx / global.css、7.2 标签规范、文档头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v2.92</w:t>
            </w:r>
          </w:p>
        </w:tc>
        <w:tc>
          <w:tcPr>
            <w:tcW w:type="dxa" w:w="1661"/>
          </w:tcPr>
          <w:p>
            <w:pPr>
              <w:spacing w:line="360" w:lineRule="auto" w:before="0" w:after="0"/>
            </w:pPr>
            <w:r>
              <w:rPr>
                <w:rFonts w:ascii="宋体" w:hAnsi="宋体" w:cs="宋体" w:eastAsia="宋体" w:hint="eastAsia"/>
                <w:b w:val="0"/>
                <w:sz w:val="24"/>
              </w:rPr>
              <w:t>放大预览：窗口可用鼠标拖动 + 固定状态改用图钉图标（用户：「进入固定模式以后，固定模式的弹窗可以用鼠标拖动位置」；「固定前和固定后，我希望窗口上有个固定的图标来标识，而不是用文字说明」）：① 拖头部 = 移动窗口（像拖标题栏），拖画布 = 平移取景（v2.82 起不变）—— 一个手势不能干两件事，必须分区；分给头部是桌面端通用约定，用户不用学第二遍。钉住态头部 cursor: move、拖动中 grabbing，且 onMouseDown 同样 preventDefault()（否则按下会抢走快递单号输入框的焦点 → 失焦即保存 → 编辑被当场提交）。② 位置要记住（zoomPos 存在父组件，moveZoomTo 用 useCallback 保持引用稳定，避免拖动每一帧都重挂 window 监听）：否则下次渲染又回自动位，"刚把窗口挪开"等于白做 —— 而他挪开往往正因为自动位挡着他要看的东西。位置跨「关闭 → 重新钉出」保留，离开归属界面才重置。③ 夹在视口内，但只保证"头部够得着"：左右各允许部分出屏（保留 160px 可见）、上边不允许出屏（头部就是拖拽把手）—— 否则窗口飞出屏幕只能刷新找回。④ 固定状态用图钉图标表示、不用文字：空心图钉（中性灰 rgb(122,128,140)）= 未固定（预览跟随鼠标）、实心图钉（主色 rgb(59,91,219)）= 已固定；含义靠 title 补 —— 悬停说明不算"文字说明"（不占版面、不干扰读数）。头部因此只剩「第 N 页 · 局部放大 ×2（· 已旋转 90°）」+ 旋转 / 关闭两个按钮。实测（Playwright 1680×1000）：拖头部 (+180,+150) → 窗口位移正好 (180,150)、取景指纹差异 0（窗口动、画面不动）；拖画布 (−150,0) → 窗口位移 (0,0)、取景指纹变化（画面动、窗口不动）；编辑中拖窗口 → editing: true + 输入框仍聚焦；填 SF0251774187726 回车提交 ✓；✕ 关闭后重新钉出 → 位置仍停在拖到的 (624,521)（未回自动位）；零 pageError、tsc --noEmit 0 错误</w:t>
            </w:r>
          </w:p>
        </w:tc>
        <w:tc>
          <w:tcPr>
            <w:tcW w:type="dxa" w:w="1661"/>
          </w:tcPr>
          <w:p>
            <w:pPr>
              <w:spacing w:line="360" w:lineRule="auto" w:before="0" w:after="0"/>
            </w:pPr>
            <w:r>
              <w:rPr>
                <w:rFonts w:ascii="宋体" w:hAnsi="宋体" w:cs="宋体" w:eastAsia="宋体" w:hint="eastAsia"/>
                <w:b w:val="0"/>
                <w:sz w:val="24"/>
              </w:rPr>
              <w:t>5.2 归属匹配、PageSplitBoard.tsx / 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v2.91</w:t>
            </w:r>
          </w:p>
        </w:tc>
        <w:tc>
          <w:tcPr>
            <w:tcW w:type="dxa" w:w="1661"/>
          </w:tcPr>
          <w:p>
            <w:pPr>
              <w:spacing w:line="360" w:lineRule="auto" w:before="0" w:after="0"/>
            </w:pPr>
            <w:r>
              <w:rPr>
                <w:rFonts w:ascii="宋体" w:hAnsi="宋体" w:cs="宋体" w:eastAsia="宋体" w:hint="eastAsia"/>
                <w:b w:val="0"/>
                <w:sz w:val="24"/>
              </w:rPr>
              <w:t>「切分结果」的包裹分组改形态：删掉左侧蓝竖线与组首小字，改成每行一个鲜亮包裹标签（用户：「同一个包裹的每个函证页签上，都有一个包裹的标签，用鲜亮的原色标注，不需要写 2 封函证 + 1 张面单，左侧不要有蓝色的竖线」）：① 删 —— 行上的 borderLeft: 2px solid var(--c-primary) + paddingLeft: 8（那条蓝竖线）、组首那行「包裹 N · X 封函证 + 1 张面单」小字（连带不再需要的 countOfGroup）。② 改 —— 同一个包裹的每一行都挂一个实色小胶囊「包裹 N」，位置紧跟「段 N」之后；颜色由包裹号决定（4 档循环：蓝 #3b5bdb / 橙 #e8590c / 青 #0b7285 / 紫 #7048e8），于是原来竖线承担的"哪几行是一个快递"这层信息由颜色接手，"同一色 = 同一包裹"比一条压在最左边的色条更直接（视线停在哪一行都能立刻知道它属于哪个包裹，不必往上翻找组首）。③ 有意破一次 7.2 的「标签一律浅底无边框」 —— 用户要的是「鲜亮的原色」，浅底达不到这个醒目度；且它不是 StatusTag 那类状态标签（档位语义 high/low/neutral/primary），而是分组标记，需要"一色一包裹"的稳定映射，故单独建 .split-rows__pkg（--0…--3，JS 侧 % 4 拼接，两边要一起改）。④ 保留：面单段自己那个快递图标、快递面单（共用） 下拉取值、管辖范围文案。实测（Playwright 1680×1000，按 3 页切分 + 演示数据自动把末页预切成面单段 → 立刻两个包裹）：8 行行行都有标签、段 1–3 = 包裹 1 且同色 rgb(59,91,219)、段 4–8 = 包裹 2 且同色 rgb(232,89,12)（同包裹同色、不同包裹不同色 ✓）；行 borderLeftWidth: 1px（= 普通卡片边框，2px 蓝竖线已消失）、paddingLeft: 10px（= 默认值）、行首子元素已是 split-rows__head（组首小字块已移除）、document.body.innerText.includes('封函证 + 1 张面单') === false；零 pageError、tsc --noEmit 0 错误</w:t>
            </w:r>
          </w:p>
        </w:tc>
        <w:tc>
          <w:tcPr>
            <w:tcW w:type="dxa" w:w="1661"/>
          </w:tcPr>
          <w:p>
            <w:pPr>
              <w:spacing w:line="360" w:lineRule="auto" w:before="0" w:after="0"/>
            </w:pPr>
            <w:r>
              <w:rPr>
                <w:rFonts w:ascii="宋体" w:hAnsi="宋体" w:cs="宋体" w:eastAsia="宋体" w:hint="eastAsia"/>
                <w:b w:val="0"/>
                <w:sz w:val="24"/>
              </w:rPr>
              <w:t>5.2 归属匹配、SplitPanel.tsx / global.css、7.2 标签规范（记录例外）、文档头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v2.90</w:t>
            </w:r>
          </w:p>
        </w:tc>
        <w:tc>
          <w:tcPr>
            <w:tcW w:type="dxa" w:w="1661"/>
          </w:tcPr>
          <w:p>
            <w:pPr>
              <w:spacing w:line="360" w:lineRule="auto" w:before="0" w:after="0"/>
            </w:pPr>
            <w:r>
              <w:rPr>
                <w:rFonts w:ascii="宋体" w:hAnsi="宋体" w:cs="宋体" w:eastAsia="宋体" w:hint="eastAsia"/>
                <w:b w:val="0"/>
                <w:sz w:val="24"/>
              </w:rPr>
              <w:t>放大预览加「临时旋转 90°」（用户要求：「在固定模式预览的时候，加一个旋转的功能，临时旋转不修改原始 pdf，因为我发现有的快递面单回横着或者竖着扫描」）：① 只转这块预览画布 —— 不改原文件、不动缩略图墙、不写回任务，纯查看行为（用户说的"临时"）。头部加一个顺时针旋转按钮（RotateRightOutlined）；② 旋转在"画离屏位图"那一步做（p.getViewport({ rotation: p.rotate + rotate })）—— 位图转好之后，下面那套"按归一化坐标裁剪 + 按住拖动"的取景逻辑一行都不用改；若改用 CSS transform: rotate()，裁剪坐标与拖动方向映射全得跟着改；③ rotation 是绝对角，必须写成 p.rotate + rotate —— pdf.js 该参数会取代page.rotate，只写 rotate 会把扫描件文件自带的 90/270 旋转撤销掉（"本来就竖着的"反被转横）；④ 角度按页各记一份（zoomRotations: Record&lt;page, number&gt;）—— 同一份文件常"这几页横、那几页竖"，共用一个角度会互相打架；关掉预览再打开同一页仍是转好的角度（用户要连着核对好几个面单）；⑤ 转完接着看同一处纸面 —— 绕中心顺时针 90°，原在 (fx, fy) 的点会落到 (1 - fy, fx)，取景同步挪过去，否则刚对准的单号"转没了"、还得重拖一遍（转四次正好回到原处，可逆）；⑥ 按钮的 onMouseDown 必须 preventDefault() —— 否则点它会抢走输入框焦点，而输入框是失焦即保存，用户"点改 → 发现是横的 → 点旋转"这条最自然的路径会在按钮上把还没敲的编辑当场提交掉。实测（Playwright 1680×1000，指纹用 12×8 分块平均亮度）：hasRotateButton: true；点一次 → 头部「已旋转 90°」、指纹差异 23（画面确实转了）、有内容的块 12/96（不空）；点旋转时 editing: true + 输入框仍聚焦 ✓（没打断填写）；再点三次 → 头部回到无「已旋转」、指纹与初始逐块完全一致（差异 0）；填 SF0251774187726 回车 → 该行提交 ✓；零 pageError、tsc --noEmit 0 错误</w:t>
            </w:r>
          </w:p>
        </w:tc>
        <w:tc>
          <w:tcPr>
            <w:tcW w:type="dxa" w:w="1661"/>
          </w:tcPr>
          <w:p>
            <w:pPr>
              <w:spacing w:line="360" w:lineRule="auto" w:before="0" w:after="0"/>
            </w:pPr>
            <w:r>
              <w:rPr>
                <w:rFonts w:ascii="宋体" w:hAnsi="宋体" w:cs="宋体" w:eastAsia="宋体" w:hint="eastAsia"/>
                <w:b w:val="0"/>
                <w:sz w:val="24"/>
              </w:rPr>
              <w:t>5.2 归属匹配、PageSplitBoard.tsx、文档头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v2.89</w:t>
            </w:r>
          </w:p>
        </w:tc>
        <w:tc>
          <w:tcPr>
            <w:tcW w:type="dxa" w:w="1661"/>
          </w:tcPr>
          <w:p>
            <w:pPr>
              <w:spacing w:line="360" w:lineRule="auto" w:before="0" w:after="0"/>
            </w:pPr>
            <w:r>
              <w:rPr>
                <w:rFonts w:ascii="宋体" w:hAnsi="宋体" w:cs="宋体" w:eastAsia="宋体" w:hint="eastAsia"/>
                <w:b w:val="0"/>
                <w:sz w:val="24"/>
              </w:rPr>
              <w:t>修「快递面单固定窗口展示有问题」（两个真 bug）（用户截图：固定窗口里只有一行"原件未加载"，而且那行字浮在缩略图上）：① 窗口背景是透明的 —— 真因是 .split-board__zoom 写的 background: var(--card-bg)，而这个 CSS 变量在本项目里从未定义过：不存在的自定义属性不会报错、只会静默失效 → 背景算成 rgba(0,0,0,0) → 固定窗口变成"一行字浮在缩略图上"。改为实色 #fff + 1px 边框；顺手修掉另一处同样引用了未定义变量的地方（页面卡片上的悬浮按钮）。② 预览落到「原件未加载」空态 —— 用户把第 9 页标成快递面单后点「改」，而演示数据里只有 17 / 22 两页有专属面单样例，该页取不到 → 原先 doc 直接给 null → 空窗。两处修：(a) 该页没有专属样例时退回本文件那张面单（faceSheetUrlOfPage(file,pg) ?? faceSheetUrlOfFile(file)）—— 于是预览里看到的是一张真面单；(b) 预览取图改为 faceDocsRef.current[page] ?? doc（面单文档没就绪就用上传件），并把 sourcePage 改为"只有在真的用面单文档时才取 1"（否则退回上传件时会去取上传件的第 1 页，页号全错）。③ 空态补一个虚线框 + 浅底（真·未加载时也不像渲染失败）。实测（Playwright 1680×1000）：窗口 background: rgb(255,255,255) ✓、boxShadow/border 正常 ✓、hasCanvas: true 且画布 1440×1000 ink=6.5%（有实际内容）✓、emptyText: '' ✓、头部仍写「第 9 页 · 已固定 · 按住拖动看别处」✓；截图确认窗口是白卡、里面就是那张顺丰面单（运单号清晰可读）✓；零 pageError、tsc --noEmit 0 错误</w:t>
            </w:r>
          </w:p>
        </w:tc>
        <w:tc>
          <w:tcPr>
            <w:tcW w:type="dxa" w:w="1661"/>
          </w:tcPr>
          <w:p>
            <w:pPr>
              <w:spacing w:line="360" w:lineRule="auto" w:before="0" w:after="0"/>
            </w:pPr>
            <w:r>
              <w:rPr>
                <w:rFonts w:ascii="宋体" w:hAnsi="宋体" w:cs="宋体" w:eastAsia="宋体" w:hint="eastAsia"/>
                <w:b w:val="0"/>
                <w:sz w:val="24"/>
              </w:rPr>
              <w:t>5.2 归属匹配、global.css / AssignView.tsx / PageSplitBoard.tsx、文档头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v2.88</w:t>
            </w:r>
          </w:p>
        </w:tc>
        <w:tc>
          <w:tcPr>
            <w:tcW w:type="dxa" w:w="1661"/>
          </w:tcPr>
          <w:p>
            <w:pPr>
              <w:spacing w:line="360" w:lineRule="auto" w:before="0" w:after="0"/>
            </w:pPr>
            <w:r>
              <w:rPr>
                <w:rFonts w:ascii="宋体" w:hAnsi="宋体" w:cs="宋体" w:eastAsia="宋体" w:hint="eastAsia"/>
                <w:b w:val="0"/>
                <w:sz w:val="24"/>
              </w:rPr>
              <w:t>① 归属界面不再留大片空白（内容区精确填满）；②「小图标一直闪」与「某些页空白」确认为同一根因（pdf.js 的 JBIG2 解码路径），仍未修复：① 空白 —— 上一轮把面板高度写成 calc(100vh - 210px) 是估弹窗外壳的高，估不准：窗口一矮，面板就比内容区矮，底下留一大片空白。改为沿用项目里已有的先例（结果填写页 / 识别工作台 / 核验页三处都是这套）：.fs-modal .ant-modal-body:has(.assign-pane) 转定高 flex + &gt; .fs-body-inner 拉伸 + .assign-pane { flex: 1 }，由 flex 精确填满、不再算像素；另补窄屏降级（&lt; 1100px 回整页滚动）。实测：bodyH = innerH = paneH = 900（innerFills: true）、外层 scrollHeight − clientHeight = 0、左墙与右栏各自滚互不带动 ✓。② 闪 —— 用户报「打开后这些 pdf 小图标会一直闪」：实测同一画布隔 500ms 采三次，图像解码期间指纹会变（stable=False），几秒后自行稳定 → 与"空白页"同源：图像一直处"待就绪"，pdf.js 反复重试重绘。排查到的硬事实：浏览器里 fetch('/pdfjs/wasm/jbig2.wasm') = 200 / application/wasm / 104852 字节、worker 文件 200 / 1.26 MB → 文件完全可取，问题在 pdf.js 内部那条加载路径（Setting up fake worker 说明它退回了主线程回退路径）。试过两条都失败：?worker + workerPort（worker 起来了但整面墙全空白，已退回）、wasmUrl 改绝对地址（地址对了、照样取不到）。遗留：闪与空白未修复；下一步在 optimizeDeps / 别名指向 node_modules / dev middleware 三条里挑（注：dev middleware 只在 dev 生效，若要 build 出静态包需另做）</w:t>
            </w:r>
          </w:p>
        </w:tc>
        <w:tc>
          <w:tcPr>
            <w:tcW w:type="dxa" w:w="1661"/>
          </w:tcPr>
          <w:p>
            <w:pPr>
              <w:spacing w:line="360" w:lineRule="auto" w:before="0" w:after="0"/>
            </w:pPr>
            <w:r>
              <w:rPr>
                <w:rFonts w:ascii="宋体" w:hAnsi="宋体" w:cs="宋体" w:eastAsia="宋体" w:hint="eastAsia"/>
                <w:b w:val="0"/>
                <w:sz w:val="24"/>
              </w:rPr>
              <w:t>5.2 归属匹配、global.css / utils/pdfSetup.ts、文档头</w:t>
            </w:r>
          </w:p>
        </w:tc>
        <w:tc>
          <w:tcPr>
            <w:tcW w:type="dxa" w:w="1661"/>
          </w:tcPr>
          <w:p>
            <w:pPr>
              <w:spacing w:line="360" w:lineRule="auto" w:before="0" w:after="0"/>
            </w:pPr>
            <w:r>
              <w:rPr>
                <w:rFonts w:ascii="宋体" w:hAnsi="宋体" w:cs="宋体" w:eastAsia="宋体" w:hint="eastAsia"/>
                <w:b w:val="0"/>
                <w:sz w:val="24"/>
              </w:rPr>
              <w:t>部分完成</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v2.87</w:t>
            </w:r>
          </w:p>
        </w:tc>
        <w:tc>
          <w:tcPr>
            <w:tcW w:type="dxa" w:w="1661"/>
          </w:tcPr>
          <w:p>
            <w:pPr>
              <w:spacing w:line="360" w:lineRule="auto" w:before="0" w:after="0"/>
            </w:pPr>
            <w:r>
              <w:rPr>
                <w:rFonts w:ascii="宋体" w:hAnsi="宋体" w:cs="宋体" w:eastAsia="宋体" w:hint="eastAsia"/>
                <w:b w:val="0"/>
                <w:sz w:val="24"/>
              </w:rPr>
              <w:t>① 归属界面左右两栏各自独立滚动；② 查到"某些页空白"的真因是 pdf.js 缺 wasm 解码器（未接线完，遗留）：① 布局 —— 用户要求「左侧区域固定，右侧独立滚动，不要右侧往下滚左侧也跟着滚」。真因：.assign-pane 用的是 min-height: 560px（最小高度），右栏段一多就把整行撑高 → 整个弹窗开始滚，左墙被一起带走。改成确定高度 height: calc(100vh - 210px) + min-height: 420px，.assign-pane__board 由写死的 560px 改为 height: 100% → 两栏各自在内部滚。实测：弹窗外层 scrollHeight - clientHeight = 0（不再有整屏滚动条）、把右栏 scrollTop 设成 500 后左墙与弹窗的 scrollTop 都保持 0、右栏自身滚了 ✓。② 空白页真因 —— 22 页银行件里第 16、18-21 页一直空白。此前那条 catch 是静默吞掉的，界面上毫无线索；本轮把失败打到 console 后才看见：Unable to decode image "img_p3_1": "JBig2Error: JBig2 failed to initialize" + Dependent image isn't ready yet —— 扫描件的图像是 JBIG2 编码，pdf.js 6 必须配 wasmUrl（JBIG2/JPEG2000 的 wasm 解码器）才能解，不配就一直"等图"、那几页永远画不出来；顺带 workerSrc 也没配（Setting up fake worker）。已做：把 pdfjs-dist 的 wasm/、standard_fonts/、pdf.worker.min.mjs 拷进 public/pdfjs/（30 个文件 / 3.5 MB，实测 HTTP 200、application/wasm 正确），并新增 src/utils/pdfSetup.ts 统一设置 workerSrc 与 PDF_INIT（wasmUrl / standardFontDataUrl），三个 getDocument 调用点全部改用。但浏览器侧仍未成功：控制台里 Unable to load wasm data at: /pdfjs/wasm/jbig2.wasm + Failed to fetch dynamically imported module: .../jbig2_nowasm_fallback.js?import —— 后者是 Vite 对 public/ 里 JS 的动态导入做了干预，前者仍需进一步接线（下一步：optimizeDeps / 别名 / dev middleware 三种走法逐一试）。遗留：空白页未修复</w:t>
            </w:r>
          </w:p>
        </w:tc>
        <w:tc>
          <w:tcPr>
            <w:tcW w:type="dxa" w:w="1661"/>
          </w:tcPr>
          <w:p>
            <w:pPr>
              <w:spacing w:line="360" w:lineRule="auto" w:before="0" w:after="0"/>
            </w:pPr>
            <w:r>
              <w:rPr>
                <w:rFonts w:ascii="宋体" w:hAnsi="宋体" w:cs="宋体" w:eastAsia="宋体" w:hint="eastAsia"/>
                <w:b w:val="0"/>
                <w:sz w:val="24"/>
              </w:rPr>
              <w:t>5.2 归属匹配、global.css / PageSplitBoard.tsx / AnnotatedPdfPreview.tsx / utils/pdfSetup.ts / public/pdfjs/*、文档头</w:t>
            </w:r>
          </w:p>
        </w:tc>
        <w:tc>
          <w:tcPr>
            <w:tcW w:type="dxa" w:w="1661"/>
          </w:tcPr>
          <w:p>
            <w:pPr>
              <w:spacing w:line="360" w:lineRule="auto" w:before="0" w:after="0"/>
            </w:pPr>
            <w:r>
              <w:rPr>
                <w:rFonts w:ascii="宋体" w:hAnsi="宋体" w:cs="宋体" w:eastAsia="宋体" w:hint="eastAsia"/>
                <w:b w:val="0"/>
                <w:sz w:val="24"/>
              </w:rPr>
              <w:t>部分完成</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v2.86</w:t>
            </w:r>
          </w:p>
        </w:tc>
        <w:tc>
          <w:tcPr>
            <w:tcW w:type="dxa" w:w="1661"/>
          </w:tcPr>
          <w:p>
            <w:pPr>
              <w:spacing w:line="360" w:lineRule="auto" w:before="0" w:after="0"/>
            </w:pPr>
            <w:r>
              <w:rPr>
                <w:rFonts w:ascii="宋体" w:hAnsi="宋体" w:cs="宋体" w:eastAsia="宋体" w:hint="eastAsia"/>
                <w:b w:val="0"/>
                <w:sz w:val="24"/>
              </w:rPr>
              <w:t>同包裹的段连成一组 + 面单段加快递标识（用户：「可以把同一包裹的圈起来，这样用户看着更明显，而且标记为快递面单的那一段，再加一个快递标识」；并问「往来也用这套逻辑会不会段太多、有点乱」）：① 分组 —— 「切分结果」里把同一张面单管辖的那几段 + 那张面单段连成一组：整组左边一根主色竖线、组首一行小字「包裹 N · X 封函证 + 1 张面单」；面单段是组的最后一段（与文件顺序一致）。② 快递标识 —— 面单段的段号前加一个 CarOutlined 图标，与组首图标呼应，扫一眼就知道哪行是面单。③ 往来是否也改成"面单段"？→ 建议不改（见下方"为什么"）：往来的面单页就在每段尾部、一对一，切出来只会让段数翻倍（20 封 → 40 段）而不带来任何新信息（它本来就不存在"管辖谁"的问题）。真正让"段多=乱"的，是列表里全是同质的行 —— 加分组就解决了，所以银行用它、往来保持原结构，但两类在视觉语言上统一（有面单的地方都有快递标识）。④ 实现：SplitPanel 算出「段 → 包裹号」，组内行给竖线、组首行给说明；往来因没有面单段，天然不带任何分组（实测：无组、无图标）。实测（Playwright）：银行 = 2 个组头「包裹 1 / 包裹 2 · 1 封函证 + 1 张面单」、4 段全在组内、段 2 与段 4 带快递图标 ✓；往来 = 无组头、无竖线、无图标 ✓；tsc --noEmit 0 错误、零 pageError</w:t>
            </w:r>
          </w:p>
        </w:tc>
        <w:tc>
          <w:tcPr>
            <w:tcW w:type="dxa" w:w="1661"/>
          </w:tcPr>
          <w:p>
            <w:pPr>
              <w:spacing w:line="360" w:lineRule="auto" w:before="0" w:after="0"/>
            </w:pPr>
            <w:r>
              <w:rPr>
                <w:rFonts w:ascii="宋体" w:hAnsi="宋体" w:cs="宋体" w:eastAsia="宋体" w:hint="eastAsia"/>
                <w:b w:val="0"/>
                <w:sz w:val="24"/>
              </w:rPr>
              <w:t>5.2 归属匹配、SplitPanel.tsx、文档头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v2.85</w:t>
            </w:r>
          </w:p>
        </w:tc>
        <w:tc>
          <w:tcPr>
            <w:tcW w:type="dxa" w:w="1661"/>
          </w:tcPr>
          <w:p>
            <w:pPr>
              <w:spacing w:line="360" w:lineRule="auto" w:before="0" w:after="0"/>
            </w:pPr>
            <w:r>
              <w:rPr>
                <w:rFonts w:ascii="宋体" w:hAnsi="宋体" w:cs="宋体" w:eastAsia="宋体" w:hint="eastAsia"/>
                <w:b w:val="0"/>
                <w:sz w:val="24"/>
              </w:rPr>
              <w:t>银行件做成两个包裹 —— 面单的两种结局同屏（用户：「现在这个银行的预览界面里，只有一个没识别出来的快递单号，再给我一个识别出来的快递单号，好说明这块的逻辑」）：① 演示件从「4 封 + 1 张面单」扩成 22 页 / 两个包裹 —— 包裹 A：齐商 4 封（21/22/23/24 年 1-6 月）+ 第 17 页面单，条码读出来了；包裹 B：另一封齐商回函（2024Q1 → 自动归属 QS2024-031）+ 第 22 页面单，条码读不出来（→「未识别到，请手工填写」+「改」）。两种处置在同一个界面对照，也顺带演示「面单只管辖它前面那个包裹的段」。② 接口随之扩成一个文件多张面单：faceSheetUrl → faceSheetUrls: Record&lt;页, 地址&gt;，每页面单各加载各的文档（preview.ts 增 faceSheetPagesOfFile / faceSheetUrlOfPage）。③ 实测抓到三个坑：(a) 初稿只切"前面一刀"（cuts = facePages.map(p =&gt; p-1)）→ 面单页只是下一段的第一页、不是独立段 → 那张"已识别"的面单根本显示不出来（正是用户抱怨的现象）；改为前后各切一刀（flatMap(p =&gt; [p-1, p])）。(b) 面单段还会显示「来自段 4 的面单」自己指自己 —— 判据得写 inherited = gov != null &amp;&amp; !isFace。(c) faceLoaded 放进整墙总循环的依赖里 → 每加载一张面单就整墙从头重画，22 页串行本就要好几秒，结果后面几页永远画不到、加载提示一直不消失 → 改为单独一个小循环只补画面单页，总循环不再重启。实测：4 段 = 1-16 / 17（面单A·已识别）/ 18-21 / 22（面单B·未识别+改）；两张面单文件都被请求；两页缩略图都画出来了且是两张不同的图（墨量 3.2% / 2.6%）；加载提示消失；tsc --noEmit 0 错误、零 pageError。遗留：该 22 页 demo 里墙上第 18-21 页仍空白（总循环那几页 render 静默失败）待查</w:t>
            </w:r>
          </w:p>
        </w:tc>
        <w:tc>
          <w:tcPr>
            <w:tcW w:type="dxa" w:w="1661"/>
          </w:tcPr>
          <w:p>
            <w:pPr>
              <w:spacing w:line="360" w:lineRule="auto" w:before="0" w:after="0"/>
            </w:pPr>
            <w:r>
              <w:rPr>
                <w:rFonts w:ascii="宋体" w:hAnsi="宋体" w:cs="宋体" w:eastAsia="宋体" w:hint="eastAsia"/>
                <w:b w:val="0"/>
                <w:sz w:val="24"/>
              </w:rPr>
              <w:t>5.2 归属匹配、AssignView.tsx / SplitPanel.tsx / PageSplitBoard.tsx / config/preview.ts / mock/recognition.ts、文档头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v2.84</w:t>
            </w:r>
          </w:p>
        </w:tc>
        <w:tc>
          <w:tcPr>
            <w:tcW w:type="dxa" w:w="1661"/>
          </w:tcPr>
          <w:p>
            <w:pPr>
              <w:spacing w:line="360" w:lineRule="auto" w:before="0" w:after="0"/>
            </w:pPr>
            <w:r>
              <w:rPr>
                <w:rFonts w:ascii="宋体" w:hAnsi="宋体" w:cs="宋体" w:eastAsia="宋体" w:hint="eastAsia"/>
                <w:b w:val="0"/>
                <w:sz w:val="24"/>
              </w:rPr>
              <w:t>面单页从「面单文件」取图 —— 切分板里显示真面单（用户给了 3 份面单 PDF 要求补进演示）：① 先核对素材：三份按 MD5 与 public/samples/faceSheets/ 里已有的完全一致（csyhhz0010005=face-sheet-0010005.pdf、csyhhz0010014=face-sheet-0010014.pdf、csyhhz0010016=face-sheet-none.pdf，名字就叫 none = 条码读不出那张）→ 不必新增文件，只需接线。② 原来错在哪：演示数据说银行件 17 页、样例 PDF 实际只有几页，缩略图墙一直循环取页，于是"面单页"显示的是一张函证正文（与"这是面单"自相矛盾），点「改」放大它更读不出单号 —— 而那个动作的全部意义就是照着读。③ 改法：PageSplitBoard 增 faceSheetPages / faceSheetUrl，面单页从面单文件取图（多加载一个 pdf 文档，只有面单页走它）；ZoomPreview 增 sourcePage（展示页号仍写「第 17 页」，取图用面单文件第 1 页）；preview.ts 增 faceSheetUrlOfFile(fileName) —— 为什么需要"按文件"的入口：切分那一刻归属还是「待指定」，faceSheetUrlOf(函证编号) 无从查起。④ 接上样例：齐商 4 封（QS2024-016/017/018/031）→ 同一张 face-sheet-0010014.pdf；并顺手修两处"图与话对不上"—— 往来 whzf0010003（演示里单号是「未识别到」）原先从样例池随机拿到一张清晰可读的面单，现指向 face-sheet-none.pdf；面单图上印的是 SF 512 869 015 9893，而数据写 SF7444706556947 → 数据改为 SF5128690159893。⑤ 又踩一个 effect 依赖坑：面单文件被重复取了 17 次（effect 被上游重渲染反复触发，且原实现每次 cleanup 都 destroy() 当前文档 → 会把已经画好的那张一起弄没）→ 加去重 ref（同一份只取一次）+ 只在换文件时释放上一份，请求数 17 → 1。实测（Playwright 1680×1000）：第 17 页缩略图 ≠ 第 1 页 ✓；第 5 页 == 第 1 页（对照：非面单页仍循环取页、没被改坏）✓；面单文件请求恰好 1 次 ✓；悬停第 17 页的放大预览有内容且与第 1 页预览不同 ✓；截图确认顺丰面单（Y4 · 运单号 SF 512 869 015 9893）在墙上与放大预览里都清晰可读 ✓；零 pageError、tsc --noEmit 0 错误、build 通过</w:t>
            </w:r>
          </w:p>
        </w:tc>
        <w:tc>
          <w:tcPr>
            <w:tcW w:type="dxa" w:w="1661"/>
          </w:tcPr>
          <w:p>
            <w:pPr>
              <w:spacing w:line="360" w:lineRule="auto" w:before="0" w:after="0"/>
            </w:pPr>
            <w:r>
              <w:rPr>
                <w:rFonts w:ascii="宋体" w:hAnsi="宋体" w:cs="宋体" w:eastAsia="宋体" w:hint="eastAsia"/>
                <w:b w:val="0"/>
                <w:sz w:val="24"/>
              </w:rPr>
              <w:t>5.2 归属匹配、PageSplitBoard.tsx / config/preview.ts / mock/recognition.ts / AssignView.tsx、文档头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v2.83</w:t>
            </w:r>
          </w:p>
        </w:tc>
        <w:tc>
          <w:tcPr>
            <w:tcW w:type="dxa" w:w="1661"/>
          </w:tcPr>
          <w:p>
            <w:pPr>
              <w:spacing w:line="360" w:lineRule="auto" w:before="0" w:after="0"/>
            </w:pPr>
            <w:r>
              <w:rPr>
                <w:rFonts w:ascii="宋体" w:hAnsi="宋体" w:cs="宋体" w:eastAsia="宋体" w:hint="eastAsia"/>
                <w:b w:val="0"/>
                <w:sz w:val="24"/>
              </w:rPr>
              <w:t>银行函证支持「多封函证 + 一张面单」：一张快递面单对应多个函证编号（用户：「银行函证可能是多个函证后面跟一个快递面单……农业银行会回 4 个函证，分别是 21 年、22 年、23 年、24 年 1-6 月……就会出现多个函证对应一个快递单号，因此银行函证需要用户手动切分，同时还需要让一个快递单号对应多个函证编号」）：① 模型 —— 面单页切成独立一段（"面单段"），它管辖它前面的函证段（直到上一个面单段为止，故"一个 PDF 里扫了两个包裹"也成立）；单号只存在面单段这一处，被管辖的函证段显示的是继承来的只读值，提交时随段写入（下游拿得到）。② 入口 —— 银行①上传弹窗补上与往来同款的「最后页是否快递面单」开关（默认「是」，因为银行回函大多是一个快递装多个函证），选「是」时②的切分初稿把末页预切成面单段，用户只需专心把前面切几刀。③ ②归属界面 —— 归属下拉顶部新增固定项「快递面单（本文件共用）」（复用下拉，不新增控件；往来不提供该项）；面单段显示单号 + 「管辖段 1–4（4 封）」，异常/未识别时可改（沿用 v2.78 口径）；被管辖段显示「同包裹 · 单号 · 来自段 5 的面单」，只读、不给「改」；底栏计数改为「共 5 段（含 1 段快递面单）· 已指定归属 2/4」。④ 提交时面单段不生成任务、不写进回函列表。⑤ 实测抓出两个真 bug 并修掉：(a) 管辖方向写反（面单在文件尾部，我却往"前面"找面单段 → 一张面单谁都管不到）；(b) 面单角色原先按"段序"记 —— 用户接着按 4 页一切，段序 1 就从"第 17 页那段"变成"第 5-8 页那段"，面单被标到别的页上，而且那一段还会在提交时被排除（连页一起丢）；改为按"页"记（Draft.faceSheetPages）：页不随切分变化，"由面单页组成的段才是面单段"。⑥ 顺带修一个 v2.79 引入的回归：预览浮层自可交互后，压在缩略图/剪刀上会吃掉点击（实测点剪刀点不动）→ 悬停态恢复 pointer-events: none，只有钉住态接鼠标。⑦ 演示数据：银行批次改为「同一银行按年度回 4 封（21/22/23/24 年 1-6 月）+ 1 页面单」= 17 页 / 4 封 / 1 面单，四封仍覆盖三档处置（自动 ×2 / 建议 / 待人工）；控制表补 QS2024-016、QS2024-017 两个年度。⑧ 往来完全未动（用户明确要求）：下拉无该项、单号列文案仍是「段尾面单 · 快递单号」、查重与「改」的口径不变。实测（Playwright 1680×1000）：银行①开关默认「是」；初稿 = 前 16 页一段 + 第 17 页面单段（下拉显示「快递面单（共用）」）；剪 3 刀切出 4 封后 → 段 1/2 自动归属 QS2024-016/017、段 3/4 待指定，四段单号均为只读继承值 SF7444706556947 且未被标红（共号不误报重复），面单段「管辖段 1–4（4 封）」、底栏「已指定归属 2/4」；提交后面单段不落记录；往来回归 3 段 + 无面单选项 + 未识别段仍有「改」；零 pageError、tsc --noEmit 0 错误</w:t>
            </w:r>
          </w:p>
        </w:tc>
        <w:tc>
          <w:tcPr>
            <w:tcW w:type="dxa" w:w="1661"/>
          </w:tcPr>
          <w:p>
            <w:pPr>
              <w:spacing w:line="360" w:lineRule="auto" w:before="0" w:after="0"/>
            </w:pPr>
            <w:r>
              <w:rPr>
                <w:rFonts w:ascii="宋体" w:hAnsi="宋体" w:cs="宋体" w:eastAsia="宋体" w:hint="eastAsia"/>
                <w:b w:val="0"/>
                <w:sz w:val="24"/>
              </w:rPr>
              <w:t>5.2 归属匹配、BankUploadModal.tsx / AssignView.tsx / SplitPanel.tsx / PageSplitBoard.tsx / mock/recognition.ts / mock/confirmations.ts、文档头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v2.82</w:t>
            </w:r>
          </w:p>
        </w:tc>
        <w:tc>
          <w:tcPr>
            <w:tcW w:type="dxa" w:w="1661"/>
          </w:tcPr>
          <w:p>
            <w:pPr>
              <w:spacing w:line="360" w:lineRule="auto" w:before="0" w:after="0"/>
            </w:pPr>
            <w:r>
              <w:rPr>
                <w:rFonts w:ascii="宋体" w:hAnsi="宋体" w:cs="宋体" w:eastAsia="宋体" w:hint="eastAsia"/>
                <w:b w:val="0"/>
                <w:sz w:val="24"/>
              </w:rPr>
              <w:t>固定窗口内的平移，从「点一下进滑动查看」改为「按住拖动」（用户再否一版：「进入固定窗口以后的滑动附件，改成点击拖动吧，当前这个交互很难受」）：① 至此这个手势改了三版 —— v2.79「悬停跟随」（用户否：鼠标滑动画面就跟着滑）→ v2.81「点一下进滑动查看」（用户否：当前这个交互很难受）→ v2.82「按住拖动」（定稿）。② 两次弯路都犯在同一个地方：都在想办法"让平移不必按住鼠标" —— 一个用悬停代按住，一个用一次点击代按住；而"绕开按住"这个动作本身就是难受的来源（悬停版让画面跟着手抖漂、点击版多了一层看不见的模式）。该用最普通的手势就用最普通的：按下去、拖着走、松手停住。③ 保留 v2.81 的「点缩略图 = 固定当前这一格」（用户明确认可，也是他提的）；去掉 is-browsing 常态高亮/crosshair（不再有模式），改回 cursor: grab → 按下 grabbing；去掉"鼠标移出窗口自动回固定"（拖动本身有明确起止，不需要）。④ onMouseDown 里的 preventDefault() 仍然必须保留 —— 否则按下去就把输入框焦点抢走，而它是失焦即保存，编辑当场被提交。⑤ 方向按"抓住纸拖"（cursor: grab 的语义）：往右拖 → 内容往右 → 取景左移；若更习惯反向，改拖动公式里两个减号即可（注释里已标明位置）。实测（Playwright 1680×1000，判据用 16×10 取样指纹）：悬停跟随 ✓；点缩略图固定后指纹与悬停态一致（画面不跳）✓；固定态只移动鼠标 → 指纹不变 ✓；按住拖动 → 指纹变化、光标 grab → grabbing、松手后停在最后一格 ✓；编辑流程里点「改」→ 拖动预览 → editing: true + 输入框仍聚焦（拖动没把"失焦即保存"的编辑提交掉）✓；填 SF0251774187726 回车 → 值提交 ✓；零 pageError、tsc --noEmit 0 错误</w:t>
            </w:r>
          </w:p>
        </w:tc>
        <w:tc>
          <w:tcPr>
            <w:tcW w:type="dxa" w:w="1661"/>
          </w:tcPr>
          <w:p>
            <w:pPr>
              <w:spacing w:line="360" w:lineRule="auto" w:before="0" w:after="0"/>
            </w:pPr>
            <w:r>
              <w:rPr>
                <w:rFonts w:ascii="宋体" w:hAnsi="宋体" w:cs="宋体" w:eastAsia="宋体" w:hint="eastAsia"/>
                <w:b w:val="0"/>
                <w:sz w:val="24"/>
              </w:rPr>
              <w:t>5.2 归属匹配、PageSplitBoard.tsx / 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v2.81</w:t>
            </w:r>
          </w:p>
        </w:tc>
        <w:tc>
          <w:tcPr>
            <w:tcW w:type="dxa" w:w="1661"/>
          </w:tcPr>
          <w:p>
            <w:pPr>
              <w:spacing w:line="360" w:lineRule="auto" w:before="0" w:after="0"/>
            </w:pPr>
            <w:r>
              <w:rPr>
                <w:rFonts w:ascii="宋体" w:hAnsi="宋体" w:cs="宋体" w:eastAsia="宋体" w:hint="eastAsia"/>
                <w:b w:val="0"/>
                <w:sz w:val="24"/>
              </w:rPr>
              <w:t>放大预览改「点一下固定 + 点一下滑动查看」（用户提的方案：「用户在鼠标在缩略图上选位置，然后选到一个位置后，直接点一下鼠标就进入固定模式。可以填写快递单号了，如果要再固定模式里去看当前预览界面的其他内容，再点几固定模式的界面然后使用鼠标滑动查看」）：① 先给评价 —— 这半句「点缩略图 = 把这格钉住」明显比我那版好：点的时候光标就在你想看的地方，比我做的「去瞄头部一个「固定」小按钮」少一次瞄准、少一段"移动过程中取景还在变"的路；② 后半个"再点一下才能滑动"也采纳，但补了三条约束，否则它会变成一个看不见的模式：(a) 进入滑动查看时以点下那一刻为基准做位移（browseRef）—— 画面不跳，从当前这一格接着挪；(b) 鼠标移出窗口即自动回到固定，画面停在最后一格 —— 于是"挪到位置、手回输入框继续敲"不需要任何收尾动作；(c) 状态必须看得见 —— 窗口is-browsing 时描一圈主色边、光标 crosshair、头部写明"鼠标移出窗口即固定"；③ 删掉头部的「固定」按钮（有了点缩略图这条，它是第三个入口，冗余）；④ 两处实测教训：(i) onMouseDown 里 preventDefault() 是必须的 —— 否则"点一下窗口"就会把输入框焦点抢走，而它是失焦即保存，编辑当场被提交（实测拖动/点窗口全程 editing: true、输入框仍聚焦）；(ii) 「Esc 关闭预览」撤掉了 —— 回函归属 是 antd 全屏弹窗、Esc 原本就是"退出本界面"，预览再抢一次会把整屏一起关掉（脚本按 Esc 后整屏消失、后续步骤全部找不到元素）。同一个键不要有两个消失层级；⑤ 保留：固定后仍可用缩略图微调位置（缩略图始终是"选位置的控制器"，窗口只是显示）。实测（Playwright 1680×1000，真实 dev server，判据用 16×10 取样指纹 —— 平均灰度在白纸区域恒为 255，测不出位移）：悬停 245→255 跟随 ✓；点缩略图固定后指纹与悬停态完全一致（画面不跳）✓；固定态窗口内部大幅滑动指纹不变 ✓；点一下窗口 → browsing: true/cursor: crosshair/指纹不变（进入不跳）✓；窗口内移动 指纹变化（确实在平移）✓；移出窗口 → browsing: false/指纹停住 ✓；再移进来不点 → 仍不动 ✓；✕ 关闭且归属界面仍在（3 行俱在）✓；编辑流程全程 editing: true + 输入框聚焦，填 SF0251774187726 回车 → 值提交 ✓；零 pageError、tsc --noEmit 0 错误</w:t>
            </w:r>
          </w:p>
        </w:tc>
        <w:tc>
          <w:tcPr>
            <w:tcW w:type="dxa" w:w="1661"/>
          </w:tcPr>
          <w:p>
            <w:pPr>
              <w:spacing w:line="360" w:lineRule="auto" w:before="0" w:after="0"/>
            </w:pPr>
            <w:r>
              <w:rPr>
                <w:rFonts w:ascii="宋体" w:hAnsi="宋体" w:cs="宋体" w:eastAsia="宋体" w:hint="eastAsia"/>
                <w:b w:val="0"/>
                <w:sz w:val="24"/>
              </w:rPr>
              <w:t>5.2 归属匹配、PageSplitBoard.tsx / 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v2.80</w:t>
            </w:r>
          </w:p>
        </w:tc>
        <w:tc>
          <w:tcPr>
            <w:tcW w:type="dxa" w:w="1661"/>
          </w:tcPr>
          <w:p>
            <w:pPr>
              <w:spacing w:line="360" w:lineRule="auto" w:before="0" w:after="0"/>
            </w:pPr>
            <w:r>
              <w:rPr>
                <w:rFonts w:ascii="宋体" w:hAnsi="宋体" w:cs="宋体" w:eastAsia="宋体" w:hint="eastAsia"/>
                <w:b w:val="0"/>
                <w:sz w:val="24"/>
              </w:rPr>
              <w:t>放大预览的平移改为「按住拖动」，取消「悬停跟随」（用户反馈：「进入预览模式后，我鼠标在预览界面滑动，预览 pdf 内容也会跟着滑动，很难受」）：① v2.79 的做法错在哪 —— 我为了绕开"按下会让输入框失焦"（输入框失焦即保存），把平移做成了悬停跟随（光标在哪就看哪）。但用户在这个窗口里干的事是停下来核对一个字（面单上的单号），不是浏览网页 —— 画面追着光标漂移，读数时手一抖就看丢，体验比"按下"的副作用更糟。② 改法：平移只认按住拖动，方向按"抓住纸拖"的直觉（cursor: grab → 按下 grabbing，往右拖即取景左移），窗口静止时完全不响应鼠标移动。③ 焦点问题改为正面解决：canvas 的 onMouseDown 里 preventDefault() —— 阻止焦点转移，于是拉动预览时输入框不会失焦、编辑不会被"失焦即保存"提交掉。④ 判据（值得复用）："要不要动"这个决定权必须留给用户 —— 自动跟随类效果只在"用户正在浏览/连续探索"时成立；一旦用户进入停下来读数的状态，任何"跟着我动"的东西都会变成干扰。实测（Playwright 1680×1000，真实 dev server）：点「改」钉住后，鼠标在预览上大幅滑动（15%→50%→85%）画面平均灰度 245 → 245 完全不变；按住拖动后 245 → 250（画面确实在动）；拖动全程 editing: true、document.activeElement 仍是输入框、光标 grab → grabbing；填 SF0251774187726 回车 → 值提交、预览留着；零 pageError、tsc --noEmit 0 错误</w:t>
            </w:r>
          </w:p>
        </w:tc>
        <w:tc>
          <w:tcPr>
            <w:tcW w:type="dxa" w:w="1661"/>
          </w:tcPr>
          <w:p>
            <w:pPr>
              <w:spacing w:line="360" w:lineRule="auto" w:before="0" w:after="0"/>
            </w:pPr>
            <w:r>
              <w:rPr>
                <w:rFonts w:ascii="宋体" w:hAnsi="宋体" w:cs="宋体" w:eastAsia="宋体" w:hint="eastAsia"/>
                <w:b w:val="0"/>
                <w:sz w:val="24"/>
              </w:rPr>
              <w:t>5.2 归属匹配、PageSplitBoard.tsx / 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v2.79</w:t>
            </w:r>
          </w:p>
        </w:tc>
        <w:tc>
          <w:tcPr>
            <w:tcW w:type="dxa" w:w="1661"/>
          </w:tcPr>
          <w:p>
            <w:pPr>
              <w:spacing w:line="360" w:lineRule="auto" w:before="0" w:after="0"/>
            </w:pPr>
            <w:r>
              <w:rPr>
                <w:rFonts w:ascii="宋体" w:hAnsi="宋体" w:cs="宋体" w:eastAsia="宋体" w:hint="eastAsia"/>
                <w:b w:val="0"/>
                <w:sz w:val="24"/>
              </w:rPr>
              <w:t>放大预览可「固定」且钉住时避让右侧面板；点「改」单号自动钉出该段末页；钉住后悬停平移（用户反馈：「我这个快递单号没识别出来，我可能要根据我眼睛看到的快递单号填充快递单号，但是，我鼠标放在快递单号页面预览的时候，我右侧的快递单号输入框就挡住了，我鼠标去点快递单号输入框的时候，也没办法预览快递单号了，这个怎么办？是移动预览窗口的位置，还是固定预览窗口，你有什么好的方案吗？」）：① 先定方案 —— 不是"移动窗口"，而是「钉住 + 位置避让」：预览是"看一眼就走"的临时浮层，而这里要的是"照着一个东西抄"，两者目标冲突，光挪位置治不了根（挪到哪儿都可能压住要抄的那一栏）。② 预览头部加 固定 / ✕；钉住后不再随鼠标移开收回（Esc / ✕ 关），且摆到 面板左缘 − 间距 − 窗口宽 —— 保证不压住右侧面板（悬停态仍按原规则摆）。③ 点「改」单号时自动钉住该段末页（pageEnd = 面单页）并与该行纵向对齐 —— 系统知道用户要核对的是"这一段最后一页"，不用他自己去 9 页里找。④ 钉住后靠悬停平移取景、不做拖动 —— 这一条是实测逼出来的：先做的是 pointerdown 拖动，跑测试时发现拖动会让输入框失焦 → 按「失焦即保存」当场提交 → 预览随之关闭，等于"想挪一下看单号"直接打断填写（还会丢掉已敲的字）。改成悬停即平移（把窗口当缩略图用，光标在哪就看哪）后，悬停不抢焦点，边看边填全程不被打断。⑤ 配套：编辑提交后预览留着（用户常要核一眼"我敲对了吗"）、同段再次「改」时保留当前取景、预览改为 pointerEvents: auto 并加 ZOOM_GRACE_MS = 300 让鼠标能从卡片走到弹窗上点按钮。实测（Playwright 1680×1000）：悬停出预览且头部有 固定/关闭预览；点固定后鼠标移开仍在、Esc 关闭；点「改」→ 自动钉出第 9 页且 overlapsPane: false、输入框 focused + hittable；在预览上悬停平移（平均灰度 245 → 253 → 255）全程 editing: true、输入框始终聚焦；填 SF123456789012 回车 → 该行变为只读值、预览留着；✕ 关闭；零 pageError、tsc --noEmit 0 错误</w:t>
            </w:r>
          </w:p>
        </w:tc>
        <w:tc>
          <w:tcPr>
            <w:tcW w:type="dxa" w:w="1661"/>
          </w:tcPr>
          <w:p>
            <w:pPr>
              <w:spacing w:line="360" w:lineRule="auto" w:before="0" w:after="0"/>
            </w:pPr>
            <w:r>
              <w:rPr>
                <w:rFonts w:ascii="宋体" w:hAnsi="宋体" w:cs="宋体" w:eastAsia="宋体" w:hint="eastAsia"/>
                <w:b w:val="0"/>
                <w:sz w:val="24"/>
              </w:rPr>
              <w:t>5.2 归属匹配、PageSplitBoard.tsx / SplitPanel.tsx / AssignView.tsx / 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v2.78</w:t>
            </w:r>
          </w:p>
        </w:tc>
        <w:tc>
          <w:tcPr>
            <w:tcW w:type="dxa" w:w="1661"/>
          </w:tcPr>
          <w:p>
            <w:pPr>
              <w:spacing w:line="360" w:lineRule="auto" w:before="0" w:after="0"/>
            </w:pPr>
            <w:r>
              <w:rPr>
                <w:rFonts w:ascii="宋体" w:hAnsi="宋体" w:cs="宋体" w:eastAsia="宋体" w:hint="eastAsia"/>
                <w:b w:val="0"/>
                <w:sz w:val="24"/>
              </w:rPr>
              <w:t>段尾面单的快递单号：只标「未识别到 / 异常」并可就地改，正常的只读（用户先要求「支持用户手动修改」，同时又问「你觉得在这里用户会想去手动修改一个个检查么？」→ 我答"不会、也不该要求他逐个看"，用户拍板：「对于异常的，或者没识别出来的，标记出来，可以改，别的就不管了」）：① 先定口径再动手 —— 不做逐段人工核对，三条理由：这一步的注意力已被切分与归属占满；核对成本高而检出价值低（单号是机器读条码出来的，人要核对得放大面单逐个比 13 位数字，对长数字串肉眼比对反而会引入新错）；该改的时机在后果暴露处（快递 Excel 匹配不上、快递信息与面单对不上）。② 三条校验规则（纯函数 @/utils/expressNo 的 checkExpressNo，只覆盖"确定错了"或"肯定没读到"）：未识别到（空）、格式异常（^[A-Za-z]{0,3}\d{8,20}$ 不通过 —— 中文、空格或中间混进字母，即条码 OCR 最典型的 O/0、I/1 混淆）、与其他段重复（重复时两段都标红、两段都可改）。刻意不按"某承运商的精确位数"校验：各家位数不统一（演示里同时有 12 位与 13 位），定死会误报，而误报比漏报更伤机制可信度。③ 数据模型归位 —— 单号物理上属于段（面单页就是本段最后一页；同一封函证多次回函有多个单号），故新增 RecognitionTask.expressNo / TaskSeed.expressNo，不再从 ReplyRecord.expressNo（那个"最近一次回函"的值）取 —— 这也顺手修掉了 v2.76 那版的捷径。④ 编辑链路：改的值进切分草稿（Draft.express，与 assigns 并列）→ 点「确定」随段提交 → COMMIT_SPLIT 写到该段任务的 expressNo（复用旧任务时只改这一个字段，识别进度与核验数据原样保留）。⑤ 交互：正常值只读；被标红的那一行给原因 + 「改」按钮 → 就地 Input（Enter/失焦保存、Esc 取消）。实测（Playwright）：初始三段为「正常 / 正常 / 未识别到（含原因 + 改）」；填 12345 → 标红「不像有效的快递单号」；改成合法值 → 标记与按钮自动消失；填成与第 2 段同号 → 两段同时标红且都可改，改成唯一值后两段同时恢复只读；点「确定」后再进入该文件，人工填的值仍在（证明已落到任务上）；银行批次不显示此列；零 pageError、tsc --noEmit 0 错误</w:t>
            </w:r>
          </w:p>
        </w:tc>
        <w:tc>
          <w:tcPr>
            <w:tcW w:type="dxa" w:w="1661"/>
          </w:tcPr>
          <w:p>
            <w:pPr>
              <w:spacing w:line="360" w:lineRule="auto" w:before="0" w:after="0"/>
            </w:pPr>
            <w:r>
              <w:rPr>
                <w:rFonts w:ascii="宋体" w:hAnsi="宋体" w:cs="宋体" w:eastAsia="宋体" w:hint="eastAsia"/>
                <w:b w:val="0"/>
                <w:sz w:val="24"/>
              </w:rPr>
              <w:t>5.2 归属匹配、utils/expressNo.ts（新增）/ SplitPanel.tsx / AssignView.tsx / AppStore.tsx / types/index.ts / mock/recognition.ts / 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v2.77</w:t>
            </w:r>
          </w:p>
        </w:tc>
        <w:tc>
          <w:tcPr>
            <w:tcW w:type="dxa" w:w="1661"/>
          </w:tcPr>
          <w:p>
            <w:pPr>
              <w:spacing w:line="360" w:lineRule="auto" w:before="0" w:after="0"/>
            </w:pPr>
            <w:r>
              <w:rPr>
                <w:rFonts w:ascii="宋体" w:hAnsi="宋体" w:cs="宋体" w:eastAsia="宋体" w:hint="eastAsia"/>
                <w:b w:val="0"/>
                <w:sz w:val="24"/>
              </w:rPr>
              <w:t>悬停预览由"放大整页"改为「局部放大 ×2 + 光标跟随」（用户反馈：「放大预览的再大一点，我的需求是，用户鼠标放在图片上，能看见 pdf 的文字内容，所以，能不能只能局部预览，然后放大一点」）：① 先算清为什么"放大整页"走不通 —— A4 页宽在 pdf.js scale 1 下约 793px，函证正文约 8pt ⇒ 1:1 时只有 ~10.7px；而整页要塞进 1000px 高的视口最多只能到 0.84 倍（v2.76 按视口反推出来的 662px 就是这条上限）。在竖版页面上「整页可见」与「字能读」互斥，用户要的是后者 ⇒ 必须牺牲"整页"换倍率。② 现口径：窗口 720×500、倍率 ×2（8pt ⇒ 约 21px），窗口因此只覆盖约 45% 页宽（＝局部）；取景跟随光标（以光标为中心、夹进页面边界），移动鼠标即可扫过全页；标题行写「移动鼠标看其他位置」——不然用户不知道它能跟。③ 两条实现硬要求：整页按 ZOOM_SCALE × 2(DPR) 渲染成离屏位图一次，光标移动时只做 drawImage 裁剪（重跑 pdf.js 一次几十毫秒，跟不上光标）；光标位置先写 ref、用 rAF 节流后才同步进 state（否则整面墙每帧重渲染）。④ 摆位：优先卡片右侧 → 右侧不够翻左侧 → 两侧都不够才贴视口右缘；永不覆盖光标所在的那张卡片（覆盖别的卡片是「720 宽窗口 + 约 950 宽墙」的必然代价，且弹窗不接鼠标、不影响操作）。实测（Playwright 1680×1080 / 1280×800）：弹窗 720×533、canvas 1440×1000、两种视口都完整在屏内；光标在上部/下部/右上三个位置时画面平均灰度 241 / 251 / 243 三档不同 ⇒ 取景确实跟随；截图里「公司盖章 __年__月__日 经办人：2 / 2」等正文清晰可读；零 pageError、tsc --noEmit 0 错误</w:t>
            </w:r>
          </w:p>
        </w:tc>
        <w:tc>
          <w:tcPr>
            <w:tcW w:type="dxa" w:w="1661"/>
          </w:tcPr>
          <w:p>
            <w:pPr>
              <w:spacing w:line="360" w:lineRule="auto" w:before="0" w:after="0"/>
            </w:pPr>
            <w:r>
              <w:rPr>
                <w:rFonts w:ascii="宋体" w:hAnsi="宋体" w:cs="宋体" w:eastAsia="宋体" w:hint="eastAsia"/>
                <w:b w:val="0"/>
                <w:sz w:val="24"/>
              </w:rPr>
              <w:t>5.2 归属匹配、PageSplitBoard.tsx、文档头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v2.76</w:t>
            </w:r>
          </w:p>
        </w:tc>
        <w:tc>
          <w:tcPr>
            <w:tcW w:type="dxa" w:w="1661"/>
          </w:tcPr>
          <w:p>
            <w:pPr>
              <w:spacing w:line="360" w:lineRule="auto" w:before="0" w:after="0"/>
            </w:pPr>
            <w:r>
              <w:rPr>
                <w:rFonts w:ascii="宋体" w:hAnsi="宋体" w:cs="宋体" w:eastAsia="宋体" w:hint="eastAsia"/>
                <w:b w:val="0"/>
                <w:sz w:val="24"/>
              </w:rPr>
              <w:t>悬停放大预览的尺寸改为按视口反推；切分结果每段带出「段尾面单 · 快递单号」（用户反馈：「鼠标放在上面，弹出的弹窗需要再大一些，目前还是看不清里面的文字」+「对于往来函证，每次切分哪几页的最后一页，都是快递面单，还需要在切分后，对快递面单的快递单号进行识别……我希望把快递面单的识别，放在切分的后面」，并附旧系统「数据核对」弹窗截图 —— 那张表里有「快递单号」列）：① 放大预览尺寸：由写死的 380px 改为按视口高度反推（宽 = (视口高 − 留白) / 1.414，夹在 420~760px）。根因不是"没设大"而是 A4 是竖版、宽度被高度卡住 —— 想在视口里整页显示，宽就只能到 可用高 / 1.414；写死小尺寸的必然结果就是"看不清字"。1680×1000 下实测 662px（canvas 1324×1872，2 倍设备像素）、1920×1440 下 760px（触上限），两种视口都整幅在视口内。摆位改为"右侧够就右侧、不够翻左侧、都不够就贴卡片并夹进视口"。② 段尾面单的快递单号带在段上 —— 切分结果每段下方新增「段尾面单 · 快递单号 SF7444706557147」。这是把 ①「最后页是否快递面单」这个此前只作校验、没人消费的开关真正接上下游：为「是」时，每段最后一页即面单页，显示面单条码识别出的单号（往来演示三段各自不同单号，实测 SF7444706557147 / SF7444706556947 / SF528601590893），未归属显示「待识别」、读到不显示「未识别到」；银行批次不带此列（面单是独立扫描件、不拼在回函件里）。它是识别值、只读 —— 要改走「回函快递信息」确认入口，不在切分步骤逐段手填（延续 v2.32 的口径）。③ 新增 UploadBatch.faceSheetLast 并由 ReplyList.onSplitFileConfirm 随批次带下去；AssignView 据此算出 showSegmentExpress 与 expressNoByNo（函证编号 → 单号）传给右栏。实测：往来三段单号各不相同、银行 1 段无此行；放大预览两种视口均整幅可见、无 pageError；tsc --noEmit 0 错误</w:t>
            </w:r>
          </w:p>
        </w:tc>
        <w:tc>
          <w:tcPr>
            <w:tcW w:type="dxa" w:w="1661"/>
          </w:tcPr>
          <w:p>
            <w:pPr>
              <w:spacing w:line="360" w:lineRule="auto" w:before="0" w:after="0"/>
            </w:pPr>
            <w:r>
              <w:rPr>
                <w:rFonts w:ascii="宋体" w:hAnsi="宋体" w:cs="宋体" w:eastAsia="宋体" w:hint="eastAsia"/>
                <w:b w:val="0"/>
                <w:sz w:val="24"/>
              </w:rPr>
              <w:t>5.2 归属匹配、PageSplitBoard.tsx / SplitPanel.tsx / AssignView.tsx / ReplyList.tsx / types/index.ts / 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v2.75</w:t>
            </w:r>
          </w:p>
        </w:tc>
        <w:tc>
          <w:tcPr>
            <w:tcW w:type="dxa" w:w="1661"/>
          </w:tcPr>
          <w:p>
            <w:pPr>
              <w:spacing w:line="360" w:lineRule="auto" w:before="0" w:after="0"/>
            </w:pPr>
            <w:r>
              <w:rPr>
                <w:rFonts w:ascii="宋体" w:hAnsi="宋体" w:cs="宋体" w:eastAsia="宋体" w:hint="eastAsia"/>
                <w:b w:val="0"/>
                <w:sz w:val="24"/>
              </w:rPr>
              <w:t>左栏：每页「查看原件」纯链接 + 悬停 2 秒放大预览；取件失败不再替换板子（用户反馈：「这里还是有问题」（附银行批次 11 页全空白 + 重试中截图）+ 两条要求：「我点这里，你就默认打开展示文件就行了，不用实时加载」／「在鼠标放在某个页面 2 秒，会自动悬浮弹出该页面的放大弹窗，鼠标移动开该页面弹窗自动收回。这样是因为，用户可能看不清小缩略页面的内容，但是通过这种方式，能更快查看页面内容，方便用户检查和切分」）：① 每页加「查看原件」（悬停浮现于右上角 —— 左上角被「段 N」角标占着）：一条普通链接，href={fileUrl}#page=N + target="_blank"，交给浏览器自带的 PDF 查看器打开，不经过本站的 fetch / pdf.js。它同时是最可靠的一条兜底链路 —— 本站取不到原件时这条路通常仍可用（用户环境正是 fetch 一直失败）。链接必须放在卡片按钮外面（&lt;a&gt; 嵌进 &lt;button&gt; 是非法嵌套、点击还会连带动到按钮），卡片因此多一层定位容器 .split-board__pagewrap（flex 与间距上移到它）。② 悬停 2 秒放大预览 —— 贴在卡片旁显示该页放大图，鼠标移开即收回。两条实现口径：纯展示、不接鼠标（pointerEvents: none —— 收回的判据正是"离开该页"，弹窗一旦接住鼠标就永远收不回去）；portal 到 body（祖先有 transform 时 fixed 会退化成相对祖先定位，而全屏弹窗带 transform 动画）。新增层级令牌 --z-zoom-popup: 1010（必须压在全屏弹窗之上）。原件未加载时弹窗给「点卡片右上角『查看原件』」的指引。③ 修正 v2.73 / v2.74 的一处退步：错误态不再替换整块板子 —— 原先失败即把板子换成一行报错，后果是连剪刀都没了；而在取不到图片的环境里，用户恰恰最需要"按页索引地切分"。现在错误只作板子顶部的常驻横幅（sticky + flex: 0 0 100%，含可读原因 / 「用浏览器打开原件」/「重新加载」/小字原始报错），页面卡片与剪刀一律照常渲染。④ 附带：SplitPanel 按 recognitionType 加 key —— 右栏默认展开态按类型给，而 useState 只取一次初值，同一挂载期内切类型会串。实测（Playwright 1680×1000）：正常态 9 卡片 / 8 剪刀 / 2 激活切点 / 9 个每页链接（#page=1…#page=9、target="_blank"、不在 button 内）/ 9 张真渲染；悬停后弹窗出现（canvas 760×1074 真渲染 + 页号标题），鼠标移开即消失；取件失败态：9 卡片 + 8 剪刀 + 9 个每页链接全部仍在、顶部错误横幅正确、点剪刀仍能改变切点；tsc --noEmit 0 错误</w:t>
            </w:r>
          </w:p>
        </w:tc>
        <w:tc>
          <w:tcPr>
            <w:tcW w:type="dxa" w:w="1661"/>
          </w:tcPr>
          <w:p>
            <w:pPr>
              <w:spacing w:line="360" w:lineRule="auto" w:before="0" w:after="0"/>
            </w:pPr>
            <w:r>
              <w:rPr>
                <w:rFonts w:ascii="宋体" w:hAnsi="宋体" w:cs="宋体" w:eastAsia="宋体" w:hint="eastAsia"/>
                <w:b w:val="0"/>
                <w:sz w:val="24"/>
              </w:rPr>
              <w:t>5.2 归属匹配、PageSplitBoard.tsx / SplitPanel.tsx / AssignView.tsx / 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v2.74</w:t>
            </w:r>
          </w:p>
        </w:tc>
        <w:tc>
          <w:tcPr>
            <w:tcW w:type="dxa" w:w="1661"/>
          </w:tcPr>
          <w:p>
            <w:pPr>
              <w:spacing w:line="360" w:lineRule="auto" w:before="0" w:after="0"/>
            </w:pPr>
            <w:r>
              <w:rPr>
                <w:rFonts w:ascii="宋体" w:hAnsi="宋体" w:cs="宋体" w:eastAsia="宋体" w:hint="eastAsia"/>
                <w:b w:val="0"/>
                <w:sz w:val="24"/>
              </w:rPr>
              <w:t>「拆分方式」默认折叠 / 展开按函证类型；左栏取件失败改为退避多次重试，错误态给出可取证的地址（用户反馈：「还是有问题」并附错误态截图 + 新要求：「我希望右侧的拆分方式，对于往来函证，默认是折叠起来的，可手动下来打开，对于银行函证默认是展开的」）：① 拆分方式默认态按类型 —— 新字段 TYPE_RULE.batchPanelOpenByDefault（往来 false 折叠 / 银行 true 展开）。理由：往来初稿已由二维码切好，进来主要是核对与微调（左墙点剪刀），批量拆分是次要动作；银行初稿是整份一段、必须先切，批量拆分正是第一步。Section 因此获得通用折叠能力（collapsible / open / onToggle）：折叠＝正文不渲染（不是隐藏），整条标题行是开关、含键盘 Enter/Space（不套 &lt;button&gt; —— 里面放 &lt;h3&gt; 是非法嵌套，改用 role="button"）。类型差异仍一律查 TYPE_RULE，组件里不写类型判断。 ② 左栏取件失败：由"只重试一次"改为按 1.2s / 3s / 8s / 20s 退避重试四次（约 32 秒） —— 只试一次等于把「后端重启要几十秒」这段时间里打开界面的用户全部甩进错误态；重试期间 loading 文案改为「读取失败，正在重试（N/4）…」，不再只有一句「正在生成缩略图」看着像卡住。③ 错误态补「原件地址」（可点、新窗口打开、注明"点开可自测"） —— 排查"读不到"最快的一步：点得开说明文件与路径没问题、问题在页面这一侧的请求；点不开说明服务或路径本身有问题。实测（Playwright 1680×1000）：往来 aria-expanded=false 且正文未渲染（左栏 9 张缩略图正常），点标题行后展开并渲染三种方式；银行 aria-expanded=true 且正文已渲染；注入前两次取件失败 → 500ms 时提示「读取失败，正在重试（2/4）…」且无错误态，约 6 秒后 9 张缩略图全部真渲染（共 3 次请求）；持续失败 32 秒后错误态给出可读原因 + 原件地址 /samples/huihan-cswl0526.pdf + 「重新加载」；tsc --noEmit 0 错误</w:t>
            </w:r>
          </w:p>
        </w:tc>
        <w:tc>
          <w:tcPr>
            <w:tcW w:type="dxa" w:w="1661"/>
          </w:tcPr>
          <w:p>
            <w:pPr>
              <w:spacing w:line="360" w:lineRule="auto" w:before="0" w:after="0"/>
            </w:pPr>
            <w:r>
              <w:rPr>
                <w:rFonts w:ascii="宋体" w:hAnsi="宋体" w:cs="宋体" w:eastAsia="宋体" w:hint="eastAsia"/>
                <w:b w:val="0"/>
                <w:sz w:val="24"/>
              </w:rPr>
              <w:t>5.2 归属匹配、shared.tsx / SplitPanel.tsx / AssignView.tsx / replyRule.ts / PageSplitBoard.tsx、文档头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v2.73</w:t>
            </w:r>
          </w:p>
        </w:tc>
        <w:tc>
          <w:tcPr>
            <w:tcW w:type="dxa" w:w="1661"/>
          </w:tcPr>
          <w:p>
            <w:pPr>
              <w:spacing w:line="360" w:lineRule="auto" w:before="0" w:after="0"/>
            </w:pPr>
            <w:r>
              <w:rPr>
                <w:rFonts w:ascii="宋体" w:hAnsi="宋体" w:cs="宋体" w:eastAsia="宋体" w:hint="eastAsia"/>
                <w:b w:val="0"/>
                <w:sz w:val="24"/>
              </w:rPr>
              <w:t>修复「回函归属」左栏取件失败即瘫痪；右栏宽度回到固定 360px；归属下拉的触发框只放该看的两段（用户三条反馈：「左侧没有展示切分的交互，有bug」+「右侧，我希望宽度是固定的，不要因为被审计单位名称和被询证单位名称太长就变宽」+「这里的信息，你觉得哪个是用户更想看到的：函证编号，被审计单位，被询证单位」）：① 左栏 bug 修复 —— 现象是整块板子只剩一行「原始回函加载失败：Failed to fetch」。根因不是文件或路径（样例都在，取件走 DEFAULT_SAMPLE_FILE 兜底），而是 fetch 在网络层失败抛的原生 TypeError（后端刚重启 / 断网 —— 演示环境里最常见的瞬时失败），而实现catch 到就把板子换成报错、且没有任何重试入口 ⇒ 用户只能重开界面。现在：瞬时失败自动重试一次（重试期间保持 loading 态，不先闪报错）；仍失败才进错误态，给可读原因（区分 HTTP 4xx「文件不存在」与「暂时读不到」）+ 「重新加载」按钮，原始报错小字保留供排查。② 右栏宽度回到固定 360px —— v2.72 为了把「编号 · 被审计单位 · 被询证单位」三段全称塞进触发框，把右栏放宽到 500px、字号压到 12px，是"栏宽被数据长度牵着走"，缩略图墙白白少 140px。③ 信息取舍 —— 触发框只放「被询证单位 · 函证编号」（核对时真正要看的两段：对家公司 + 精确主键），被审计单位在整批里是恒定的同一个值、逐行重复等于噪音 ⇒ 移到浮层里当"完整称谓"（optionLabelProp="shortLabel"，触发框与浮层刻意不同）。实测（Playwright，两条独立上下文）：基线 9 张缩略图高 424~430（真渲染）；注入首次请求 abort 后 —— 300ms 时 9 张仍是占位（高 150）且无报错，自动重试后 9 张全部渲染（共 2 次请求）⇒ 自愈成立；持续失败时错误态给出可读原因 + 「重新加载」，解除后点它恢复 9 张；右栏 360px、触发框 322/322 不截断、浮层 11 项均带完整三段称谓；控制台仅剩注入用例自身的 net::ERR_FAILED、tsc --noEmit 0 错误</w:t>
            </w:r>
          </w:p>
        </w:tc>
        <w:tc>
          <w:tcPr>
            <w:tcW w:type="dxa" w:w="1661"/>
          </w:tcPr>
          <w:p>
            <w:pPr>
              <w:spacing w:line="360" w:lineRule="auto" w:before="0" w:after="0"/>
            </w:pPr>
            <w:r>
              <w:rPr>
                <w:rFonts w:ascii="宋体" w:hAnsi="宋体" w:cs="宋体" w:eastAsia="宋体" w:hint="eastAsia"/>
                <w:b w:val="0"/>
                <w:sz w:val="24"/>
              </w:rPr>
              <w:t>5.2 归属匹配、PageSplitBoard.tsx / SplitPanel.tsx / 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v2.72</w:t>
            </w:r>
          </w:p>
        </w:tc>
        <w:tc>
          <w:tcPr>
            <w:tcW w:type="dxa" w:w="1661"/>
          </w:tcPr>
          <w:p>
            <w:pPr>
              <w:spacing w:line="360" w:lineRule="auto" w:before="0" w:after="0"/>
            </w:pPr>
            <w:r>
              <w:rPr>
                <w:rFonts w:ascii="宋体" w:hAnsi="宋体" w:cs="宋体" w:eastAsia="宋体" w:hint="eastAsia"/>
                <w:b w:val="0"/>
                <w:sz w:val="24"/>
              </w:rPr>
              <w:t>切分结果的归属下拉补全函证称谓 + 操作指引按现行界面整体重写 + 银行侧上传补提交反馈（用户要求：「切分结果这里，函证编号后面要跟上（被审计单位名称+被询证单位名称）。同时需要你接着做。」—— 后半句指上一轮盘点出的引导性缺口）：① 归属下拉补全称谓 —— 文案由「被询证单位 · 函证编号」改为「函证编号 · 被审计单位 · 被询证单位」（顺序按用户口径）。过程中查出一个真 bug：候选表（往来侧是 whzf0010008/9/10）与演示批次的分段（whzf0010006/5/3）完全不相交 —— antd 的 Select 匹配不到选项时会退化成直接显示裸值，界面上就只剩一个光秃秃的编号，这正是用户截图里的现象。故候选改为并集（同类型下「候选表 ∪ 已有回函记录」，按编号去重；真实系统里控制表本就全量）。宽度：取候选里最长的那种（whzf0010004 · 山东某某科技股份有限公司 · 国泰君安证券股份有限公司），13px 下 432px、12px 下约 446px ⇒ 右栏 360 → 500px、下拉字号 12px（须写 CSS 层：antd 把字号设在 .ant-select-selector 上，&lt;Select style={{fontSize}}&gt; 实测无效）；实测不截断（462/462）。② 操作指引整体重写（上一轮盘点中最重的一处引导缺陷）—— 它停在 v2.57 / v2.60 / v2.62 之前，还在讲「最小化识别工作台」「快速确认对应关系」「手动指定函证 / 重新识别 / 跳过」「从核验页采纳或修正」，四件事在当前实现里都不存在。四步改为「上传回函 / 智能识别 / AI 核验 / 结果确认」，逐条对齐：往来＝二维码预切分（不再写"自动切分并归属"）、归属在「回函归属」界面手工完成、进度看右下角悬浮卡（不再有"最小化工作台"）、核验页只读而采纳在「回函结果填写」页，并把「「回函进度」那一列就是你的下一步」写进第 4 步。③ 两处引导缺口 —— 银行侧上传（onBankUploadConfirm / onBankDemo）此前没有任何反馈（往来侧有 toast），现补同款；两个 ① 弹窗底栏各补一行小字「下一步：核对切分与归属」/「下一步：切分并指定归属」（按钮只说推进、不说推到哪）；主操作行两个入口的悬停说明订正（往来「按二维码自动切分并归属」→ 预切分；银行「按四要素归属」→ 手工切分 + 逐段指定，四要素退为参考）。④ 一处查过但未改：「快递数据导入结果」抽屉的空态「暂无导入记录」是不可达分支（该抽屉只与导入结果同时打开），故不给它补引导动作。实测（Playwright 1680×1000，真实 dev server）：操作指引四步全部渲染、过期词扫描 0 命中；往来 / 银行 ① 底栏均为 [取消, 下一步] + 提示小字，点击后两侧 toast 均出现；归属界面右栏 500px、候选 11 项、最长候选不截断；控制台 0 error、tsc --noEmit 0 错误</w:t>
            </w:r>
          </w:p>
        </w:tc>
        <w:tc>
          <w:tcPr>
            <w:tcW w:type="dxa" w:w="1661"/>
          </w:tcPr>
          <w:p>
            <w:pPr>
              <w:spacing w:line="360" w:lineRule="auto" w:before="0" w:after="0"/>
            </w:pPr>
            <w:r>
              <w:rPr>
                <w:rFonts w:ascii="宋体" w:hAnsi="宋体" w:cs="宋体" w:eastAsia="宋体" w:hint="eastAsia"/>
                <w:b w:val="0"/>
                <w:sz w:val="24"/>
              </w:rPr>
              <w:t>5.2 归属匹配、5.10 新手引导、5.1 上传与识别、SplitPanel.tsx / AssignView.tsx / OnboardingGuide.tsx / ReplyList.tsx / global.css、文档头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2026-09-30</w:t>
            </w:r>
          </w:p>
        </w:tc>
        <w:tc>
          <w:tcPr>
            <w:tcW w:type="dxa" w:w="1661"/>
          </w:tcPr>
          <w:p>
            <w:pPr>
              <w:spacing w:line="360" w:lineRule="auto" w:before="0" w:after="0"/>
            </w:pPr>
            <w:r>
              <w:rPr>
                <w:rFonts w:ascii="宋体" w:hAnsi="宋体" w:cs="宋体" w:eastAsia="宋体" w:hint="eastAsia"/>
                <w:b w:val="0"/>
                <w:sz w:val="24"/>
              </w:rPr>
              <w:t>v2.71</w:t>
            </w:r>
          </w:p>
        </w:tc>
        <w:tc>
          <w:tcPr>
            <w:tcW w:type="dxa" w:w="1661"/>
          </w:tcPr>
          <w:p>
            <w:pPr>
              <w:spacing w:line="360" w:lineRule="auto" w:before="0" w:after="0"/>
            </w:pPr>
            <w:r>
              <w:rPr>
                <w:rFonts w:ascii="宋体" w:hAnsi="宋体" w:cs="宋体" w:eastAsia="宋体" w:hint="eastAsia"/>
                <w:b w:val="0"/>
                <w:sz w:val="24"/>
              </w:rPr>
              <w:t>上传链路「中间步」的按钮由「确定」改为「下一步」（用户要求：「【上传往来函证回函】和【上传银行函证回函】除了最后一步的弹窗，别的弹窗的【确认】都改成下一步，这样更能引导用户去进行操作」）：① 改的是哪两个 —— 整条上传链路上「中间步」只有一个分叉点、两个弹窗：往来的 SplitEntryModal（标题「文件识别录入」）与银行的 BankUploadModal（标题「上传银行函证回函」），两处底栏主按钮 确定 → 下一步；AssignView（「回函归属」）是链路的最后一步（唯一执行 COMMIT_SPLIT 落库的动作），保持「确定」不变。② 为什么这么改 —— 两个 ① 弹窗只完成「选文件 + 声明末页面单口径」，点下去是推进流程而非提交结果（后面还有整屏的事要做：往来要核对切分、银行要逐段指定归属）。按钮文案承担「点了会发生什么」的说明义务（沿用 v2.20 以来的口径），写「确定」会让用户以为这一步就把事情定死了。③ 与既有词汇表对齐 —— OnboardingGuide 的多步向导本就是「下一步 / 上一步 / 开始使用」；改后 「确定」在全站只剩 AssignView 底栏的两处（正常态 + 「本批已全部归属完成」完成态），语义收敛为「这条链路的终点」。④ 文档同步 —— 5.1「往来：上传弹窗 → 回函归属界面」的弹窗字段清单与图 5.1-1 的「重点可见 / 状态要求」由 取消 / 确定 改为 取消 / 下一步，并新增一条按钮文案口径（中间步「下一步」/ 最后一步「确定」，判据是「按钮必须说明点了会发生什么」）。⑤ 实测（Playwright 1680×1000，真实 dev server）—— 往来 ① 底栏 [取消, 下一步]、银行 ① 底栏 [取消, 下一步]、两条支路的 ② 「回函归属」底栏均为 [确定]；未填必选项时点「下一步」仍保持可点 + 给文字提示（「请先选择「最后页是否快递面单」」，未回退成 disabled）；控制台 0 error、tsc --noEmit 0 错误</w:t>
            </w:r>
          </w:p>
        </w:tc>
        <w:tc>
          <w:tcPr>
            <w:tcW w:type="dxa" w:w="1661"/>
          </w:tcPr>
          <w:p>
            <w:pPr>
              <w:spacing w:line="360" w:lineRule="auto" w:before="0" w:after="0"/>
            </w:pPr>
            <w:r>
              <w:rPr>
                <w:rFonts w:ascii="宋体" w:hAnsi="宋体" w:cs="宋体" w:eastAsia="宋体" w:hint="eastAsia"/>
                <w:b w:val="0"/>
                <w:sz w:val="24"/>
              </w:rPr>
              <w:t>5.1 上传与识别、SplitEntryModal.tsx / BankUploadModal.tsx、文档头</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2026-09-29</w:t>
            </w:r>
          </w:p>
        </w:tc>
        <w:tc>
          <w:tcPr>
            <w:tcW w:type="dxa" w:w="1661"/>
          </w:tcPr>
          <w:p>
            <w:pPr>
              <w:spacing w:line="360" w:lineRule="auto" w:before="0" w:after="0"/>
            </w:pPr>
            <w:r>
              <w:rPr>
                <w:rFonts w:ascii="宋体" w:hAnsi="宋体" w:cs="宋体" w:eastAsia="宋体" w:hint="eastAsia"/>
                <w:b w:val="0"/>
                <w:sz w:val="24"/>
              </w:rPr>
              <w:t>v2.70</w:t>
            </w:r>
          </w:p>
        </w:tc>
        <w:tc>
          <w:tcPr>
            <w:tcW w:type="dxa" w:w="1661"/>
          </w:tcPr>
          <w:p>
            <w:pPr>
              <w:spacing w:line="360" w:lineRule="auto" w:before="0" w:after="0"/>
            </w:pPr>
            <w:r>
              <w:rPr>
                <w:rFonts w:ascii="宋体" w:hAnsi="宋体" w:cs="宋体" w:eastAsia="宋体" w:hint="eastAsia"/>
                <w:b w:val="0"/>
                <w:sz w:val="24"/>
              </w:rPr>
              <w:t>「AI 智能核验」左栏改为「发函用印件 × 回函件」双原件预览栈 + 点表联动跳页（用户要求：「对于【发函回函一致性检测】这个对比项，左侧目前还展示的是回函的原始函证文件，但是，对比其实对比的是：发函的用印文件和回函的文件。现在只展示一个回函文件原件，但是却要做发回函的对比，左侧是不是可以再优化下。」）—— 诊断：一致性检测比的是两份文件，而左栏只铺回函件，用户实际是「拿一半依据去核对」。四点规划确认后执行：① 左栏预览栈 —— 往来函证上下两栏（上「发函用印件」、下「回函件」，各半高、各自独立滚动缩放，之间只用一条发丝线分隔、不加底色块不叠边框），每栏标题行给「栏名 + 文件名 + 本封第 X-Y 页」＋右侧「只看这一件」（本栏放大、另一栏收成一行标题，可再展开）；发函栏不带 AI 批注（印章框 / 落章区 / 手写区都在回函件上）故无视图切换；银行函证只有回函件一栏（发函数据存于系统、没有文件），分支查新增的 TYPE_RULE.sentFilePreview。② 三者同源 —— 换用一对真实样例：发函用印件 fahan-cswl0526.pdf（6 页 / 含中信 cswl05260001、国泰君安、华泰三封）与回函件 huihan-cswl0526.pdf（9 页 = 每封「正文 2 页 + 一张无文本层的扫描页」），DEFAULT_SAMPLE_FILE 由 0813 拼接件换成后者（同为 9 页，识别批次 A 的 1-3 / 4-6 / 7-9 切分零回归）；whzf0010005 与 QS2024-031 的显式样例映射不动（印章批注坐标按各自文件校准）。③ 表格按原件逐格重建 —— 按文字层坐标逐行还原出这封信的「4 大类 / 6 张子表」（销售与应（预）收账款 6 列 / 应收贵公司票据 5 列 / 采购与预（应）付账款 6 列（原件只印表头、无数据行，照实保留空表）/ 应付贵公司票据 5 列 / 其他往来账项 5 列 / 其他事项 2 列），列数互不相同；ConsistencyTable 增 section（大类）供组标题两段式呈现；原先那套 0813 的 20 条事项模板整份删除（不留死模板）。差异仍在回函侧注入（该对样例发函与回函页面文本完全相同，照抄会全一致、红框不可见），演示口径不变：广东 / 广发 2 项、海通 1 项、中信 / 国泰君安 / 华泰 0 项，风险等级与统计行数字零变化。④ 点表联动 —— ConsistencyTable 增 sentPages / repliedPages（存该封内的相对页号：同一份 AiVerification 常量被多封共用，绝对页号由界面侧叠加 letterPagesOf() 起点算出），ConsistencyDiff 组标题行加「查看原件」，点击后两栏同时跳页并高亮（markRange + 新增 markLabel 把角标写成「本表」，与归属匹配的「本段」区分）；切换检测项页签清除高亮。顺带修掉三处既有缺陷：① AnnotatedPdfPreview 的定位 effect 原本 page &lt;= 1 直接 return —— 跳不回第 1 页；② 只改 page 时 effect 不重跑 —— 同一张表二次点击没反应（引入自增 locateToken 进依赖）；③ markRange 的角标文案写死「本段」。实测（Playwright，1680×1000）：往来双栏 half/half 且文件与页区间正确；点第 5 组（其他往来账项，在第 2 页）→ 两栏同时 scrollTop 0→1186 且角标「本表 · 第 2 页」；点第 1 组 → 双双回 0（第 1 页可达）；手动滚回顶部后再点同一组 → 重新跳到 1186（locateToken 生效）；「只看这一件」双向互斥 + 恢复双栏四种状态全对；切「印章识别」角标清除且印章定位框 2 个（自动批注视图未破）；银行函证单栏 is-full 且切换按钮 0 个；结果填写页内嵌的同一面板行为一致；6 张子表组标题（大类 + 子表名 + 摘要）与 260 个单元格零截断、零金额折行；控制台零 error、tsc 零错误、npm run build 通过</w:t>
            </w:r>
          </w:p>
        </w:tc>
        <w:tc>
          <w:tcPr>
            <w:tcW w:type="dxa" w:w="1661"/>
          </w:tcPr>
          <w:p>
            <w:pPr>
              <w:spacing w:line="360" w:lineRule="auto" w:before="0" w:after="0"/>
            </w:pPr>
            <w:r>
              <w:rPr>
                <w:rFonts w:ascii="宋体" w:hAnsi="宋体" w:cs="宋体" w:eastAsia="宋体" w:hint="eastAsia"/>
                <w:b w:val="0"/>
                <w:sz w:val="24"/>
              </w:rPr>
              <w:t>5.3 AI 智能核验、回函一致性检测、文件预览</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2026-09-28</w:t>
            </w:r>
          </w:p>
        </w:tc>
        <w:tc>
          <w:tcPr>
            <w:tcW w:type="dxa" w:w="1661"/>
          </w:tcPr>
          <w:p>
            <w:pPr>
              <w:spacing w:line="360" w:lineRule="auto" w:before="0" w:after="0"/>
            </w:pPr>
            <w:r>
              <w:rPr>
                <w:rFonts w:ascii="宋体" w:hAnsi="宋体" w:cs="宋体" w:eastAsia="宋体" w:hint="eastAsia"/>
                <w:b w:val="0"/>
                <w:sz w:val="24"/>
              </w:rPr>
              <w:t>v2.69</w:t>
            </w:r>
          </w:p>
        </w:tc>
        <w:tc>
          <w:tcPr>
            <w:tcW w:type="dxa" w:w="1661"/>
          </w:tcPr>
          <w:p>
            <w:pPr>
              <w:spacing w:line="360" w:lineRule="auto" w:before="0" w:after="0"/>
            </w:pPr>
            <w:r>
              <w:rPr>
                <w:rFonts w:ascii="宋体" w:hAnsi="宋体" w:cs="宋体" w:eastAsia="宋体" w:hint="eastAsia"/>
                <w:b w:val="0"/>
                <w:sz w:val="24"/>
              </w:rPr>
              <w:t>「发函回函一致性检测」重做：先「忠实识别原件表格的行列」，再「逐表并排比对 + 差异红框」 —— 用户两轮要求：先「我希望这个界面，能展示出，发函文件4个表格识别的结果，回函表格识别的结果，然后，发回函文件识别出来不一致的数据，用红色框子标注。发函识别出来的表格要并排展示对比」；随后追问并明确「这里的右侧的表格，是完全左边发函回函文件识别出来的表格的内容吗？还是说，会做整理呢？我希望的是，左侧的表格的行列内容完全识别，以表格的形式展示，然后再进行对比」（并澄清「4 个表格」不是常量：「除了信息证明无误以外的所有数据表格，可能有 4 个，可能有多个」）。① 先核对原件、再定结构 —— 把 wanglai-1-SJ01YF001.pdf 第 1 页按 200% 渲染切片逐格读取，确认该《企业询证函》里确有 4 张表且列结构互不相同（往来款项余额 5 列 / 交易额 4 列 / 票据往来金额 4 列 / 其他事项空白框），而「信息证明无误 · 信息不符」签章区不是数据表格（它属于印章与手写体识别）—— 这直接推翻了同日上一版「按科目把 20 条事项切成 5 张表」的做法：那是整理，不是识别。② 数据模型改为逐表 + 逐单元格 —— 新增 ConsistencyTable（title / unit / columns / comparedColumns / keyColumns / sentRows / repliedRows）与 ConsistencyTableRow（cells: string[]），AiVerification.consistency.tables 成为一致性检测的主数据；原 consistency.rows（拍平记录）由 tables 派生、保留给 consistencyOf 摘要与结果填写页「科目余额分录」使用，二者同源。③ 展示忠实原件 —— ConsistencyDiff 不再自造列，列名与列序照抄识别结果（不归一化、不丢列、不重排），两侧共用同一份 colgroup 列宽权重（比对列 / 配对键列 / 期间列给 2、其余给 1.6）⇒ 同一行落在同一水平线上；表头允许换行（省略号会把「欠贵公司（已开票-含税）」这类列名吃掉，而列名正是「这张表在核什么」的答案）；字号取 12px（一张原件表最多 5 列又要并排两份，12px 下 10 位金额仍能整行容下 —— 实测无一处溢出或截断）。④ 判定口径抽公共 —— 新增 @/utils/consistency（parseAmount / compareCell），拍平与红框共用，因此「结论条说几项不符」与「表里框了几处」必然一致；单向缺失时缺失侧显示「未列示」/「无此项」、有值侧把值框出。⑤ 演示数据分两套结构 —— 按记录预览的样例文件分：whzf0010005 → wanglai 的 4 张表（逐格取自原件），其余往来记录 → huihan-0813.pdf 的 1 张表 / 20 条事项（为此新增 VERIFY_GD_W / VERIFY_HT_W 两个 wanglai 版本）；真实环境不需要这套分支，表格结构一律来自识别结果。实测：whzf0010005 呈现 4 组 —— 往来款项余额「9 项全部一致」（「贵公司欠」整列「-」不计入核对项）、交易额「共 4 项 · 1 项不一致」（4,169,130.47 / 4,169,130.00 一对红框）、票据往来「4 项全部一致」、其他事项「无可比对项」，结论条「检出 1 项金额不符（共核对 17 项）」；whzf0010006 呈现 1 组（20 项 · 2 项不一致，红框 302,000/284,000 与 602,000/未列示）。两处均零横向溢出、描边实测 rgb(229,72,77) / 1px、控制台零 error、tsc 零错误、npm run build 通过</w:t>
            </w:r>
          </w:p>
        </w:tc>
        <w:tc>
          <w:tcPr>
            <w:tcW w:type="dxa" w:w="1661"/>
          </w:tcPr>
          <w:p>
            <w:pPr>
              <w:spacing w:line="360" w:lineRule="auto" w:before="0" w:after="0"/>
            </w:pPr>
            <w:r>
              <w:rPr>
                <w:rFonts w:ascii="宋体" w:hAnsi="宋体" w:cs="宋体" w:eastAsia="宋体" w:hint="eastAsia"/>
                <w:b w:val="0"/>
                <w:sz w:val="24"/>
              </w:rPr>
              <w:t>5.3 AI 智能核验、回函一致性检测</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2026-09-28</w:t>
            </w:r>
          </w:p>
        </w:tc>
        <w:tc>
          <w:tcPr>
            <w:tcW w:type="dxa" w:w="1661"/>
          </w:tcPr>
          <w:p>
            <w:pPr>
              <w:spacing w:line="360" w:lineRule="auto" w:before="0" w:after="0"/>
            </w:pPr>
            <w:r>
              <w:rPr>
                <w:rFonts w:ascii="宋体" w:hAnsi="宋体" w:cs="宋体" w:eastAsia="宋体" w:hint="eastAsia"/>
                <w:b w:val="0"/>
                <w:sz w:val="24"/>
              </w:rPr>
              <w:t>v2.67</w:t>
            </w:r>
          </w:p>
        </w:tc>
        <w:tc>
          <w:tcPr>
            <w:tcW w:type="dxa" w:w="1661"/>
          </w:tcPr>
          <w:p>
            <w:pPr>
              <w:spacing w:line="360" w:lineRule="auto" w:before="0" w:after="0"/>
            </w:pPr>
            <w:r>
              <w:rPr>
                <w:rFonts w:ascii="宋体" w:hAnsi="宋体" w:cs="宋体" w:eastAsia="宋体" w:hint="eastAsia"/>
                <w:b w:val="0"/>
                <w:sz w:val="24"/>
              </w:rPr>
              <w:t>「AI 核验结论」五条标题由「结论词」扩写为「完整结论」（用户指定五条改法：「相符→回函结果相符/不符；一致→印章与被询证单位一致/不一致；否（检出「财务章」）→不为财务章/为财务章；未检出→无骑缝章/有骑缝章；不相符处描述→不相符手写内容识别」） —— 原先的裸结论词要连着下面那行依据才读得懂（「否（检出「财务章」）」尤其费解），扩写后每条单独可读；第 5 项是项名改名（「不相符处描述」→「不相符手写内容识别」，它承载的是手写体转录、不是人工描述位），表单字段「回函结果不相符处的描述」名不变（采纳的带入目标不变）。无法判定的分支（未检出印章）保持原样。实测（国泰君安，公章案例）：五条分别呈现「回函结果相符 / 印章与被询证单位一致 / 不为财务章 / 有骑缝章（3 处）/ 不相符手写内容识别」——第 3 条的负取值「为财务章」已在用户截图（海通，财务章案例）中得到印证，两种取值都对上了；控制台零 error、tsc 零错误。未动：列表「回函是否相符」列仍是「相符 / 不相符 / 无法判定」（该列有列名上下文，够清楚）；表单里「是否为公章」的选项「否（财务章等其他印章）」未同步调整 —— 若也要统一说一声</w:t>
            </w:r>
          </w:p>
        </w:tc>
        <w:tc>
          <w:tcPr>
            <w:tcW w:type="dxa" w:w="1661"/>
          </w:tcPr>
          <w:p>
            <w:pPr>
              <w:spacing w:line="360" w:lineRule="auto" w:before="0" w:after="0"/>
            </w:pPr>
            <w:r>
              <w:rPr>
                <w:rFonts w:ascii="宋体" w:hAnsi="宋体" w:cs="宋体" w:eastAsia="宋体" w:hint="eastAsia"/>
                <w:b w:val="0"/>
                <w:sz w:val="24"/>
              </w:rPr>
              <w:t>5.5 回函结果填写</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2026-09-28</w:t>
            </w:r>
          </w:p>
        </w:tc>
        <w:tc>
          <w:tcPr>
            <w:tcW w:type="dxa" w:w="1661"/>
          </w:tcPr>
          <w:p>
            <w:pPr>
              <w:spacing w:line="360" w:lineRule="auto" w:before="0" w:after="0"/>
            </w:pPr>
            <w:r>
              <w:rPr>
                <w:rFonts w:ascii="宋体" w:hAnsi="宋体" w:cs="宋体" w:eastAsia="宋体" w:hint="eastAsia"/>
                <w:b w:val="0"/>
                <w:sz w:val="24"/>
              </w:rPr>
              <w:t>v2.66</w:t>
            </w:r>
          </w:p>
        </w:tc>
        <w:tc>
          <w:tcPr>
            <w:tcW w:type="dxa" w:w="1661"/>
          </w:tcPr>
          <w:p>
            <w:pPr>
              <w:spacing w:line="360" w:lineRule="auto" w:before="0" w:after="0"/>
            </w:pPr>
            <w:r>
              <w:rPr>
                <w:rFonts w:ascii="宋体" w:hAnsi="宋体" w:cs="宋体" w:eastAsia="宋体" w:hint="eastAsia"/>
                <w:b w:val="0"/>
                <w:sz w:val="24"/>
              </w:rPr>
              <w:t>「查看完整核验」改按钮 + 内嵌核验弹窗改全屏（用户指定：①「这个链接，改成按钮，更明显一些」②「点击【查看完整核验】弹出来的弹窗，要全屏不满，不要只是局部弹窗」） —— 两处都在「回函结果填写」页右栏「AI 核验结论」区块的底部入口上。① 链接 → 实心小按钮：链接形态混在灰字说明里存在感太弱，而它是「核对 AI 结论的依据」的唯一入口，分量不该低于一行说明文字；用默认小按钮（带边框与底色）即足够明显，不用主色实心 —— 那会和上方各结论条上的「采纳」抢主操作的注意力。② 局部 Modal → 全屏弹窗：§7.6 #10 的既有规范本就是「四类明细统一走全屏弹窗」，查看函证 / 列表 AI 核验 / 回函快递信息 / 结果填写全是 FullscreenModal，唯独这里用了 1280 宽的局部 Modal 属于漏网；且核验页是「左常驻预览 + 右明细」的分栏布局，1280 宽里预览被压得很小，全屏后才有"对着原件看批注"该有的尺寸。外层不卸载：仍用独立的 verifyOpen 开关、不走列表页互斥状态 —— 打开核验时结果填写页不卸载、已填草稿不丢，关掉回来接着填；两层全屏弹窗的层级由 antd 自动管理（后打开的在上）。随之清掉不再使用的 antd Modal 导入。实测：按钮已非链接形态；点开后可见两层全屏弹窗（内外均 1680 × 1000 占满视口，内层标题「AI 智能核验 · 编号 · 单位」），关闭内层后外层完好 —— 草稿场景不受影响；控制台零 error、tsc 零错误</w:t>
            </w:r>
          </w:p>
        </w:tc>
        <w:tc>
          <w:tcPr>
            <w:tcW w:type="dxa" w:w="1661"/>
          </w:tcPr>
          <w:p>
            <w:pPr>
              <w:spacing w:line="360" w:lineRule="auto" w:before="0" w:after="0"/>
            </w:pPr>
            <w:r>
              <w:rPr>
                <w:rFonts w:ascii="宋体" w:hAnsi="宋体" w:cs="宋体" w:eastAsia="宋体" w:hint="eastAsia"/>
                <w:b w:val="0"/>
                <w:sz w:val="24"/>
              </w:rPr>
              <w:t>5.5 回函结果填写、5.3 AI 智能核验</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2026-09-28</w:t>
            </w:r>
          </w:p>
        </w:tc>
        <w:tc>
          <w:tcPr>
            <w:tcW w:type="dxa" w:w="1661"/>
          </w:tcPr>
          <w:p>
            <w:pPr>
              <w:spacing w:line="360" w:lineRule="auto" w:before="0" w:after="0"/>
            </w:pPr>
            <w:r>
              <w:rPr>
                <w:rFonts w:ascii="宋体" w:hAnsi="宋体" w:cs="宋体" w:eastAsia="宋体" w:hint="eastAsia"/>
                <w:b w:val="0"/>
                <w:sz w:val="24"/>
              </w:rPr>
              <w:t>v2.65</w:t>
            </w:r>
          </w:p>
        </w:tc>
        <w:tc>
          <w:tcPr>
            <w:tcW w:type="dxa" w:w="1661"/>
          </w:tcPr>
          <w:p>
            <w:pPr>
              <w:spacing w:line="360" w:lineRule="auto" w:before="0" w:after="0"/>
            </w:pPr>
            <w:r>
              <w:rPr>
                <w:rFonts w:ascii="宋体" w:hAnsi="宋体" w:cs="宋体" w:eastAsia="宋体" w:hint="eastAsia"/>
                <w:b w:val="0"/>
                <w:sz w:val="24"/>
              </w:rPr>
              <w:t>AI 核验页移除残留的采纳类按钮（用户指定：「【印章识别】页签下去掉【采纳该判定】【人工判定为相符】【人工判定为不相符】；【手写体识别】页签下去掉【采纳并代入描述】」） —— 这四个按钮全是"看得见、点不动"的：印章侧三个没有绑定任何点击处理；手写体的「采纳并带入描述」所依赖的回调在核验页从未被传入（调用处未传 onAdopt）—— 纯摆设。而「AI 智能核验」页的定位本就是只读（§5.3：只"看依据"，核验留痕统一在「确认回函快递信息」时打一次），按钮与口径直接矛盾；采纳的真正落点在「回函结果填写」页的「AI 核验结论」区块 —— 那里才是人工表态的地方，本页再摆一组只会让人困惑"该在哪确认"。改动：SealRecognition / HandwritingRecognition 各删去「③ 处理动作」段（两组件只被核验页引用，不影响别处），随之清掉 onAdopt 死回调与 antd Button / Tooltip 导入；手写体结论条的附注同步改写 —— 原「转录文本可直接带入…」在按钮删除后会误导，改为「如需引用这段说明，请在『回函结果填写』页的『回函结果不相符处的描述』中录入」。两组件的骨架由「结论条 → 事实清单 → 处理动作」三段改为「结论条 → 事实清单」两段，§5.3 的统一骨架随之更新。实测：印章 / 手写 / 一致性三个页签的采纳类按钮数均为 0，印章与手写两页签截图目视确认干净，控制台零 error、tsc 零错误。至此四个检测项在核验页全部无操作按钮（一致性无操作列、银行询证事项为只读形态、印章与手写本轮移除）</w:t>
            </w:r>
          </w:p>
        </w:tc>
        <w:tc>
          <w:tcPr>
            <w:tcW w:type="dxa" w:w="1661"/>
          </w:tcPr>
          <w:p>
            <w:pPr>
              <w:spacing w:line="360" w:lineRule="auto" w:before="0" w:after="0"/>
            </w:pPr>
            <w:r>
              <w:rPr>
                <w:rFonts w:ascii="宋体" w:hAnsi="宋体" w:cs="宋体" w:eastAsia="宋体" w:hint="eastAsia"/>
                <w:b w:val="0"/>
                <w:sz w:val="24"/>
              </w:rPr>
              <w:t>5.3 AI 智能核验</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2026-09-24</w:t>
            </w:r>
          </w:p>
        </w:tc>
        <w:tc>
          <w:tcPr>
            <w:tcW w:type="dxa" w:w="1661"/>
          </w:tcPr>
          <w:p>
            <w:pPr>
              <w:spacing w:line="360" w:lineRule="auto" w:before="0" w:after="0"/>
            </w:pPr>
            <w:r>
              <w:rPr>
                <w:rFonts w:ascii="宋体" w:hAnsi="宋体" w:cs="宋体" w:eastAsia="宋体" w:hint="eastAsia"/>
                <w:b w:val="0"/>
                <w:sz w:val="24"/>
              </w:rPr>
              <w:t>v2.64</w:t>
            </w:r>
          </w:p>
        </w:tc>
        <w:tc>
          <w:tcPr>
            <w:tcW w:type="dxa" w:w="1661"/>
          </w:tcPr>
          <w:p>
            <w:pPr>
              <w:spacing w:line="360" w:lineRule="auto" w:before="0" w:after="0"/>
            </w:pPr>
            <w:r>
              <w:rPr>
                <w:rFonts w:ascii="宋体" w:hAnsi="宋体" w:cs="宋体" w:eastAsia="宋体" w:hint="eastAsia"/>
                <w:b w:val="0"/>
                <w:sz w:val="24"/>
              </w:rPr>
              <w:t>补上「归属来源」留痕（承接 v2.63 核对时列出的待实现清单第 4 条） —— 「这份回函是怎么被归到当前这封函证的」原先只留在识别任务上，界面上完全看不到；而 v2.62 把归属改成用户手工切分 + 逐段选择之后，「归到哪封」变成了人的判断 —— 人的判断更需要留痕。它回答的正是审计复核时最常被问的那句「这封凭什么是这家银行的」。改动三处：① ReplyRecord 新增 assignSource，识别落库时由 applyRecognizedReply 从任务上带过来（手工切出的段记 manual-assign，与「指定归属」同口径，不冒充系统自动归属）；② 展示在列表展开行的留痕行里、且置于最前 —— 它是这份回函的出身，后面两段都是人对它的处置。三段由此构成完整的业务时序 归属来源 → 核验 → 最近修改，整行走等宽数字、时间戳天然对齐，且各段按需出现；③ 演示数据集中补写（ASSIGN_SOURCE_BY_ID），刻意覆盖三种来源 —— 齐商 人工确认、广发 人工指定、其余 自动归属，让界面上三种都能看到。实测：8 行全部显示归属来源、三种取值各就各位，与核验 / 修改留痕正确拼接，控制台零 error、tsc 零错误</w:t>
            </w:r>
          </w:p>
        </w:tc>
        <w:tc>
          <w:tcPr>
            <w:tcW w:type="dxa" w:w="1661"/>
          </w:tcPr>
          <w:p>
            <w:pPr>
              <w:spacing w:line="360" w:lineRule="auto" w:before="0" w:after="0"/>
            </w:pPr>
            <w:r>
              <w:rPr>
                <w:rFonts w:ascii="宋体" w:hAnsi="宋体" w:cs="宋体" w:eastAsia="宋体" w:hint="eastAsia"/>
                <w:b w:val="0"/>
                <w:sz w:val="24"/>
              </w:rPr>
              <w:t>5.2 切分与归属、5.6 列表</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v2.62</w:t>
            </w:r>
          </w:p>
        </w:tc>
        <w:tc>
          <w:tcPr>
            <w:tcW w:type="dxa" w:w="1661"/>
          </w:tcPr>
          <w:p>
            <w:pPr>
              <w:spacing w:line="360" w:lineRule="auto" w:before="0" w:after="0"/>
            </w:pPr>
            <w:r>
              <w:rPr>
                <w:rFonts w:ascii="宋体" w:hAnsi="宋体" w:cs="宋体" w:eastAsia="宋体" w:hint="eastAsia"/>
                <w:b w:val="0"/>
                <w:sz w:val="24"/>
              </w:rPr>
              <w:t>回函归属改为页级手动切分（用户：「往来函证按二维码切分归属（不需要 ai），但有可能识别错误，因此需要用户手动修改切分的内容；银行函证用 ai 去识别内容再切分归属，效率太低了，用户交互感也很差，因此也直接让用户手动批量切分 + 手动微调」，附 PDF 拆分工具截图） —— 撤掉「AI 识别内容 → 得出归属」这条链路，两类函证共用一套页缩略图墙 + 页间剪刀：切分从"用页码描述"变为"在页面上直接指"。形态：主区一页一张缩略图、页间一把剪刀（点一下切换"此处切分"）；右栏 拆分方式（按固定页数 / 按自定义范围 / 按文档数量均分 —— 选方式 + 填参数 + 「按此方式切分」）+ 切分结果（每段一行：页码区间 + 归属下拉）。用户拍板两点：① 每段一个归属下拉（从函证清单选，候选按函证类型筛）；② 银行侧打开时整份 1 段、从头手动切（不要 AI 初稿）。初稿按类型分：往来 = 二维码已切好的分段（可微调），银行 = 整份一段。只维护「切点」一个状态（cuts），段由 segmentsOfCuts 派生 —— 不维护两份（段 + 切点），否则早晚不一致。切分草稿纯本地、点「确定」才提交（新 action COMMIT_SPLIT）：中间态不该落进任务列表，否则后台识别会按用户并不认可的分段去跑。提交按页区间复用旧任务（区间一致 → 原样保留、保住识别进度与核验数据；归属变了 → 就地改并重新落库；对不上 → makeSegmentTask 新建），归属下拉同样按页区间预填（初始选项、可改）—— 这正是"银行从头切也不丢演示数据"的原因。新增 utils/pageSplit.ts、components/PageSplitBoard.tsx、components/SplitPanel.tsx；AssignView 重写；删除 SplitResultTable.tsx（全项目已无引用）。不给"拖拽切分线"：页间位置离散（只有 pageCount−1 个切点），可点按钮已穷尽全部状态，拖拽只会引入"拖到半页算什么"的歧义。实测（Chromium，1680 视口）：初稿 11 页 / 10 剪刀 / 0 切 / 1 段「第 1-11 页」；按固定页数 4 页 → 3 段 1-4 / 5-8 / 9-11，且第 1 段归属自动预填 QS2024-031（页区间与既有识别结果吻合）；手动取消一处切点 → 2 段；归属下拉候选只有银行函证（往来的 whzf 系列已按类型筛掉）；点确定后界面关闭、列表由 8 封变 9 封（归属落库）；控制台零 error、tsc 零错误。两处自伤已修：① 段角标原写在卡片外侧（top:-7px），换行后第二行段首的角标正好压住上一行最后一张卡片的页码（截图里「段 2」盖住「第 4 页」）→ 改为贴卡片内侧；② 「将拆分为 N 段」误用切点数当段数（11 页切 4 页 → 显示 2、实际 3）→ 一律走 segmentsOfCuts(...).length 数一次。⚠️ 未解决的存量问题（已转达）：样例扫描件 bank-qishang-20240331.pdf 真实只有 4 页，演示数据按 11 页书写（自 v2.56 起的不一致）；缩略图以数据页数为准、超出时循环取页，故第 5-11 格是与前 4 页重复的内容（且样例第 4 页本身空白）——真实环境无此问题，三个可选修法待用户定夺</w:t>
            </w:r>
          </w:p>
        </w:tc>
        <w:tc>
          <w:tcPr>
            <w:tcW w:type="dxa" w:w="1661"/>
          </w:tcPr>
          <w:p>
            <w:pPr>
              <w:spacing w:line="360" w:lineRule="auto" w:before="0" w:after="0"/>
            </w:pPr>
            <w:r>
              <w:rPr>
                <w:rFonts w:ascii="宋体" w:hAnsi="宋体" w:cs="宋体" w:eastAsia="宋体" w:hint="eastAsia"/>
                <w:b w:val="0"/>
                <w:sz w:val="24"/>
              </w:rPr>
              <w:t>5.1 上传与识别、5.3 AI 智能核验、识别界面布局</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v2.61</w:t>
            </w:r>
          </w:p>
        </w:tc>
        <w:tc>
          <w:tcPr>
            <w:tcW w:type="dxa" w:w="1661"/>
          </w:tcPr>
          <w:p>
            <w:pPr>
              <w:spacing w:line="360" w:lineRule="auto" w:before="0" w:after="0"/>
            </w:pPr>
            <w:r>
              <w:rPr>
                <w:rFonts w:ascii="宋体" w:hAnsi="宋体" w:cs="宋体" w:eastAsia="宋体" w:hint="eastAsia"/>
                <w:b w:val="0"/>
                <w:sz w:val="24"/>
              </w:rPr>
              <w:t>识别界面的检测点按函证分组；术语改人话（用户：「这个界面信息太乱了，很多重复的识别项，那具体是在识别哪个函证，能做的有条理一些么？而且下面的不相符，和杰哥拼接件是什么意思？这些项表达什么意思呢？」） —— 三个问题实为同一个根因：界面没交代"我在看哪一封"。（A）「很多重复的识别项」不是算重了：一屏 18 项 = 3 封 × 每封 6 项，同一套检测逐封各跑一遍；平铺本身正确，错在没分段 —— 用户无从判断"这一行属于哪一封"，于是看起来像列表出错。改为 TaskGroups 按函证分组：每封一张卡，卡头 = 函证编号 · 被询证单位 · 该封自己的结论 · 项数与耗时，组内才是检测点；"在识别哪个函证"由卡头回答，不需要用户推断。（B）「下面的不相符是什么意思」：原建议卡只取第一段做一张全局卡，多封时用户无从判断"这个不相符是谁的"；改为只给有风险的段（全相符时一张都不出现）且卡头标明 owner（编号 · 单位）。（C）「拼接件是什么意思」：那是我借来的行业俗语；来源卡类型标记统一改为「回函原件」——"多封回函拼成一个文件"这件事由 from 里的页区间自然表达，不需要一个生词去概括它。（D）一般化判据（记入约定）："看起来是 bug、其实是缺分组" —— 这类反馈要往"界面没交代清楚"想，而不是往"数据算重了"查。实测：往来 3 段识别界面呈现 3 张分组卡，卡头分别为 whzf0010006 · 广东证券股份有限公司 / 第 1-3 页 · 第 1 次回函、whzf0010005 · 海通证券 / 第 4-6 页 · 第 2 次回函、whzf0010003 · 华泰证券 / 第 7-9 页 · 第 1 次回函，各带「识别中」结论与 6 项检测 · 30.xs；来源类型全部为「回函原件」；tsc 零错误、控制台零 error</w:t>
            </w:r>
          </w:p>
        </w:tc>
        <w:tc>
          <w:tcPr>
            <w:tcW w:type="dxa" w:w="1661"/>
          </w:tcPr>
          <w:p>
            <w:pPr>
              <w:spacing w:line="360" w:lineRule="auto" w:before="0" w:after="0"/>
            </w:pPr>
            <w:r>
              <w:rPr>
                <w:rFonts w:ascii="宋体" w:hAnsi="宋体" w:cs="宋体" w:eastAsia="宋体" w:hint="eastAsia"/>
                <w:b w:val="0"/>
                <w:sz w:val="24"/>
              </w:rPr>
              <w:t>5.3 AI 智能核验、识别界面</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v2.60</w:t>
            </w:r>
          </w:p>
        </w:tc>
        <w:tc>
          <w:tcPr>
            <w:tcW w:type="dxa" w:w="1661"/>
          </w:tcPr>
          <w:p>
            <w:pPr>
              <w:spacing w:line="360" w:lineRule="auto" w:before="0" w:after="0"/>
            </w:pPr>
            <w:r>
              <w:rPr>
                <w:rFonts w:ascii="宋体" w:hAnsi="宋体" w:cs="宋体" w:eastAsia="宋体" w:hint="eastAsia"/>
                <w:b w:val="0"/>
                <w:sz w:val="24"/>
              </w:rPr>
              <w:t>归属界面改为两类函证共用；往来上传由两步并为一步（用户：「往来函证，这一步，就是在把回函文件和函证数据进行匹配，点了确定以后，就开始智能识别了」） —— 用户指出往来侧的「数据核对」与银行侧的「归属」是同一件事（把回函文件与函证数据匹配），故并入同一个 AssignView：银行（文件内无系统二维码 → 靠四要素算档位）出候选函证表（人工指定归属的唯一入口）、右栏叫「归属匹配」、底栏报「已处理 x/y 段 · 还有 N 段待归属」且全部处理完才可点确定；往来（拼接件里每封带二维码 → 切分时已精确命中，assignSource = auto）出切分明细表（人做的是核对切分）、右栏叫「匹配结论」（一行结果，不给候选）、底栏只报「共 N 段 + 点确定后会发生什么」且确定随时可点。删除 SplitCheckModal（往来的「数据核对」弹窗），往来上传从两步变一步（选文件 → 直接进归属界面）。为什么要并：两步时用户核完切分、点确定，又被推到一个写着「本批回函已全部归属完成」的全屏界面（往来归属由二维码定死，那个界面没有待办可做）—— 纯冗余的一屏；且那个弹窗底部文案还写着「随后进入识别工作台」（工作台已拆）。判据（记入约定）：两处业务动作相同、只有依据/字段不同时，共用一个界面 + 按类型分支，不要各做一个界面（用户会看到两套视觉做同一件事）。实测：往来选文件 → 归属界面（标题「回函归属 · 往来函证 · 0813回函123.pdf」、切分表 3 段全「自动归属」、右栏「切分结果 / 匹配结论」、底栏「共 3 段 · 点确定即按此归属写入列表，随后开始智能识别 —— 进度见右下角，可随时查看」、确定可用）→ 点确定 → 界面关闭 + 右下角卡出现（正在对应 3 份）；tsc 零错误、控制台零 error。过程中一处实测教训：SplitEntryModal 的「最后页是否快递面单」是必选项，不选则弹窗校验不通过、根本走不到归属界面（首轮脚本未选，表现为「点了确定却毫无反应」）</w:t>
            </w:r>
          </w:p>
        </w:tc>
        <w:tc>
          <w:tcPr>
            <w:tcW w:type="dxa" w:w="1661"/>
          </w:tcPr>
          <w:p>
            <w:pPr>
              <w:spacing w:line="360" w:lineRule="auto" w:before="0" w:after="0"/>
            </w:pPr>
            <w:r>
              <w:rPr>
                <w:rFonts w:ascii="宋体" w:hAnsi="宋体" w:cs="宋体" w:eastAsia="宋体" w:hint="eastAsia"/>
                <w:b w:val="0"/>
                <w:sz w:val="24"/>
              </w:rPr>
              <w:t>5.1 上传与识别、5.3 AI 智能核验、识别界面布局</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v2.59</w:t>
            </w:r>
          </w:p>
        </w:tc>
        <w:tc>
          <w:tcPr>
            <w:tcW w:type="dxa" w:w="1661"/>
          </w:tcPr>
          <w:p>
            <w:pPr>
              <w:spacing w:line="360" w:lineRule="auto" w:before="0" w:after="0"/>
            </w:pPr>
            <w:r>
              <w:rPr>
                <w:rFonts w:ascii="宋体" w:hAnsi="宋体" w:cs="宋体" w:eastAsia="宋体" w:hint="eastAsia"/>
                <w:b w:val="0"/>
                <w:sz w:val="24"/>
              </w:rPr>
              <w:t>识别界面两处观感修正（用户：「1 进度条颜色调整，用明亮鲜艳的颜色；2 这两行前面的 - 是什么，太丑了，换个标识」） —— （A）进度条提亮加粗：置信度条原为 4px 高、填充纯 --c-primary（#3b5bdb，偏深），在一屏细字里几乎看不出"有一条在走"；现改为 6px 高 + #4A68E0 → #3B5BDB 横向渐变（亮档取自既有主色阶，不新增色相）并加端点圆角；任务行的进度光带同步 2px → 3px、起点由 rgba(59,91,219,.3) → rgba(74,104,224,.55)，扫过亮点同步提亮；低置信度转红时同样用亮档渐变（#ef5b60 → --c-risk-high），保持处理方式一致。一般规则（记入约定）：深底时代的"淡"到浅底上会变成"看不见" —— 凡「进度 / 占比」这类需要一眼看出体量的元素，浅底上要主动提亮、加粗。（B）依据明细行前缀由文本破折号改 CSS 小方块：原先用 em dash（—）字符，宽度大、灰度重，在细字里像两条粗横杠；且 — 在本项目里有固定语义（"无数据"），用作文本列表前缀属语义撞车。现改为 3×3px 的 CSS 小方块（border-radius: 1px、主色、opacity: .5）—— 与像素网格的方块语言一致（该界面的视觉母题就是方格），且极小极淡、只起对齐作用。一般规则：列表项前缀优先用 CSS 图形而非文本字符（字符宽度/字重随字体变化，且易与项目内有语义的符号撞车）。实测：明细行前缀 content: "" / 3px×3px / rgb(59,91,219) / radius 1px；进度光带 linear-gradient(90deg, rgba(74,104,224,.55), rgb(74,104,224))；控制台零 error、tsc 零错误。注：置信度条本次未截到（该记录尚未落库、未出结论卡），属纯 CSS 改动</w:t>
            </w:r>
          </w:p>
        </w:tc>
        <w:tc>
          <w:tcPr>
            <w:tcW w:type="dxa" w:w="1661"/>
          </w:tcPr>
          <w:p>
            <w:pPr>
              <w:spacing w:line="360" w:lineRule="auto" w:before="0" w:after="0"/>
            </w:pPr>
            <w:r>
              <w:rPr>
                <w:rFonts w:ascii="宋体" w:hAnsi="宋体" w:cs="宋体" w:eastAsia="宋体" w:hint="eastAsia"/>
                <w:b w:val="0"/>
                <w:sz w:val="24"/>
              </w:rPr>
              <w:t>5.3 AI 智能核验、识别界面视觉</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v2.58</w:t>
            </w:r>
          </w:p>
        </w:tc>
        <w:tc>
          <w:tcPr>
            <w:tcW w:type="dxa" w:w="1661"/>
          </w:tcPr>
          <w:p>
            <w:pPr>
              <w:spacing w:line="360" w:lineRule="auto" w:before="0" w:after="0"/>
            </w:pPr>
            <w:r>
              <w:rPr>
                <w:rFonts w:ascii="宋体" w:hAnsi="宋体" w:cs="宋体" w:eastAsia="宋体" w:hint="eastAsia"/>
                <w:b w:val="0"/>
                <w:sz w:val="24"/>
              </w:rPr>
              <w:t>智能识别界面改浅色系（用户看到实机后要求：「智能识别的页面，要用浅色系」） —— v2.57 首版把识别界面做成了深色点阵场域（想用"换场"呼应"主动点进来才看到"），用户否掉。改为浅色，且证明这是对的方向：① 站内其它界面全是浅色，识别界面深色会变成突兀的孤岛；② 这个界面里要读的东西和大家一样是文字与数字（检测点名称、结论、耗时、依据），深色底并不让它们更好读。核心更正：「AI 原生」这件事由形态承担，不由配色承担 —— 像素网格加载器、点阵底纹、扫过式微光、等宽数字读秒、可展开轨迹、置信度条，这些在浅色底上一样成立。落地：styles/insight.css 的 --in- 改为语义别名、值全部指向既有 :root 令牌（--c-text-1/2/3 / --c-hairline / --c-fill-light / --shadow-card / --radius-），不新增任何色值；浅底专用细节（与深底相反）——微光扫过文字是「变深」不是「变白」（白底上白光不可见）、扫过式进度光带用主色实心而非白色高光、语义色文字用深档（--c-risk-high-text / --c-risk-low-text，原色在浅底上发飘）、状态方块的勾/叉为白色。实测：场域底色 rgb(255,255,255)、正文色 rgb(29,33,41)（= --c-text-1）、卡片白底 + 描边 rgba(16,24,40,0.09)、像素方格 rgb(59,91,219)（= 主色）—— 全是站内令牌；tsc 零错误、控制台零 error。顺带补齐 v2.57 未走通的两跳验证：关归属界面 → 右下角卡出现（「正在识别回函 · 正在对应 2 份 · 正在细查 1 份 · 已完成 0/3」）→ 点「看识别过程」成功进入识别界面，即"用户主动点击才去"这一步确认成立</w:t>
            </w:r>
          </w:p>
        </w:tc>
        <w:tc>
          <w:tcPr>
            <w:tcW w:type="dxa" w:w="1661"/>
          </w:tcPr>
          <w:p>
            <w:pPr>
              <w:spacing w:line="360" w:lineRule="auto" w:before="0" w:after="0"/>
            </w:pPr>
            <w:r>
              <w:rPr>
                <w:rFonts w:ascii="宋体" w:hAnsi="宋体" w:cs="宋体" w:eastAsia="宋体" w:hint="eastAsia"/>
                <w:b w:val="0"/>
                <w:sz w:val="24"/>
              </w:rPr>
              <w:t>5.3 AI 智能核验、识别界面视觉</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v2.57</w:t>
            </w:r>
          </w:p>
        </w:tc>
        <w:tc>
          <w:tcPr>
            <w:tcW w:type="dxa" w:w="1661"/>
          </w:tcPr>
          <w:p>
            <w:pPr>
              <w:spacing w:line="360" w:lineRule="auto" w:before="0" w:after="0"/>
            </w:pPr>
            <w:r>
              <w:rPr>
                <w:rFonts w:ascii="宋体" w:hAnsi="宋体" w:cs="宋体" w:eastAsia="宋体" w:hint="eastAsia"/>
                <w:b w:val="0"/>
                <w:sz w:val="24"/>
              </w:rPr>
              <w:t>界面解耦：归属与智能识别拆成两个独立界面，识别界面按 AI 原生语言重做 —— 用户明确纠正了上一版的方向：「你还是没理解我的意思，我要的是解耦，界面的解耦，匹配单独的界面，然后，智能识别的界面重新设计……识别的界面点击确定后，就回到主界面，智能识别放在右下角，用户需要主动点击，才会去到智能识别的界面查看」；并补充「人工核验不放这里面，智能识别这里只做智能识别，回函结果确认界面，用户拿到结果自己决定用不用这个结果」。（v2.56 做成了"同一工作台内分步解锁"，不是真正的解耦，故本轮推翻重做。）（A）状态机改为双开关：recognitionOpen 拆为 assignOpen / insightOpen，动作改为 OPEN_ASSIGN / CLOSE_ASSIGN / OPEN_INSIGHT / CLOSE_INSIGHT，两者互斥（同一时刻只挂载一个全屏层，省 pdf.js 实例、避免两层遮罩）；START_BATCH 置 assignOpen；删除 closeWorkbenchIfAssigned（v2.56 的"归属完自动收起"被用户否掉 —— 关闭必须由用户点「确定」发起）。（B）文件级拆分：新建 AssignView.tsx（归属界面，浅色务实）、InsightView.tsx（智能识别界面，深色点阵），共用件抽到 components/recognition/shared.tsx，删除 RecognitionDrawer.tsx；WorkbenchLayout.tsx 改为挂载两个界面。Section/Kv/TaskDot/matchLineOf 等原先全是文件内私有、零外部消费者，搬迁零牵连。（C）智能识别界面的视觉取自 beautifului.dev 的 AI 原生语言（该站是 shadcn 风格 registry：npx shadcn add https://www.beautifului.dev/r/loading-state.json，组件基于 Tailwind v4）：本项目无 Tailwind（全库确认 0 命中），且其 registry JSON 在本环境 fetch failed，故按预案只移植设计语言、用项目技术栈等价重建（不引入 Tailwind，避免其 Preflight 与 antd reset 冲突、避免站内两套样式并存）—— 落地为 styles/insight.css + components/ai/ 五个组件：PixelLoader（像素网格加载器 + shimmer + 等宽数字读秒，方格按列错相位形成扫过波纹，完成态定格）、TaskRows（任务行 running/failed/completed + 进度光带 + 可展开依据明细，折叠优先）、RecommendationCard（建议 + 置信度条，固定标注"尚未经人工核验"且不提供采纳动作）、SourceCards（依据出处，无来源不占位）、ToolChips（计数标签，先给体量再给过程）。深色档以 --in- 局部变量定义在 .insight-stage 作用域内、不写进 :root；语义色（主色/风险红绿）一律映射项目既有令牌，不新增第二套。（D）修三处：① 全屏层漏判 open —— InsightView 是 position:fixed;inset:0 且原判断条件是"有已归属任务"，而银行批次常有一段自动归属，导致它一上传就盖在归属界面之上（实测 归属界面: true 且 识别界面: true）；改为第一句判 state.insightOpen。规则：凡自绘全屏层，第一句就判自己的 open 标志，不要用"有没有数据"代替。 ② 归属界面归完就自己消失（if (!current) return null）—— 与"点确定才回主界面"相悖，改为保留界面 + 完整完成态。③ 右下角 FloatingProgress 的「展开 / 查看识别结果」改为进入识别界面，两个全屏界面展开时隐藏悬浮卡。（E）实测：上传银行回函后 归属界面: true / 识别界面: false / 旧工作台: false，标题「回函归属 · 银行函证回函-20240913.pdf」，切分表 3 段（自动归属 / 待人工确认 ×2），底栏「已处理 1/3 段 · 还有 2 段待归属」且「确定」正确禁用；tsc 零错误、控制台零 error。未完成验证：「点确定回主界面」与「右下角点入识别界面」两跳因脚本选择器落在 antd 遗留弹窗 DOM 上而未走通（归属界面本身已验证），识别界面的深色视觉未经目视确认 —— 建议手工走一遍</w:t>
            </w:r>
          </w:p>
        </w:tc>
        <w:tc>
          <w:tcPr>
            <w:tcW w:type="dxa" w:w="1661"/>
          </w:tcPr>
          <w:p>
            <w:pPr>
              <w:spacing w:line="360" w:lineRule="auto" w:before="0" w:after="0"/>
            </w:pPr>
            <w:r>
              <w:rPr>
                <w:rFonts w:ascii="宋体" w:hAnsi="宋体" w:cs="宋体" w:eastAsia="宋体" w:hint="eastAsia"/>
                <w:b w:val="0"/>
                <w:sz w:val="24"/>
              </w:rPr>
              <w:t>5.1 上传与识别、5.3 AI 智能核验、识别界面布局</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v2.56</w:t>
            </w:r>
          </w:p>
        </w:tc>
        <w:tc>
          <w:tcPr>
            <w:tcW w:type="dxa" w:w="1661"/>
          </w:tcPr>
          <w:p>
            <w:pPr>
              <w:spacing w:line="360" w:lineRule="auto" w:before="0" w:after="0"/>
            </w:pPr>
            <w:r>
              <w:rPr>
                <w:rFonts w:ascii="宋体" w:hAnsi="宋体" w:cs="宋体" w:eastAsia="宋体" w:hint="eastAsia"/>
                <w:b w:val="0"/>
                <w:sz w:val="24"/>
              </w:rPr>
              <w:t>识别工作台「归属页」：归属与 AI 核验拆开，归属页展示切分结果与原文件预览（用户要求：「银行回函的时候，归属匹配，不要和 AI 智能核验的内容放在一个页面要拆开，而且，归属匹配的时候，需要展示归属匹配后切分的结果，和原始回函函证的预览」） —— 用户在追问中补出了背后的模型，这比界面要求更重要：「我更希望，归属过程完成后，弹窗关闭，然后智能识别的过程放在右下角的小弹窗里，用户需要的时候再展开看……因为用户不会去干涉识别结果，只需要在最后回函管理里选择用不用这个结果就行了」。即：归属必须人工介入（回函无系统二维码），AI 核验是后台自动跑、用户不干涉。两个决策由用户拍板：分步解锁（归属确认后才出现核验）、预览整份文件 + 高亮/定位本段。（A）页码结构化：RecognitionTask 的展示字符串 pageRange 换成数值 pageStart / pageEnd（预览要按页定位、切分表要排序与校验连续性，都要计算），展示字符串改由 pageRangeOf 派生（utils/pageRange.ts）；mock 种子仍写字面串、由 parsePageRange 入库时转换；新增 splitIssuesOf 校验切分连续性（断档/重复 —— 归属是人工可改的，改完可能断档，这类错误不看原件发现不了）。（B）预览支持标记本段：AnnotatedPdfPreview 新增 markRange，命中页描主色边 + 打「本段 · 第 N 页」角标（角标贴页框外上方，与页内既有的落章区框/印章框/手写区错开），PdfPreview 透传。（C）新建归属页 AssignPane（RecognitionDrawer 内）：左 = 原文件预览（整份 11 页铺出，本段描边，打开即定位到本段首页）、右 = 切分结果表（SplitResultTable，新建）+ 归属操作；TaskDetail 以 !task.assignSource 分步 —— 归属未定只渲染归属页，归属已定才渲染核验区；往来函证恒为已归属、走核验分支，零回归。切分结果表按 fileName 取同文件的各段（与批次边界无关），列 切分页数 / 函证编号 / 被询证单位 / 归属状态，并给连续性提示。（D）归属全部处理完 → 自动收起工作台（closeWorkbenchIfAssigned，接在 CONFIRM_ASSIGN / MANUAL_MATCH / SKIP_TASK 后），由右下角 FloatingProgress 接管 —— 正是用户要的「像 agent 在后台干活，需要时再展开看」；判据是「没有任何一段还在等人工归属」（只归一段就关会打断用户；「已跳过」的段被置为 failed，按此排除，否则工作台永远收不起来）。（E）修两处预览缺陷：① 懒渲染下按页定位失败 —— pageElRefs[page-1] 在目标页未渲染时是 null，原逻辑 return false 并靠 rAF 重试，但不滚就永远不会渲染、不渲染就永远滚不到，死循环到放弃（此前调用方都用 page=1 故未暴露）；改用 sizes 累加算 Y 偏移。② 样例文件与演示数据页数不一致 —— bank-qishang-20240331.pdf 实际 4 页、演示数据当 11 页，故「定位第 5 页」在文件里不存在且不报错；已把定位页码钳到实际页数。（F）实测与边界：归属页已实测（预览渲染、切分表 3 段正确、核验区确认已移出 有无核验区: 0、定位生效 scrollTop: 1592），tsc 零错误、控制台零 error；但「归属全部处理完后自动收起工作台」未经浏览器验证（脚本未能定位到归属页里的「确认归属」按钮，试了字符串与正则两种匹配）；已间接验证「还有待归属段时不收起」正确。已知限制：要真正演示「定位/高亮本段」，需要一份 11 页的银行回函样例（现有银行样例只有 4 页）</w:t>
            </w:r>
          </w:p>
        </w:tc>
        <w:tc>
          <w:tcPr>
            <w:tcW w:type="dxa" w:w="1661"/>
          </w:tcPr>
          <w:p>
            <w:pPr>
              <w:spacing w:line="360" w:lineRule="auto" w:before="0" w:after="0"/>
            </w:pPr>
            <w:r>
              <w:rPr>
                <w:rFonts w:ascii="宋体" w:hAnsi="宋体" w:cs="宋体" w:eastAsia="宋体" w:hint="eastAsia"/>
                <w:b w:val="0"/>
                <w:sz w:val="24"/>
              </w:rPr>
              <w:t>5.1 上传与识别、5.3 AI 智能核验、识别工作台布局</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v2.52</w:t>
            </w:r>
          </w:p>
        </w:tc>
        <w:tc>
          <w:tcPr>
            <w:tcW w:type="dxa" w:w="1661"/>
          </w:tcPr>
          <w:p>
            <w:pPr>
              <w:spacing w:line="360" w:lineRule="auto" w:before="0" w:after="0"/>
            </w:pPr>
            <w:r>
              <w:rPr>
                <w:rFonts w:ascii="宋体" w:hAnsi="宋体" w:cs="宋体" w:eastAsia="宋体" w:hint="eastAsia"/>
                <w:b w:val="0"/>
                <w:sz w:val="24"/>
              </w:rPr>
              <w:t>删除操作列主按钮（用户提出：「后面操作里是不是就不需要『确认回函快递信息』和『填写回函结果』了，用户直接按照回函进度这里的操作来就行了」） —— 该主按钮与 v2.51 的步骤条是同一动作的第二处入口，属重复（同 v2.45 文案精简的口径），故移除。引导职责收归步骤条：ProgressSteps 新增 current 标记，未完成的那一步加 .is-current（只加字重、不加色块 —— 主色蓝已够显眼，底色会与「已完成」的绿勾抢注意力）。操作列仅剩 「查看 + 更多」，每行结构完全一致，宽度 220 → 120（原宽度是为那个主按钮留的）；随之删除 primary / primaryHint 及其 Tooltip 包裹（PROGRESS_HINT 已覆盖同样的「点了会怎样」信息，不丢信息）。下拉里刻意保留「回函快递信息 / 回函结果」 —— 它们是补正入口（已完成的行要改已填内容属补正、不是流程推进），与步骤条「照着往下走」的职责不同层，故不算重复；判据记入约定：同一动作只给一个入口，两处入口若职责同层必须删一个，不同层（推进 vs 补正/回看）可并存。实测：8 行操作列均为「查看 + 更多」、当前步骤标记正确（待确认 → [快递信息]、待填写 → [回函结果]、已完成 → 无标记），控制台零 error，tsc 零错误</w:t>
            </w:r>
          </w:p>
        </w:tc>
        <w:tc>
          <w:tcPr>
            <w:tcW w:type="dxa" w:w="1661"/>
          </w:tcPr>
          <w:p>
            <w:pPr>
              <w:spacing w:line="360" w:lineRule="auto" w:before="0" w:after="0"/>
            </w:pPr>
            <w:r>
              <w:rPr>
                <w:rFonts w:ascii="宋体" w:hAnsi="宋体" w:cs="宋体" w:eastAsia="宋体" w:hint="eastAsia"/>
                <w:b w:val="0"/>
                <w:sz w:val="24"/>
              </w:rPr>
              <w:t>5.6 列表、回函进度</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v2.48</w:t>
            </w:r>
          </w:p>
        </w:tc>
        <w:tc>
          <w:tcPr>
            <w:tcW w:type="dxa" w:w="1661"/>
          </w:tcPr>
          <w:p>
            <w:pPr>
              <w:spacing w:line="360" w:lineRule="auto" w:before="0" w:after="0"/>
            </w:pPr>
            <w:r>
              <w:rPr>
                <w:rFonts w:ascii="宋体" w:hAnsi="宋体" w:cs="宋体" w:eastAsia="宋体" w:hint="eastAsia"/>
                <w:b w:val="0"/>
                <w:sz w:val="24"/>
              </w:rPr>
              <w:t>识别工作台信息架构修正（用户：「这个页面的交互逻辑我没太看明白，上面有往来函证的回函文件，下方还有一些模块，右侧还有模块」；解释后用户拍板「1.2.3 都要修改」，并明确不再先画 UI 原型、直接在前端代码上改 —— 本轮起取消「派 ui-designer 同步原型」的步骤，原型不再随代码更新）：① 类型自相矛盾（缺陷） —— 工作台标题按入口类型渲染（如「往来函证回函」），队列却列出所有批次；用户先后传过两类函证时，就会「标题说往来、列表里是银行」。修法：队列只列当前入口类型的批次（state.batches.filter(b =&gt; b.type === state.recognitionType) 抽成 typeBatches useMemo）；关键连带：allTasks / allDone / appliedCount 等汇总全部改为基于过滤后的批次 —— 否则底栏把另一类的进度也算进来，与标题口径再次打架；另一类批次的进度从右下角悬浮卡（不分类型）或重新从对应入口看；② 批次层次 —— 批次（PDF 文件）与任务（每封回函）此前都是卡片、都带状态，无从属视觉；且批次信息在队列头部与任务列表的分隔小字里各出现一次。修法：批次信息合并为队列内、每批一份的浅底分组标题（.recognition-queue__group，--c-fill-light 底、无阴影，与任务卡的「透明底 + 阴影」拉开层次），队列头部退化为一行摘要「识别队列 · N 个批次 · M 份回函」，列表内重复的文件名分隔行删除；文件图标由红色改中性色（组标题不是风险信号）；③ 右栏时序 —— 「归属匹配 → AI 智能核验 → 风险与结论 → 人工核验」是先后关系，但四段同样式，看起来像四个并列模块。修法：标题加 ①–④ 序号；「识别失败」（异常态）与「快递面单」（附属信息）不编号；④ 顶部底部去重 —— 顶部「识别完成：已归档 N 封…」Alert 与底部「识别进度 6/6 · 全部完成」说了同一件事。修法：顶部 Alert 只在仍有待对应时显示 warning（那是要用户行动的信号）；全部完成态信息只在底栏承载一次，去向指引（「请回回函管理列表完成人工核验」）随之挪到底栏完成态；⑤ 附带 —— 底栏无批次分支的「等待上传…回函文件」文案过时（v2.47 起工作台不再承担上传），与空态对齐为「暂无识别任务」；⑥ 实测 —— Chromium 往来入口实测：队列无银行批次、批次组标题 1 处、头部无重复文件名、右栏序号 ①②④ 可见、完成态顶部无重复 Alert，控制台零 error；tsc --noEmit 零错误。底栏完成态指引的代码路径已验证（条件 allDone &amp;&amp; pendingAssignCount === 0），因往来 6 项识别较慢（45s+ 尚未跑完）未在自动化中观察到最终文案，实际使用时可见</w:t>
            </w:r>
          </w:p>
        </w:tc>
        <w:tc>
          <w:tcPr>
            <w:tcW w:type="dxa" w:w="1661"/>
          </w:tcPr>
          <w:p>
            <w:pPr>
              <w:spacing w:line="360" w:lineRule="auto" w:before="0" w:after="0"/>
            </w:pPr>
            <w:r>
              <w:rPr>
                <w:rFonts w:ascii="宋体" w:hAnsi="宋体" w:cs="宋体" w:eastAsia="宋体" w:hint="eastAsia"/>
                <w:b w:val="0"/>
                <w:sz w:val="24"/>
              </w:rPr>
              <w:t>5.1 识别工作台、列表页上传入口</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v2.47</w:t>
            </w:r>
          </w:p>
        </w:tc>
        <w:tc>
          <w:tcPr>
            <w:tcW w:type="dxa" w:w="1661"/>
          </w:tcPr>
          <w:p>
            <w:pPr>
              <w:spacing w:line="360" w:lineRule="auto" w:before="0" w:after="0"/>
            </w:pPr>
            <w:r>
              <w:rPr>
                <w:rFonts w:ascii="宋体" w:hAnsi="宋体" w:cs="宋体" w:eastAsia="宋体" w:hint="eastAsia"/>
                <w:b w:val="0"/>
                <w:sz w:val="24"/>
              </w:rPr>
              <w:t>银行函证上传改为小弹窗；识别工作台不再承担上传（用户反馈：「上传银行函证回函，这里改成一个小弹窗吧」并附上全屏空工作台的截图）：① 问题 —— 银行侧点上传直接打开全屏识别工作台，而工作台在无批次时是几乎空白的拖拽上传区：拿一整屏做一个小弹窗就能做完的事；更关键的是两类函证的入口节奏不一致（往来是「先在弹窗里选文件 → 再进工作台」，银行却是「一进去就是个空工作台」）；② 新形态 —— 新建 BankUploadModal（520 宽，与往来「文件识别录入」同尺寸同款按钮）：只有拖拽上传区 + 「用演示数据体验」入口，无任何字段 —— 往来那份弹窗里的「最后页是否快递面单」是切分边界判定的输入，银行不切分、也没有拼在回函件里的面单页（面单是随批次上传的独立扫描件），故不需要；支持单个或批量、仅 pdf、可移除已选文件、未选文件时给文字提示而不禁用按钮（沿用项目既有口径）；③ 上传后 —— 点「确定」直接开始识别并进入工作台（对齐往来的「点确定 = 归属即定 + 进工作台」），不多一次确认；为让类型随批次一次确定，START_BATCH 增可选 uploadType（避免先按旧类型渲染一帧）；④ 工作台卸掉上传职责 —— 空态由整屏拖拽区改为「暂无识别任务」+ 去向说明；顶部常驻的「继续追加回函文件」上传条一并移除（追加文件本质是新一次上传，走列表页入口）；原来顺带承担的「拖入 Excel → 导入快递数据」本就有独立入口；⑤ 死代码清理 —— RecognitionDrawer 的 handleFiles / openPicker / onPickKey / onDragOver / onDragLeave / onDrop、fileInputRef / dragging state、useRef / DragEvent / KeyboardEvent / CloudUploadOutlined / ThunderboltOutlined / PRESET_BATCHES / EXPRESS_IMPORT_RESULT 导入，以及 global.css 的 .dropzone（含 :hover / .dragging）全部删除；演示数据文案提取为 DEMO_LABEL（弹窗与工作台共用一份，避免措辞漂移）；⑥ 实测 —— Chromium 14 项断言全过（弹窗尺寸 520、标题、拖拽区、演示入口、未选文件给提示而按钮可点、确定后进工作台、工作台内无拖拽区/无追加条/无演示入口），控制台零 error</w:t>
            </w:r>
          </w:p>
        </w:tc>
        <w:tc>
          <w:tcPr>
            <w:tcW w:type="dxa" w:w="1661"/>
          </w:tcPr>
          <w:p>
            <w:pPr>
              <w:spacing w:line="360" w:lineRule="auto" w:before="0" w:after="0"/>
            </w:pPr>
            <w:r>
              <w:rPr>
                <w:rFonts w:ascii="宋体" w:hAnsi="宋体" w:cs="宋体" w:eastAsia="宋体" w:hint="eastAsia"/>
                <w:b w:val="0"/>
                <w:sz w:val="24"/>
              </w:rPr>
              <w:t>5.1 上传与识别、识别工作台、列表页上传入口、原型</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v2.46</w:t>
            </w:r>
          </w:p>
        </w:tc>
        <w:tc>
          <w:tcPr>
            <w:tcW w:type="dxa" w:w="1661"/>
          </w:tcPr>
          <w:p>
            <w:pPr>
              <w:spacing w:line="360" w:lineRule="auto" w:before="0" w:after="0"/>
            </w:pPr>
            <w:r>
              <w:rPr>
                <w:rFonts w:ascii="宋体" w:hAnsi="宋体" w:cs="宋体" w:eastAsia="宋体" w:hint="eastAsia"/>
                <w:b w:val="0"/>
                <w:sz w:val="24"/>
              </w:rPr>
              <w:t>解释性文案精简：去重复 + 去操作复述（用户反馈：「现在银行函证还是有点乱，我希望银行函证前面的四要素识别简化，和往来函证对齐，四要素识别，不需要展示细节，只展示结果就行了。」并附工作台截图）：① 这不是新增简化，而是回到既有原则 —— 5.1 呈现原则表早已明文「归属匹配等系统内部处理：不暴露内部步骤 —— 页面切分、二维码 / 文本定位、快递面单识别的过程不展示，只给最终结果（归到哪封函证）」，往来函证一直照此执行（工作台里归属只有一行 matchLineOf 结论），是银行侧因 BankTextRecognition 把四要素对照表一并向用户铺开而偏离；② 删除「四要素对照表」（要素 / 回函识别值 / 发函底稿值 / 匹配方式 / 置信度）—— 用户判断「归得对不对」只需知道归到了哪封，四要素的逐项比对是系统的活；其识别进度在识别队列与任务头部本就可看，不缺这一处；③ 删除归属确认前额外展示的「识别四要素」逐项（showFourElements + StageList）—— 同一件事曾在归属区出现两处明细；④ 判据收紧：归属操作面板的渲染条件由「阶段一已完成」改为「且需要人工介入」（needsAction = canAssignOf(task)）—— 于是归属一旦确定，归属区只剩那一行结论，无候选 / 无明细 / 无徽标，无需逐个删组件内部块；⑤ 候选函证表原样保留（函证编号 / 被询证银行 / 函证期间 / 匹配度 / 命中要素 / 指定）—— 它是「选择用的」不是「解释用的」，且是银行侧待人工指定时唯一的操作入口（银行回函没有系统二维码，归属定不下来必须让人从候选里选）；无候选时的「确认不属于本期」出口保持可达；⑥ 死代码清理 —— BankTextRecognition 的 mode prop（删表后只剩 assign 一种用法，YAGNI 删除）、canOperate 判定简化、HitTag 函数与 AiChip / Tooltip / BankTextField / AssignSource 导入移除；归属来源徽标移除（任务头部 Kv k="归属来源" 已有，且该面板只在归属未定时渲染、那时还没有来源可标）；MATCH_LEVEL_LABEL 导出保留（仍被识别队列使用）；⑦ 「识别四要素」作为 AI 智能核验检测点保留（用户明确决策：银行仍 4 项）—— 「归属匹配只给结果」与「AI 的核查内容必须全暴露」两条原则各自成立、互不冲突；⑧ 同步修正 5.1 一处过时口径：「任务卡只显示『识别四要素』，其余检测项不铺开」是 v2.28 说法，与 v2.39「两链路并行发起」矛盾（批二已在推进列表中显示进度）—— 改为「不提前给出结论，但不代表不显示进度」；⑨ 代码落点 —— src/components/RecognitionDrawer.tsx（删 showFourElements / bankTextStage、判据改 showAssignPanel、verifyItemsOf 注释改写）、src/components/BankTextRecognition.tsx（删表 + 上述死代码 + 组件注释重写为「归属操作面板」）；⑩ 文档 —— 5.2「归属匹配看板」重写为「只给一行结论」并补「为什么不再展示四要素对照表」的口径段；原型删 .reco-fields / .reco-f 系列 CSS 与演示数据、标题由「归属结果」统一为「归属匹配」、标注 43 / 44 改写 + 新增 84 / 85</w:t>
            </w:r>
          </w:p>
        </w:tc>
        <w:tc>
          <w:tcPr>
            <w:tcW w:type="dxa" w:w="1661"/>
          </w:tcPr>
          <w:p>
            <w:pPr>
              <w:spacing w:line="360" w:lineRule="auto" w:before="0" w:after="0"/>
            </w:pPr>
            <w:r>
              <w:rPr>
                <w:rFonts w:ascii="宋体" w:hAnsi="宋体" w:cs="宋体" w:eastAsia="宋体" w:hint="eastAsia"/>
                <w:b w:val="0"/>
                <w:sz w:val="24"/>
              </w:rPr>
              <w:t>5.1 呈现原则、5.2 归属匹配、识别工作台、原型</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2026-09-23</w:t>
            </w:r>
          </w:p>
        </w:tc>
        <w:tc>
          <w:tcPr>
            <w:tcW w:type="dxa" w:w="1661"/>
          </w:tcPr>
          <w:p>
            <w:pPr>
              <w:spacing w:line="360" w:lineRule="auto" w:before="0" w:after="0"/>
            </w:pPr>
            <w:r>
              <w:rPr>
                <w:rFonts w:ascii="宋体" w:hAnsi="宋体" w:cs="宋体" w:eastAsia="宋体" w:hint="eastAsia"/>
                <w:b w:val="0"/>
                <w:sz w:val="24"/>
              </w:rPr>
              <w:t>v2.46</w:t>
            </w:r>
          </w:p>
        </w:tc>
        <w:tc>
          <w:tcPr>
            <w:tcW w:type="dxa" w:w="1661"/>
          </w:tcPr>
          <w:p>
            <w:pPr>
              <w:spacing w:line="360" w:lineRule="auto" w:before="0" w:after="0"/>
            </w:pPr>
            <w:r>
              <w:rPr>
                <w:rFonts w:ascii="宋体" w:hAnsi="宋体" w:cs="宋体" w:eastAsia="宋体" w:hint="eastAsia"/>
                <w:b w:val="0"/>
                <w:sz w:val="24"/>
              </w:rPr>
              <w:t>解释性文案精简：去重复 + 去操作复述（用户反馈：「现在系统的问题就是，解释的内容太多了，每个小页面都有很多不必要的解释」，并要求先罗列再精简）：先做全站盘点（src 约 126 条解释性文案，分 8 类载体：区块副标题 / 悬停说明 / 行内括号补充 / 空态说明 / 页面级说明段 / 操作反馈 / 底栏页脚 / 步骤说明），按病根归为五类（A 同义重复 / B 复述操作 / C 机制解释 / D 区块说明句 / E 页脚长说明），用户选定只做 A + B（风险最低；C/D 类量最大但涉及「机制解释是否必要」的判断，暂留）。判据（本项目今后沿用）：删掉这句话之后，用户会不会做错事？ 会 → 保留（状态反馈 / 必填提示 / 空态引导）；只是少了背景知识 → 删；同义句别处已有 → 删，只留一处。A 类去重（8 组）：① evaluateMatch 的「识别中」不再返回 basis（原来同一个 tooltip 里会出现两句同义说明：「AI 识别中 —— 归属已确认，其余检测项完成后自动刷新结论」+「依据：AI 识别中 —— 其余检测项完成后自动刷新」）；② 核验页与结果填写页的「归属已确认，系统正在异步识别其余检测项（询证事项逐项核对 / 印章 / 快递面单）…」压短为「其余检测项完成后自动刷新」（结果填写页保留「当前可先人工填写，也可稍后再采纳」的动作指引）；③「核验留痕的唯一入口」四处收敛为一处（弹窗页脚去掉解释性括号，核验弹窗页脚删「本页用于查看 AI 的判断依据」）；④ 结果填写页同一个「ⓘ 建议值见上方 AI 核验结论」两处删一处；⑤ 识别工作台删除口径已过时的上传 Alert（原文「上传后系统会先做「往来 / 银行」类型判定…无需人工区分入口」—— 类型自 v2.27 起由上传入口确定，且与下方「识别异步执行」重复）；⑥ 识别工作台「人工核验」区块不再复述「AI 只输出建议…不会自动写入」（标题旁「AI 不自动落库」已表达）；⑦ 询证事项表空态不再重复组标题的「本份回函未列示」；⑧ 弹窗页脚去掉硬编码人名「张审计」。B 类去操作复述：回函进度悬停的三段流程描述压成短句（原「这一步同时完成 AI 六项检测的人工确认与留痕 —— 全流程唯一的核验签字动作」）；操作列主按钮悬停去掉「点击后：打开…逐项确认；」的逐字复述（按钮文案本身已说清开哪个界面）；「重新发函」标签与「最小化」按钮悬停同步精简。保留不动：新手引导 OnboardingGuide（一次性教学，非常驻解释）、上传入口的功能差异说明（帮用户选对入口）、状态反馈与必填提示、区块机制说明（C/D 类，用户本轮未选）</w:t>
            </w:r>
          </w:p>
        </w:tc>
        <w:tc>
          <w:tcPr>
            <w:tcW w:type="dxa" w:w="1661"/>
          </w:tcPr>
          <w:p>
            <w:pPr>
              <w:spacing w:line="360" w:lineRule="auto" w:before="0" w:after="0"/>
            </w:pPr>
            <w:r>
              <w:rPr>
                <w:rFonts w:ascii="宋体" w:hAnsi="宋体" w:cs="宋体" w:eastAsia="宋体" w:hint="eastAsia"/>
                <w:b w:val="0"/>
                <w:sz w:val="24"/>
              </w:rPr>
              <w:t>5.1 呈现原则、5.2、5.3、5.4、5.5、识别工作台、列表页</w:t>
            </w:r>
          </w:p>
        </w:tc>
        <w:tc>
          <w:tcPr>
            <w:tcW w:type="dxa" w:w="1661"/>
          </w:tcPr>
          <w:p>
            <w:pPr>
              <w:spacing w:line="360" w:lineRule="auto" w:before="0" w:after="0"/>
            </w:pPr>
            <w:r>
              <w:rPr>
                <w:rFonts w:ascii="宋体" w:hAnsi="宋体" w:cs="宋体" w:eastAsia="宋体" w:hint="eastAsia"/>
                <w:b w:val="0"/>
                <w:sz w:val="24"/>
              </w:rPr>
              <w:t>已发布</w:t>
            </w:r>
          </w:p>
        </w:tc>
      </w:tr>
      <w:tr>
        <w:tc>
          <w:tcPr>
            <w:tcW w:type="dxa" w:w="1661"/>
          </w:tcPr>
          <w:p>
            <w:pPr>
              <w:spacing w:line="360" w:lineRule="auto" w:before="0" w:after="0"/>
            </w:pPr>
            <w:r>
              <w:rPr>
                <w:rFonts w:ascii="宋体" w:hAnsi="宋体" w:cs="宋体" w:eastAsia="宋体" w:hint="eastAsia"/>
                <w:b w:val="0"/>
                <w:sz w:val="24"/>
              </w:rPr>
              <w:t>2026-09-22</w:t>
            </w:r>
          </w:p>
        </w:tc>
        <w:tc>
          <w:tcPr>
            <w:tcW w:type="dxa" w:w="1661"/>
          </w:tcPr>
          <w:p>
            <w:pPr>
              <w:spacing w:line="360" w:lineRule="auto" w:before="0" w:after="0"/>
            </w:pPr>
            <w:r>
              <w:rPr>
                <w:rFonts w:ascii="宋体" w:hAnsi="宋体" w:cs="宋体" w:eastAsia="宋体" w:hint="eastAsia"/>
                <w:b w:val="0"/>
                <w:sz w:val="24"/>
              </w:rPr>
              <w:t>v2.44</w:t>
            </w:r>
          </w:p>
        </w:tc>
        <w:tc>
          <w:tcPr>
            <w:tcW w:type="dxa" w:w="1661"/>
          </w:tcPr>
          <w:p>
            <w:pPr>
              <w:spacing w:line="360" w:lineRule="auto" w:before="0" w:after="0"/>
            </w:pPr>
            <w:r>
              <w:rPr>
                <w:rFonts w:ascii="宋体" w:hAnsi="宋体" w:cs="宋体" w:eastAsia="宋体" w:hint="eastAsia"/>
                <w:b w:val="0"/>
                <w:sz w:val="24"/>
              </w:rPr>
              <w:t>银行函证代码落点（二～五）：询证事项分组表 / 两链路并行 / 面单随批次 —— 承接 v2.43 的类型与规则层，把 v2.39–v2.42 的口径全部落进 src/。从用户拍板的四个决策出发：bankText 保留 key 改语义、14 组 mock 照原型照搬、两条链路并行发起要做、面单随批次要做。（A）询证事项由「扁平 14 行」改为「分组 + 组内行」：types 新增 BankItemGroup（itemNo / item / keyLabels 该组标识列名 / amountLabel 该组金额列名 / stat 识别状态 / rows）与 BankItemRow（keys / sentAmount 系统数据 / aiAmount AI 识别值 / replyAmount 回函值 / diff / match）；mock/confirmations.ts 重建 14 组真实数据 + 1 个资金归集附表（取自那份 8 页回函），每组列结构与该组标准子表一致（银行存款 11 列、托管的证券 5 列），并把三个演示态落进数据：第 11 组 run 识别中、第 12 组 fail 识别失败、第 14 组 empty 本份未列示，另造两处差异（银行存款第 3 个账户、已贴现汇票第 4 张）。关键的低风险设计 —— 双出口、同源：新增 buildBankItemGroups()（展示用分组），buildBankItemsForRecord() 改为从分组拍平派生 —— 于是 consistencyOf（一致性摘要）与列表「回函是否相符」列一行都不用改，也不会出现「摘要说 1 项差异、表里却看到 2 处」的打架；拍平时跳过 empty 与 run 组，否则识别中就会算出一个看起来正常的「相符」结论（evaluateMatch 里那段短路注释防的正是这个错）。新建 BankItemsTable.tsx（可折叠分组表）：组标题 = 序号 + 项名 + 结论摘要（共 3 笔 · 1 项不符）+ 组级动作，组内 = 标识列 + 五列对照（系统数据 → AI 识别值 → 回函值 → 差异 → 结论）；两种模式「核验页看，结果页采纳」—— view（② AI 智能核验页）纯只读（无输入框、无一键应用、无重新识别，那页的场景是拿着结论去原件上核对依据），edit（④ 回函结果填写页）回函值可编辑、差异与结论实时重算、一键应用不覆盖已人工改过的行（判据「回函值 ≠ AI 识别值」即视为人工改过）。AI 识别值独立成列是为了让人看出自己改了什么 —— 没有它就分不清「差异是 AI 看错还是我改的」。（B）两链路并行发起（v2.42 §2）：services/mockRecognition.ts 新增 BATCH_OF 批次归属表（批一 = 四要素与印章区域，走 OCR / 大模型；批二 = 14 项表格，走 MinerU），advanceTask 由串行改为按批次并行 —— 每个 TICK 在两条通道上各推进一项；单批次类型（往来函证）行为完全不变（它的检测点全在批一，故仍串行推进，零回归）；印章两项带归属闸门 canStart —— 「名称一致」的判据是「印章名 vs 系统内那封函证的被询证单位」，归属未定无从比对，故它们可建位、但不能先于 match 出结论（延续 v2.33「结论不得先于归属」：那时列表里还没有这条记录，抛出风险用户无处处理）；verifyItemsOf 同步修正 —— 归属确认前 bankText 在归属区内呈现、不在此重复，确认后它作为银行 4 项的第一项列出。（C）面单随批次（v2.42 §4）：types 新增 BatchFaceSheet（expressNo / sender / matchedConfirmationNos: string[] —— 一张面单可对应多封函证，一个包裹装着同一被询证单位的多封回函是正常业务形态，故不能用「面单 ↔ 函证一对一」模型）与 FaceSheetCheck（rule 预留后续四条）；UploadBatch 增 faceSheets?；新建 services/faceSheet.ts —— pairFaceSheets 按任务的归属结果配对（不按单号猜：归属是已确认过的事实，比推断可靠），本轮实现一条交叉校验「寄件人 ↔ 被询证单位」（含名称归一，让「中国银行股份有限公司西安分行」与「中国银行西安分行」不至于误判；一对多不判错、只提示封数；配不到任何函证才 warn）；识别工作台新增「快递面单」区块（只列配对到本封的那些，一对多时多封看到同一张 —— 它们本就是同一个包裹）。（D）一处诚实说明 —— 端到端验证未完成：tsc --noEmit 与 IDE lint 均零错误，浏览器实测应用能正常加载、控制台零 error、列表 7 列（v2.37 改动保留完好）、银行侧确无「骑缝章」；但④页分组表未经浏览器验证 —— 演示数据里银行那封停在「待确认快递信息」，需先过「确认回函快递信息」弹窗才能走到④页，自动化脚本未点通该弹窗。建议手工复核一次④页与②页的分组表。</w:t>
            </w:r>
          </w:p>
        </w:tc>
        <w:tc>
          <w:tcPr>
            <w:tcW w:type="dxa" w:w="1661"/>
          </w:tcPr>
          <w:p>
            <w:pPr>
              <w:spacing w:line="360" w:lineRule="auto" w:before="0" w:after="0"/>
            </w:pPr>
            <w:r>
              <w:rPr>
                <w:rFonts w:ascii="宋体" w:hAnsi="宋体" w:cs="宋体" w:eastAsia="宋体" w:hint="eastAsia"/>
                <w:b w:val="0"/>
                <w:sz w:val="24"/>
              </w:rPr>
              <w:t>5.5 回函结果填写、5.3 AI 智能核验、5.1 上传与识别、5.6 列表、原型</w:t>
            </w:r>
          </w:p>
        </w:tc>
        <w:tc>
          <w:tcPr>
            <w:tcW w:type="dxa" w:w="1661"/>
          </w:tcPr>
          <w:p>
            <w:pPr>
              <w:spacing w:line="360" w:lineRule="auto" w:before="0" w:after="0"/>
            </w:pPr>
            <w:r>
              <w:rPr>
                <w:rFonts w:ascii="宋体" w:hAnsi="宋体" w:cs="宋体" w:eastAsia="宋体" w:hint="eastAsia"/>
                <w:b w:val="0"/>
                <w:sz w:val="24"/>
              </w:rPr>
              <w:t>已发布</w:t>
            </w:r>
          </w:p>
        </w:tc>
      </w:tr>
    </w:tbl>
    <w:p>
      <w:pPr>
        <w:pStyle w:val="4"/>
        <w:spacing w:line="360" w:lineRule="auto"/>
      </w:pPr>
      <w:r>
        <w:rPr>
          <w:rFonts w:hint="eastAsia"/>
        </w:rPr>
        <w:t>本章节暂未收录的需求</w:t>
      </w:r>
    </w:p>
    <w:p>
      <w:pPr>
        <w:spacing w:line="360" w:lineRule="auto"/>
      </w:pPr>
      <w:r>
        <w:rPr>
          <w:rFonts w:ascii="宋体" w:hAnsi="宋体" w:cs="宋体" w:eastAsia="宋体" w:hint="eastAsia"/>
          <w:sz w:val="24"/>
        </w:rPr>
        <w:t>以下内容本次未收录，后续版本补充：</w:t>
      </w:r>
    </w:p>
    <w:p>
      <w:pPr>
        <w:numPr>
          <w:ilvl w:val="0"/>
          <w:numId w:val="27"/>
        </w:numPr>
        <w:spacing w:line="360" w:lineRule="auto"/>
      </w:pPr>
      <w:r>
        <w:rPr>
          <w:rFonts w:ascii="宋体" w:hAnsi="宋体" w:cs="宋体" w:eastAsia="宋体" w:hint="eastAsia"/>
          <w:sz w:val="24"/>
        </w:rPr>
        <w:t>底稿系统、自律报送系统的标准产品需求（本说明书只覆盖函证系统回函管理）。</w:t>
      </w:r>
    </w:p>
    <w:p>
      <w:pPr>
        <w:numPr>
          <w:ilvl w:val="0"/>
          <w:numId w:val="27"/>
        </w:numPr>
        <w:spacing w:line="360" w:lineRule="auto"/>
      </w:pPr>
      <w:r>
        <w:rPr>
          <w:rFonts w:ascii="宋体" w:hAnsi="宋体" w:cs="宋体" w:eastAsia="宋体" w:hint="eastAsia"/>
          <w:sz w:val="24"/>
        </w:rPr>
        <w:t>助手端 / 手机端 / 客户端需求：本系统当前仅 WEB 端，故不设端别层。</w:t>
      </w:r>
    </w:p>
    <w:p>
      <w:pPr>
        <w:numPr>
          <w:ilvl w:val="0"/>
          <w:numId w:val="27"/>
        </w:numPr>
        <w:spacing w:line="360" w:lineRule="auto"/>
      </w:pPr>
      <w:r>
        <w:rPr>
          <w:rFonts w:ascii="宋体" w:hAnsi="宋体" w:cs="宋体" w:eastAsia="宋体" w:hint="eastAsia"/>
          <w:sz w:val="24"/>
        </w:rPr>
        <w:t>系统对接需求（与投行项目管理系统、用印系统的对接）：本次未收录。</w:t>
      </w:r>
    </w:p>
    <w:sectPr>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阿栋" w:date="2026-09-10T14:21:59Z" w:initials="Adong">
    <w:p w14:paraId="1CCD87D4">
      <w:pPr>
        <w:pStyle w:val="11"/>
        <w:rPr>
          <w:rFonts w:hint="default" w:eastAsia="宋体"/>
          <w:lang w:val="en-US" w:eastAsia="zh-CN"/>
        </w:rPr>
      </w:pPr>
      <w:r>
        <w:rPr>
          <w:rFonts w:hint="eastAsia"/>
          <w:lang w:val="en-US" w:eastAsia="zh-CN"/>
        </w:rPr>
        <w:t>新增提醒下载助手提醒内容！</w:t>
      </w:r>
    </w:p>
  </w:comment>
  <w:comment w:id="1" w:author="阿栋" w:date="2026-09-10T14:48:45Z" w:initials="Adong">
    <w:p w14:paraId="0E308C12">
      <w:pPr>
        <w:pStyle w:val="11"/>
        <w:rPr>
          <w:rFonts w:hint="default" w:eastAsia="宋体"/>
          <w:lang w:val="en-US" w:eastAsia="zh-CN"/>
        </w:rPr>
      </w:pPr>
      <w:r>
        <w:rPr>
          <w:rFonts w:hint="eastAsia"/>
          <w:lang w:val="en-US" w:eastAsia="zh-CN"/>
        </w:rPr>
        <w:t>助手端需求介绍优化，功能变化不大</w:t>
      </w:r>
    </w:p>
  </w:comment>
  <w:comment w:id="2" w:author="阿栋" w:date="2026-09-10T14:49:52Z" w:initials="Adong">
    <w:p w14:paraId="15EBC710">
      <w:pPr>
        <w:pStyle w:val="11"/>
        <w:rPr>
          <w:rFonts w:hint="default" w:eastAsia="宋体"/>
          <w:lang w:val="en-US" w:eastAsia="zh-CN"/>
        </w:rPr>
      </w:pPr>
      <w:r>
        <w:rPr>
          <w:rFonts w:hint="eastAsia"/>
          <w:lang w:val="en-US" w:eastAsia="zh-CN"/>
        </w:rPr>
        <w:t>开源不涉及，去掉</w:t>
      </w:r>
    </w:p>
  </w:comment>
  <w:comment w:id="3" w:author="阿栋" w:date="2026-09-10T14:50:03Z" w:initials="Adong">
    <w:p w14:paraId="49228026">
      <w:pPr>
        <w:pStyle w:val="11"/>
        <w:rPr>
          <w:rFonts w:hint="default" w:eastAsia="宋体"/>
          <w:lang w:val="en-US" w:eastAsia="zh-CN"/>
        </w:rPr>
      </w:pPr>
      <w:r>
        <w:rPr>
          <w:rFonts w:hint="eastAsia"/>
          <w:lang w:val="en-US" w:eastAsia="zh-CN"/>
        </w:rPr>
        <w:t>开源不涉及，去掉</w:t>
      </w:r>
    </w:p>
  </w:comment>
  <w:comment w:id="4" w:author="阿栋" w:date="2026-09-10T14:50:36Z" w:initials="Adong">
    <w:p w14:paraId="58CDF293">
      <w:pPr>
        <w:pStyle w:val="11"/>
        <w:rPr>
          <w:rFonts w:hint="default" w:eastAsia="宋体"/>
          <w:lang w:val="en-US" w:eastAsia="zh-CN"/>
        </w:rPr>
      </w:pPr>
      <w:r>
        <w:rPr>
          <w:rFonts w:hint="eastAsia"/>
          <w:lang w:val="en-US" w:eastAsia="zh-CN"/>
        </w:rPr>
        <w:t>截图+功能说明。去掉详细的字段介绍。</w:t>
      </w:r>
    </w:p>
  </w:comment>
  <w:comment w:id="5" w:author="Lemon" w:date="2024-10-17T16:43:14Z" w:initials="">
    <w:p w14:paraId="3990E88A">
      <w:pPr>
        <w:pStyle w:val="11"/>
        <w:rPr>
          <w:rFonts w:hint="eastAsia" w:eastAsia="宋体"/>
          <w:lang w:val="en-US" w:eastAsia="zh-CN"/>
        </w:rPr>
      </w:pPr>
      <w:r>
        <w:rPr>
          <w:rFonts w:hint="eastAsia"/>
          <w:lang w:val="en-US" w:eastAsia="zh-CN"/>
        </w:rPr>
        <w:t>补充</w:t>
      </w:r>
    </w:p>
  </w:comment>
  <w:comment w:id="6" w:author="CaptainYE" w:date="2024-10-22T17:14:44Z" w:initials="">
    <w:p w14:paraId="1FF54DA3">
      <w:pPr>
        <w:pStyle w:val="11"/>
        <w:rPr>
          <w:rFonts w:hint="eastAsia" w:eastAsia="宋体"/>
          <w:lang w:val="en-US" w:eastAsia="zh-CN"/>
        </w:rPr>
      </w:pPr>
      <w:r>
        <w:rPr>
          <w:rFonts w:hint="eastAsia"/>
          <w:lang w:val="en-US" w:eastAsia="zh-CN"/>
        </w:rPr>
        <w:t>已补充</w:t>
      </w:r>
    </w:p>
  </w:comment>
  <w:comment w:id="7" w:author="Lemon" w:date="2024-10-17T16:43:00Z" w:initials="">
    <w:p w14:paraId="4C0EA7FF">
      <w:pPr>
        <w:pStyle w:val="11"/>
        <w:rPr>
          <w:rFonts w:hint="eastAsia" w:eastAsia="宋体"/>
          <w:lang w:val="en-US" w:eastAsia="zh-CN"/>
        </w:rPr>
      </w:pPr>
      <w:r>
        <w:rPr>
          <w:rFonts w:hint="eastAsia"/>
          <w:lang w:val="en-US" w:eastAsia="zh-CN"/>
        </w:rPr>
        <w:t>补充</w:t>
      </w:r>
    </w:p>
  </w:comment>
  <w:comment w:id="8" w:author="CaptainYE" w:date="2024-10-22T17:37:23Z" w:initials="">
    <w:p w14:paraId="35810B29">
      <w:pPr>
        <w:pStyle w:val="11"/>
        <w:rPr>
          <w:rFonts w:hint="eastAsia" w:eastAsia="宋体"/>
          <w:lang w:val="en-US" w:eastAsia="zh-CN"/>
        </w:rPr>
      </w:pPr>
      <w:r>
        <w:rPr>
          <w:rFonts w:hint="eastAsia"/>
          <w:lang w:val="en-US" w:eastAsia="zh-CN"/>
        </w:rPr>
        <w:t>已补充</w:t>
      </w:r>
    </w:p>
  </w:comment>
  <w:comment w:id="9" w:author="Lemon" w:date="2024-11-26T16:28:30Z" w:initials="">
    <w:p w14:paraId="6D37DB0B">
      <w:pPr>
        <w:pStyle w:val="11"/>
        <w:rPr>
          <w:rFonts w:hint="default" w:eastAsia="宋体"/>
          <w:lang w:val="en-US" w:eastAsia="zh-CN"/>
        </w:rPr>
      </w:pPr>
      <w:r>
        <w:rPr>
          <w:rFonts w:hint="eastAsia"/>
          <w:lang w:val="en-US" w:eastAsia="zh-CN"/>
        </w:rPr>
        <w:t>修改债券报送规则说明</w:t>
      </w:r>
    </w:p>
  </w:comment>
  <w:comment w:id="10" w:author="Lemon" w:date="2024-10-17T16:43:29Z" w:initials="">
    <w:p w14:paraId="1363C7B7">
      <w:pPr>
        <w:pStyle w:val="11"/>
        <w:rPr>
          <w:rFonts w:hint="eastAsia" w:eastAsia="宋体"/>
          <w:lang w:val="en-US" w:eastAsia="zh-CN"/>
        </w:rPr>
      </w:pPr>
      <w:r>
        <w:rPr>
          <w:rFonts w:hint="eastAsia"/>
          <w:lang w:val="en-US" w:eastAsia="zh-CN"/>
        </w:rPr>
        <w:t>补充</w:t>
      </w:r>
    </w:p>
  </w:comment>
  <w:comment w:id="11" w:author="CaptainYE" w:date="2024-10-22T17:55:23Z" w:initials="">
    <w:p w14:paraId="50E0036B">
      <w:pPr>
        <w:pStyle w:val="11"/>
        <w:rPr>
          <w:rFonts w:hint="eastAsia" w:eastAsia="宋体"/>
          <w:lang w:val="en-US" w:eastAsia="zh-CN"/>
        </w:rPr>
      </w:pPr>
      <w:r>
        <w:rPr>
          <w:rFonts w:hint="eastAsia"/>
          <w:lang w:val="en-US" w:eastAsia="zh-CN"/>
        </w:rPr>
        <w:t>已补充</w:t>
      </w:r>
    </w:p>
  </w:comment>
  <w:comment w:id="12" w:author="Lemon" w:date="2024-10-17T16:43:40Z" w:initials="">
    <w:p w14:paraId="6AF0CC5C">
      <w:pPr>
        <w:pStyle w:val="11"/>
        <w:rPr>
          <w:rFonts w:hint="eastAsia" w:eastAsia="宋体"/>
          <w:lang w:val="en-US" w:eastAsia="zh-CN"/>
        </w:rPr>
      </w:pPr>
      <w:r>
        <w:rPr>
          <w:rFonts w:hint="eastAsia"/>
          <w:lang w:val="en-US" w:eastAsia="zh-CN"/>
        </w:rPr>
        <w:t>补充</w:t>
      </w:r>
    </w:p>
  </w:comment>
  <w:comment w:id="13" w:author="CaptainYE" w:date="2024-10-22T18:08:27Z" w:initials="">
    <w:p w14:paraId="5974C1EF">
      <w:pPr>
        <w:pStyle w:val="11"/>
        <w:rPr>
          <w:rFonts w:hint="eastAsia" w:eastAsia="宋体"/>
          <w:lang w:val="en-US" w:eastAsia="zh-CN"/>
        </w:rPr>
      </w:pPr>
      <w:r>
        <w:rPr>
          <w:rFonts w:hint="eastAsia"/>
          <w:lang w:val="en-US" w:eastAsia="zh-CN"/>
        </w:rPr>
        <w:t>已补充</w:t>
      </w:r>
    </w:p>
  </w:comment>
  <w:comment w:id="14" w:author="CaptainYE" w:date="2024-11-08T14:36:33Z" w:initials="">
    <w:p w14:paraId="3748DC36">
      <w:pPr>
        <w:pStyle w:val="11"/>
        <w:rPr>
          <w:rFonts w:hint="eastAsia" w:eastAsia="宋体"/>
          <w:lang w:val="en-US" w:eastAsia="zh-CN"/>
        </w:rPr>
      </w:pPr>
      <w:r>
        <w:rPr>
          <w:rFonts w:hint="eastAsia"/>
          <w:lang w:val="en-US" w:eastAsia="zh-CN"/>
        </w:rPr>
        <w:t>待定</w:t>
      </w:r>
    </w:p>
  </w:comment>
  <w:comment w:id="15" w:author="Lemon" w:date="2024-10-17T17:06:28Z" w:initials="">
    <w:p w14:paraId="0905412D">
      <w:pPr>
        <w:pStyle w:val="11"/>
        <w:rPr>
          <w:rFonts w:hint="default" w:eastAsia="宋体"/>
          <w:lang w:val="en-US" w:eastAsia="zh-CN"/>
        </w:rPr>
      </w:pPr>
      <w:r>
        <w:rPr>
          <w:rFonts w:hint="eastAsia"/>
          <w:lang w:val="en-US" w:eastAsia="zh-CN"/>
        </w:rPr>
        <w:t>按照源数据合格不合格的样子进行修改</w:t>
      </w:r>
    </w:p>
  </w:comment>
  <w:comment w:id="16" w:author="CaptainYE" w:date="2024-10-22T18:39:48Z" w:initials="">
    <w:p w14:paraId="78E1F2EF">
      <w:pPr>
        <w:pStyle w:val="11"/>
        <w:rPr>
          <w:rFonts w:hint="default" w:eastAsia="宋体"/>
          <w:lang w:val="en-US" w:eastAsia="zh-CN"/>
        </w:rPr>
      </w:pPr>
      <w:r>
        <w:rPr>
          <w:rFonts w:hint="eastAsia"/>
          <w:lang w:val="en-US" w:eastAsia="zh-CN"/>
        </w:rPr>
        <w:t>已修改</w:t>
      </w:r>
    </w:p>
  </w:comment>
  <w:comment w:id="17" w:author="Lemon" w:date="2024-10-17T17:06:05Z" w:initials="">
    <w:p w14:paraId="01381722">
      <w:pPr>
        <w:pStyle w:val="11"/>
        <w:rPr>
          <w:rFonts w:hint="default" w:eastAsia="宋体"/>
          <w:lang w:val="en-US" w:eastAsia="zh-CN"/>
        </w:rPr>
      </w:pPr>
      <w:r>
        <w:rPr>
          <w:rFonts w:hint="eastAsia"/>
          <w:lang w:val="en-US" w:eastAsia="zh-CN"/>
        </w:rPr>
        <w:t>其他状态按照此格式进行修改</w:t>
      </w:r>
    </w:p>
  </w:comment>
  <w:comment w:id="18" w:author="CaptainYE" w:date="2024-10-22T18:55:57Z" w:initials="">
    <w:p w14:paraId="03679310">
      <w:pPr>
        <w:pStyle w:val="11"/>
        <w:rPr>
          <w:rFonts w:hint="eastAsia" w:eastAsia="宋体"/>
          <w:lang w:val="en-US" w:eastAsia="zh-CN"/>
        </w:rPr>
      </w:pPr>
      <w:r>
        <w:rPr>
          <w:rFonts w:hint="eastAsia"/>
          <w:lang w:val="en-US" w:eastAsia="zh-CN"/>
        </w:rPr>
        <w:t>已补充</w:t>
      </w:r>
    </w:p>
  </w:comment>
  <w:comment w:id="19" w:author="Lemon" w:date="2024-10-17T17:17:38Z" w:initials="">
    <w:p w14:paraId="511544BA">
      <w:pPr>
        <w:pStyle w:val="11"/>
        <w:rPr>
          <w:rFonts w:hint="default" w:eastAsia="宋体"/>
          <w:lang w:val="en-US" w:eastAsia="zh-CN"/>
        </w:rPr>
      </w:pPr>
      <w:r>
        <w:rPr>
          <w:rFonts w:hint="eastAsia"/>
          <w:lang w:val="en-US" w:eastAsia="zh-CN"/>
        </w:rPr>
        <w:t>按照新的需求进行修改</w:t>
      </w:r>
    </w:p>
  </w:comment>
  <w:comment w:id="20" w:author="CaptainYE" w:date="2024-10-18T10:09:41Z" w:initials="">
    <w:p w14:paraId="28BAA6F7">
      <w:pPr>
        <w:pStyle w:val="11"/>
        <w:rPr>
          <w:rFonts w:hint="eastAsia" w:eastAsia="宋体"/>
          <w:lang w:val="en-US" w:eastAsia="zh-CN"/>
        </w:rPr>
      </w:pPr>
      <w:r>
        <w:rPr>
          <w:rFonts w:hint="eastAsia"/>
          <w:lang w:val="en-US" w:eastAsia="zh-CN"/>
        </w:rPr>
        <w:t>已修改</w:t>
      </w:r>
    </w:p>
  </w:comment>
  <w:comment w:id="21" w:author="Lemon" w:date="2024-10-17T17:31:27Z" w:initials="">
    <w:p w14:paraId="31B5588E">
      <w:pPr>
        <w:pStyle w:val="11"/>
        <w:rPr>
          <w:rFonts w:hint="default" w:eastAsia="宋体"/>
          <w:lang w:val="en-US" w:eastAsia="zh-CN"/>
        </w:rPr>
      </w:pPr>
      <w:r>
        <w:rPr>
          <w:rFonts w:hint="eastAsia"/>
          <w:lang w:val="en-US" w:eastAsia="zh-CN"/>
        </w:rPr>
        <w:t>注意格式</w:t>
      </w:r>
    </w:p>
  </w:comment>
  <w:comment w:id="22" w:author="Lemon" w:date="2025-04-14T09:32:01Z" w:initials="">
    <w:p w14:paraId="056A076E">
      <w:pPr>
        <w:pStyle w:val="11"/>
        <w:rPr>
          <w:rFonts w:hint="default" w:eastAsia="宋体"/>
          <w:lang w:val="en-US" w:eastAsia="zh-CN"/>
        </w:rPr>
      </w:pPr>
      <w:r>
        <w:rPr>
          <w:rFonts w:hint="eastAsia"/>
          <w:lang w:val="en-US" w:eastAsia="zh-CN"/>
        </w:rPr>
        <w:t>如果客户没有手机端请将此章节删除</w:t>
      </w:r>
    </w:p>
  </w:comment>
  <w:comment w:id="23" w:author="阿栋" w:date="2026-09-08T14:53:39Z" w:initials="Adong">
    <w:p w14:paraId="63F23B72">
      <w:pPr>
        <w:pStyle w:val="11"/>
        <w:rPr>
          <w:rFonts w:hint="default" w:eastAsia="宋体"/>
          <w:lang w:val="en-US" w:eastAsia="zh-CN"/>
        </w:rPr>
      </w:pPr>
      <w:r>
        <w:rPr>
          <w:rFonts w:hint="eastAsia"/>
          <w:lang w:val="en-US" w:eastAsia="zh-CN"/>
        </w:rPr>
        <w:t>该需求是否真实存在</w:t>
      </w:r>
    </w:p>
  </w:comment>
  <w:comment w:id="24" w:author="阿栋" w:date="2026-09-10T15:28:04Z" w:initials="Adong">
    <w:p w14:paraId="146CBDF1">
      <w:pPr>
        <w:pStyle w:val="11"/>
        <w:rPr>
          <w:rFonts w:hint="default"/>
          <w:lang w:val="en-US" w:eastAsia="zh-CN"/>
        </w:rPr>
      </w:pPr>
      <w:r>
        <w:rPr>
          <w:rFonts w:hint="eastAsia"/>
          <w:lang w:val="en-US" w:eastAsia="zh-CN"/>
        </w:rPr>
        <w:t>提醒规则代码更新 @昭之</w:t>
      </w:r>
    </w:p>
  </w:comment>
  <w:comment w:id="25" w:author="阿栋" w:date="2026-09-16T11:03:41Z" w:initials="Adong">
    <w:p w14:paraId="79F4D8F2">
      <w:pPr>
        <w:pStyle w:val="11"/>
        <w:rPr>
          <w:rFonts w:hint="default"/>
          <w:lang w:val="en-US" w:eastAsia="zh-CN"/>
        </w:rPr>
      </w:pPr>
      <w:r>
        <w:rPr>
          <w:rFonts w:hint="eastAsia"/>
          <w:lang w:val="en-US" w:eastAsia="zh-CN"/>
        </w:rPr>
        <w:t>已完成</w:t>
      </w:r>
    </w:p>
  </w:comment>
  <w:comment w:id="26" w:author="阿栋" w:date="2026-09-10T15:19:53Z" w:initials="Adong">
    <w:p w14:paraId="22FBDB65">
      <w:pPr>
        <w:pStyle w:val="11"/>
        <w:rPr>
          <w:rFonts w:hint="default" w:eastAsia="宋体"/>
          <w:lang w:val="en-US" w:eastAsia="zh-CN"/>
        </w:rPr>
      </w:pPr>
      <w:r>
        <w:rPr>
          <w:rFonts w:hint="eastAsia"/>
          <w:lang w:val="en-US" w:eastAsia="zh-CN"/>
        </w:rPr>
        <w:t>细节补充</w:t>
      </w:r>
    </w:p>
  </w:comment>
  <w:comment w:id="27" w:author="阿栋" w:date="2026-09-16T14:16:01Z" w:initials="Adong">
    <w:p w14:paraId="386ED62E">
      <w:pPr>
        <w:pStyle w:val="11"/>
        <w:rPr>
          <w:rFonts w:hint="default" w:eastAsia="宋体"/>
          <w:lang w:val="en-US" w:eastAsia="zh-CN"/>
        </w:rPr>
      </w:pPr>
      <w:r>
        <w:rPr>
          <w:rFonts w:hint="eastAsia"/>
          <w:lang w:val="en-US" w:eastAsia="zh-CN"/>
        </w:rPr>
        <w:t>已补充</w:t>
      </w:r>
    </w:p>
  </w:comment>
  <w:comment w:id="28" w:author="阿栋" w:date="2026-09-08T14:21:58Z" w:initials="Adong">
    <w:p w14:paraId="4110EA1D">
      <w:pPr>
        <w:pStyle w:val="11"/>
        <w:numPr>
          <w:ilvl w:val="0"/>
          <w:numId w:val="2"/>
        </w:numPr>
        <w:rPr>
          <w:rFonts w:hint="eastAsia"/>
          <w:lang w:val="en-US" w:eastAsia="zh-CN"/>
        </w:rPr>
      </w:pPr>
      <w:r>
        <w:rPr>
          <w:rFonts w:hint="eastAsia"/>
          <w:lang w:val="en-US" w:eastAsia="zh-CN"/>
        </w:rPr>
        <w:t>OCR配置检测：选择检测指定的底稿目录项</w:t>
      </w:r>
    </w:p>
    <w:p w14:paraId="002FBD7D">
      <w:pPr>
        <w:pStyle w:val="11"/>
        <w:numPr>
          <w:ilvl w:val="0"/>
          <w:numId w:val="2"/>
        </w:numPr>
        <w:rPr>
          <w:rFonts w:hint="default"/>
          <w:lang w:val="en-US" w:eastAsia="zh-CN"/>
        </w:rPr>
      </w:pPr>
      <w:r>
        <w:rPr>
          <w:rFonts w:hint="eastAsia"/>
          <w:lang w:val="en-US" w:eastAsia="zh-CN"/>
        </w:rPr>
        <w:t>结合投行的利益冲突核查名单，比对检测出来的人是否进行了利冲核查</w:t>
      </w:r>
    </w:p>
    <w:p w14:paraId="0DE8D293">
      <w:pPr>
        <w:pStyle w:val="11"/>
        <w:numPr>
          <w:ilvl w:val="0"/>
          <w:numId w:val="2"/>
        </w:numPr>
        <w:rPr>
          <w:rFonts w:hint="default"/>
          <w:lang w:val="en-US" w:eastAsia="zh-CN"/>
        </w:rPr>
      </w:pPr>
      <w:r>
        <w:rPr>
          <w:rFonts w:hint="eastAsia"/>
          <w:lang w:val="en-US" w:eastAsia="zh-CN"/>
        </w:rPr>
        <w:t>导出对比核查表单</w:t>
      </w:r>
    </w:p>
  </w:comment>
  <w:comment w:id="29" w:author="阿栋" w:date="2026-09-08T14:30:35Z" w:initials="Adong">
    <w:p w14:paraId="5F213E7C">
      <w:pPr>
        <w:pStyle w:val="11"/>
        <w:rPr>
          <w:rFonts w:hint="default" w:eastAsia="宋体"/>
          <w:lang w:val="en-US" w:eastAsia="zh-CN"/>
        </w:rPr>
      </w:pPr>
      <w:r>
        <w:rPr>
          <w:rFonts w:hint="eastAsia"/>
          <w:lang w:val="en-US" w:eastAsia="zh-CN"/>
        </w:rPr>
        <w:t>待客户确认</w:t>
      </w:r>
    </w:p>
  </w:comment>
  <w:comment w:id="30" w:author="阿栋" w:date="2026-09-08T14:36:18Z" w:initials="Adong">
    <w:p w14:paraId="6AE58BE6">
      <w:pPr>
        <w:pStyle w:val="11"/>
        <w:rPr>
          <w:rFonts w:hint="default"/>
          <w:lang w:val="en-US" w:eastAsia="zh-CN"/>
        </w:rPr>
      </w:pPr>
      <w:r>
        <w:rPr>
          <w:rFonts w:hint="eastAsia"/>
          <w:lang w:val="en-US" w:eastAsia="zh-CN"/>
        </w:rPr>
        <w:t>待确认</w:t>
      </w:r>
    </w:p>
  </w:comment>
  <w:comment w:id="31" w:author="阿栋" w:date="2026-09-10T15:52:12Z" w:initials="Adong">
    <w:p w14:paraId="5CF7A25C">
      <w:pPr>
        <w:pStyle w:val="11"/>
        <w:rPr>
          <w:rFonts w:hint="default" w:eastAsia="宋体"/>
          <w:lang w:val="en-US" w:eastAsia="zh-CN"/>
        </w:rPr>
      </w:pPr>
      <w:r>
        <w:rPr>
          <w:rFonts w:hint="eastAsia"/>
          <w:lang w:val="en-US" w:eastAsia="zh-CN"/>
        </w:rPr>
        <w:t>需求完善补充</w:t>
      </w:r>
    </w:p>
  </w:comment>
  <w:comment w:id="32" w:author="阿栋" w:date="2026-09-10T15:52:56Z" w:initials="Adong">
    <w:p w14:paraId="1F96D323">
      <w:pPr>
        <w:pStyle w:val="11"/>
        <w:rPr>
          <w:rFonts w:hint="default" w:eastAsia="宋体"/>
          <w:lang w:val="en-US" w:eastAsia="zh-CN"/>
        </w:rPr>
      </w:pPr>
      <w:r>
        <w:rPr>
          <w:rFonts w:hint="eastAsia"/>
          <w:lang w:val="en-US" w:eastAsia="zh-CN"/>
        </w:rPr>
        <w:t>质控相关需求整理在一个地方</w:t>
      </w:r>
    </w:p>
  </w:comment>
  <w:comment w:id="33" w:author="阿栋" w:date="2026-09-10T16:05:51Z" w:initials="Adong">
    <w:p w14:paraId="333A9F24">
      <w:pPr>
        <w:pStyle w:val="11"/>
        <w:rPr>
          <w:rFonts w:hint="eastAsia"/>
          <w:lang w:val="en-US" w:eastAsia="zh-CN"/>
        </w:rPr>
      </w:pPr>
      <w:r>
        <w:rPr>
          <w:rFonts w:hint="eastAsia"/>
          <w:lang w:val="en-US" w:eastAsia="zh-CN"/>
        </w:rPr>
        <w:t>业务相关需求放一块</w:t>
      </w:r>
    </w:p>
    <w:p w14:paraId="45168D03">
      <w:pPr>
        <w:pStyle w:val="11"/>
        <w:rPr>
          <w:rFonts w:hint="default"/>
          <w:lang w:val="en-US" w:eastAsia="zh-CN"/>
        </w:rPr>
      </w:pPr>
      <w:r>
        <w:rPr>
          <w:rFonts w:hint="eastAsia"/>
          <w:lang w:val="en-US" w:eastAsia="zh-CN"/>
        </w:rPr>
        <w:t>公共接口对接放一块</w:t>
      </w:r>
    </w:p>
  </w:comment>
  <w:comment w:id="34" w:author="阿栋" w:date="2026-09-10T16:07:22Z" w:initials="Adong">
    <w:p w14:paraId="2769DA71">
      <w:pPr>
        <w:pStyle w:val="11"/>
        <w:rPr>
          <w:rFonts w:hint="default" w:eastAsia="宋体"/>
          <w:lang w:val="en-US" w:eastAsia="zh-CN"/>
        </w:rPr>
      </w:pPr>
      <w:r>
        <w:rPr>
          <w:rFonts w:hint="eastAsia"/>
          <w:lang w:val="en-US" w:eastAsia="zh-CN"/>
        </w:rPr>
        <w:t>更换截图，按最新调整后的截图展示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CCD87D4" w15:done="0"/>
  <w15:commentEx w15:paraId="0E308C12" w15:done="0"/>
  <w15:commentEx w15:paraId="15EBC710" w15:done="0"/>
  <w15:commentEx w15:paraId="49228026" w15:done="0"/>
  <w15:commentEx w15:paraId="58CDF293" w15:done="0"/>
  <w15:commentEx w15:paraId="3990E88A" w15:done="0"/>
  <w15:commentEx w15:paraId="1FF54DA3" w15:done="0" w15:paraIdParent="3990E88A"/>
  <w15:commentEx w15:paraId="4C0EA7FF" w15:done="0"/>
  <w15:commentEx w15:paraId="35810B29" w15:done="0" w15:paraIdParent="4C0EA7FF"/>
  <w15:commentEx w15:paraId="6D37DB0B" w15:done="0"/>
  <w15:commentEx w15:paraId="1363C7B7" w15:done="0"/>
  <w15:commentEx w15:paraId="50E0036B" w15:done="0" w15:paraIdParent="1363C7B7"/>
  <w15:commentEx w15:paraId="6AF0CC5C" w15:done="0"/>
  <w15:commentEx w15:paraId="5974C1EF" w15:done="0" w15:paraIdParent="6AF0CC5C"/>
  <w15:commentEx w15:paraId="3748DC36" w15:done="0"/>
  <w15:commentEx w15:paraId="0905412D" w15:done="0"/>
  <w15:commentEx w15:paraId="78E1F2EF" w15:done="0" w15:paraIdParent="0905412D"/>
  <w15:commentEx w15:paraId="01381722" w15:done="0"/>
  <w15:commentEx w15:paraId="03679310" w15:done="0" w15:paraIdParent="01381722"/>
  <w15:commentEx w15:paraId="511544BA" w15:done="0"/>
  <w15:commentEx w15:paraId="28BAA6F7" w15:done="0" w15:paraIdParent="511544BA"/>
  <w15:commentEx w15:paraId="31B5588E" w15:done="0"/>
  <w15:commentEx w15:paraId="056A076E" w15:done="0"/>
  <w15:commentEx w15:paraId="63F23B72" w15:done="0"/>
  <w15:commentEx w15:paraId="146CBDF1" w15:done="1"/>
  <w15:commentEx w15:paraId="79F4D8F2" w15:done="1" w15:paraIdParent="146CBDF1"/>
  <w15:commentEx w15:paraId="22FBDB65" w15:done="1"/>
  <w15:commentEx w15:paraId="386ED62E" w15:done="1" w15:paraIdParent="22FBDB65"/>
  <w15:commentEx w15:paraId="0DE8D293" w15:done="0"/>
  <w15:commentEx w15:paraId="5F213E7C" w15:done="0"/>
  <w15:commentEx w15:paraId="6AE58BE6" w15:done="1"/>
  <w15:commentEx w15:paraId="5CF7A25C" w15:done="0"/>
  <w15:commentEx w15:paraId="1F96D323" w15:done="0"/>
  <w15:commentEx w15:paraId="45168D03" w15:done="0"/>
  <w15:commentEx w15:paraId="2769DA71"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aturday Sans Regular">
    <w:panose1 w:val="02010600010101010101"/>
    <w:charset w:val="86"/>
    <w:family w:val="auto"/>
    <w:pitch w:val="default"/>
    <w:sig w:usb0="00000001" w:usb1="080E0000" w:usb2="00000000" w:usb3="00000000" w:csb0="00040000" w:csb1="00000000"/>
  </w:font>
  <w:font w:name="方正黑体_GBK">
    <w:panose1 w:val="02010600010101010101"/>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Helvetica LT Pro">
    <w:panose1 w:val="020B0504020202020204"/>
    <w:charset w:val="00"/>
    <w:family w:val="auto"/>
    <w:pitch w:val="default"/>
    <w:sig w:usb0="A00002AF" w:usb1="5000204A" w:usb2="00000000" w:usb3="00000000" w:csb0="20000097" w:csb1="00000000"/>
  </w:font>
  <w:font w:name="微软雅黑">
    <w:panose1 w:val="020B0503020204020204"/>
    <w:charset w:val="86"/>
    <w:family w:val="auto"/>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onder Arial">
    <w:panose1 w:val="00000500000000000000"/>
    <w:charset w:val="00"/>
    <w:family w:val="auto"/>
    <w:pitch w:val="default"/>
    <w:sig w:usb0="00000003" w:usb1="00000000" w:usb2="00000000" w:usb3="00000000" w:csb0="20000011" w:csb1="00000000"/>
  </w:font>
  <w:font w:name="Laurentian Bold">
    <w:panose1 w:val="02010600010101010101"/>
    <w:charset w:val="86"/>
    <w:family w:val="auto"/>
    <w:pitch w:val="default"/>
    <w:sig w:usb0="00000001" w:usb1="080E0000" w:usb2="00000000" w:usb3="00000000" w:csb0="00040000" w:csb1="00000000"/>
  </w:font>
  <w:font w:name="Wingdings">
    <w:panose1 w:val="05000000000000000000"/>
    <w:charset w:val="00"/>
    <w:family w:val="auto"/>
    <w:pitch w:val="default"/>
    <w:sig w:usb0="00000000" w:usb1="00000000" w:usb2="00000000" w:usb3="00000000" w:csb0="8000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0F264">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2" name="文本框 1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213C79">
                          <w:pPr>
                            <w:pStyle w:val="1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rTzwMzAgAAZ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rTzwMzAgAAZQQAAA4AAAAAAAAAAQAgAAAAHwEAAGRycy9lMm9Eb2MueG1sUEsF&#10;BgAAAAAGAAYAWQEAAMQFAAAAAA==&#10;">
              <v:fill on="f" focussize="0,0"/>
              <v:stroke on="f" weight="0.5pt"/>
              <v:imagedata o:title=""/>
              <o:lock v:ext="edit" aspectratio="f"/>
              <v:textbox inset="0mm,0mm,0mm,0mm" style="mso-fit-shape-to-text:t;">
                <w:txbxContent>
                  <w:p w14:paraId="3C213C79">
                    <w:pPr>
                      <w:pStyle w:val="14"/>
                    </w:pPr>
                    <w:r>
                      <w:fldChar w:fldCharType="begin"/>
                    </w:r>
                    <w:r>
                      <w:instrText xml:space="preserve"> PAGE  \* MERGEFORMAT </w:instrText>
                    </w:r>
                    <w:r>
                      <w:fldChar w:fldCharType="separate"/>
                    </w:r>
                    <w:r>
                      <w:t>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DA44F">
    <w:pPr>
      <w:pStyle w:val="15"/>
      <w:tabs>
        <w:tab w:val="center" w:pos="4320"/>
        <w:tab w:val="right" w:pos="8640"/>
        <w:tab w:val="clear" w:pos="4153"/>
        <w:tab w:val="clear" w:pos="8306"/>
      </w:tabs>
      <w:jc w:val="right"/>
    </w:pPr>
    <w:r>
      <w:rPr>
        <w:rFonts w:hint="eastAsia"/>
        <w:sz w:val="24"/>
      </w:rPr>
      <w:t>业务需求说明书</w:t>
    </w:r>
    <w:r>
      <w:rPr>
        <w:rFonts w:ascii="Verdana" w:hAnsi="Verdana"/>
        <w:color w:val="000000"/>
      </w:rPr>
      <w:fldChar w:fldCharType="begin"/>
    </w:r>
    <w:r>
      <w:instrText xml:space="preserve"> INCLUDEPICTURE "C:\\Users\\011926\\AppData\\Local\\Microsoft\\Windows\\Temporary Internet Files\\Content.IE5\\9M21G07N\\cid:_Foxmail.1@e6ec0cfc-1b73-8adc-ad1d-31510273ccdb" \* MERGEFORMAT </w:instrText>
    </w:r>
    <w:r>
      <w:rPr>
        <w:rFonts w:ascii="Verdana" w:hAnsi="Verdana"/>
        <w:color w:val="00000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ACC29"/>
    <w:multiLevelType w:val="multilevel"/>
    <w:tmpl w:val="809ACC29"/>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88A28F88"/>
    <w:multiLevelType w:val="singleLevel"/>
    <w:tmpl w:val="88A28F88"/>
    <w:lvl w:ilvl="0" w:tentative="0">
      <w:start w:val="1"/>
      <w:numFmt w:val="bullet"/>
      <w:lvlText w:val=""/>
      <w:lvlJc w:val="left"/>
      <w:pPr>
        <w:ind w:left="420" w:hanging="420"/>
      </w:pPr>
      <w:rPr>
        <w:rFonts w:hint="default" w:ascii="Wingdings" w:hAnsi="Wingdings"/>
      </w:rPr>
    </w:lvl>
  </w:abstractNum>
  <w:abstractNum w:abstractNumId="2">
    <w:nsid w:val="8B8E7283"/>
    <w:multiLevelType w:val="multilevel"/>
    <w:tmpl w:val="8B8E7283"/>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947BC2D3"/>
    <w:multiLevelType w:val="singleLevel"/>
    <w:tmpl w:val="947BC2D3"/>
    <w:lvl w:ilvl="0" w:tentative="0">
      <w:start w:val="1"/>
      <w:numFmt w:val="bullet"/>
      <w:lvlText w:val=""/>
      <w:lvlJc w:val="left"/>
      <w:pPr>
        <w:ind w:left="420" w:hanging="420"/>
      </w:pPr>
      <w:rPr>
        <w:rFonts w:hint="default" w:ascii="Wingdings" w:hAnsi="Wingdings"/>
      </w:rPr>
    </w:lvl>
  </w:abstractNum>
  <w:abstractNum w:abstractNumId="4">
    <w:nsid w:val="9DF5B81B"/>
    <w:multiLevelType w:val="singleLevel"/>
    <w:tmpl w:val="9DF5B81B"/>
    <w:lvl w:ilvl="0" w:tentative="0">
      <w:start w:val="1"/>
      <w:numFmt w:val="decimal"/>
      <w:suff w:val="nothing"/>
      <w:lvlText w:val="%1、"/>
      <w:lvlJc w:val="left"/>
    </w:lvl>
  </w:abstractNum>
  <w:abstractNum w:abstractNumId="5">
    <w:nsid w:val="A1BBC9E6"/>
    <w:multiLevelType w:val="singleLevel"/>
    <w:tmpl w:val="A1BBC9E6"/>
    <w:lvl w:ilvl="0" w:tentative="0">
      <w:start w:val="1"/>
      <w:numFmt w:val="decimal"/>
      <w:suff w:val="nothing"/>
      <w:lvlText w:val="%1、"/>
      <w:lvlJc w:val="left"/>
    </w:lvl>
  </w:abstractNum>
  <w:abstractNum w:abstractNumId="6">
    <w:nsid w:val="A3014104"/>
    <w:multiLevelType w:val="multilevel"/>
    <w:tmpl w:val="A3014104"/>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
    <w:nsid w:val="AE47268E"/>
    <w:multiLevelType w:val="singleLevel"/>
    <w:tmpl w:val="AE47268E"/>
    <w:lvl w:ilvl="0" w:tentative="0">
      <w:start w:val="1"/>
      <w:numFmt w:val="decimal"/>
      <w:suff w:val="nothing"/>
      <w:lvlText w:val="%1、"/>
      <w:lvlJc w:val="left"/>
    </w:lvl>
  </w:abstractNum>
  <w:abstractNum w:abstractNumId="8">
    <w:nsid w:val="AF7BB824"/>
    <w:multiLevelType w:val="singleLevel"/>
    <w:tmpl w:val="AF7BB824"/>
    <w:lvl w:ilvl="0" w:tentative="0">
      <w:start w:val="1"/>
      <w:numFmt w:val="bullet"/>
      <w:lvlText w:val=""/>
      <w:lvlJc w:val="left"/>
      <w:pPr>
        <w:ind w:left="420" w:hanging="420"/>
      </w:pPr>
      <w:rPr>
        <w:rFonts w:hint="default" w:ascii="Wingdings" w:hAnsi="Wingdings"/>
      </w:rPr>
    </w:lvl>
  </w:abstractNum>
  <w:abstractNum w:abstractNumId="9">
    <w:nsid w:val="AFE09502"/>
    <w:multiLevelType w:val="singleLevel"/>
    <w:tmpl w:val="AFE09502"/>
    <w:lvl w:ilvl="0" w:tentative="0">
      <w:start w:val="1"/>
      <w:numFmt w:val="decimal"/>
      <w:suff w:val="nothing"/>
      <w:lvlText w:val="%1、"/>
      <w:lvlJc w:val="left"/>
    </w:lvl>
  </w:abstractNum>
  <w:abstractNum w:abstractNumId="10">
    <w:nsid w:val="B475C07E"/>
    <w:multiLevelType w:val="singleLevel"/>
    <w:tmpl w:val="B475C07E"/>
    <w:lvl w:ilvl="0" w:tentative="0">
      <w:start w:val="1"/>
      <w:numFmt w:val="decimal"/>
      <w:suff w:val="nothing"/>
      <w:lvlText w:val="%1、"/>
      <w:lvlJc w:val="left"/>
    </w:lvl>
  </w:abstractNum>
  <w:abstractNum w:abstractNumId="11">
    <w:nsid w:val="B5FC5476"/>
    <w:multiLevelType w:val="singleLevel"/>
    <w:tmpl w:val="B5FC5476"/>
    <w:lvl w:ilvl="0" w:tentative="0">
      <w:start w:val="1"/>
      <w:numFmt w:val="decimal"/>
      <w:suff w:val="nothing"/>
      <w:lvlText w:val="%1、"/>
      <w:lvlJc w:val="left"/>
    </w:lvl>
  </w:abstractNum>
  <w:abstractNum w:abstractNumId="12">
    <w:nsid w:val="BFEA07D8"/>
    <w:multiLevelType w:val="singleLevel"/>
    <w:tmpl w:val="BFEA07D8"/>
    <w:lvl w:ilvl="0" w:tentative="0">
      <w:start w:val="1"/>
      <w:numFmt w:val="decimal"/>
      <w:suff w:val="nothing"/>
      <w:lvlText w:val="%1、"/>
      <w:lvlJc w:val="left"/>
    </w:lvl>
  </w:abstractNum>
  <w:abstractNum w:abstractNumId="13">
    <w:nsid w:val="C2921572"/>
    <w:multiLevelType w:val="singleLevel"/>
    <w:tmpl w:val="C2921572"/>
    <w:lvl w:ilvl="0" w:tentative="0">
      <w:start w:val="1"/>
      <w:numFmt w:val="decimal"/>
      <w:lvlText w:val="%1."/>
      <w:lvlJc w:val="left"/>
      <w:pPr>
        <w:tabs>
          <w:tab w:val="left" w:pos="312"/>
        </w:tabs>
      </w:pPr>
    </w:lvl>
  </w:abstractNum>
  <w:abstractNum w:abstractNumId="14">
    <w:nsid w:val="C7D489D9"/>
    <w:multiLevelType w:val="singleLevel"/>
    <w:tmpl w:val="C7D489D9"/>
    <w:lvl w:ilvl="0" w:tentative="0">
      <w:start w:val="1"/>
      <w:numFmt w:val="bullet"/>
      <w:lvlText w:val=""/>
      <w:lvlJc w:val="left"/>
      <w:pPr>
        <w:ind w:left="420" w:hanging="420"/>
      </w:pPr>
      <w:rPr>
        <w:rFonts w:hint="default" w:ascii="Wingdings" w:hAnsi="Wingdings"/>
      </w:rPr>
    </w:lvl>
  </w:abstractNum>
  <w:abstractNum w:abstractNumId="15">
    <w:nsid w:val="C8C0B917"/>
    <w:multiLevelType w:val="singleLevel"/>
    <w:tmpl w:val="C8C0B917"/>
    <w:lvl w:ilvl="0" w:tentative="0">
      <w:start w:val="1"/>
      <w:numFmt w:val="decimal"/>
      <w:lvlText w:val="%1."/>
      <w:lvlJc w:val="left"/>
      <w:pPr>
        <w:tabs>
          <w:tab w:val="left" w:pos="312"/>
        </w:tabs>
      </w:pPr>
    </w:lvl>
  </w:abstractNum>
  <w:abstractNum w:abstractNumId="16">
    <w:nsid w:val="C931F636"/>
    <w:multiLevelType w:val="singleLevel"/>
    <w:tmpl w:val="C931F636"/>
    <w:lvl w:ilvl="0" w:tentative="0">
      <w:start w:val="1"/>
      <w:numFmt w:val="decimal"/>
      <w:lvlText w:val="%1."/>
      <w:lvlJc w:val="left"/>
      <w:pPr>
        <w:tabs>
          <w:tab w:val="left" w:pos="312"/>
        </w:tabs>
      </w:pPr>
    </w:lvl>
  </w:abstractNum>
  <w:abstractNum w:abstractNumId="17">
    <w:nsid w:val="D4894FFF"/>
    <w:multiLevelType w:val="multilevel"/>
    <w:tmpl w:val="D4894FF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D8A3F357"/>
    <w:multiLevelType w:val="singleLevel"/>
    <w:tmpl w:val="D8A3F357"/>
    <w:lvl w:ilvl="0" w:tentative="0">
      <w:start w:val="1"/>
      <w:numFmt w:val="decimal"/>
      <w:lvlText w:val="%1."/>
      <w:lvlJc w:val="left"/>
      <w:pPr>
        <w:tabs>
          <w:tab w:val="left" w:pos="312"/>
        </w:tabs>
      </w:pPr>
    </w:lvl>
  </w:abstractNum>
  <w:abstractNum w:abstractNumId="19">
    <w:nsid w:val="D92C882C"/>
    <w:multiLevelType w:val="singleLevel"/>
    <w:tmpl w:val="D92C882C"/>
    <w:lvl w:ilvl="0" w:tentative="0">
      <w:start w:val="1"/>
      <w:numFmt w:val="bullet"/>
      <w:lvlText w:val=""/>
      <w:lvlJc w:val="left"/>
      <w:pPr>
        <w:ind w:left="420" w:hanging="420"/>
      </w:pPr>
      <w:rPr>
        <w:rFonts w:hint="default" w:ascii="Wingdings" w:hAnsi="Wingdings"/>
      </w:rPr>
    </w:lvl>
  </w:abstractNum>
  <w:abstractNum w:abstractNumId="20">
    <w:nsid w:val="DB13A5AD"/>
    <w:multiLevelType w:val="singleLevel"/>
    <w:tmpl w:val="DB13A5AD"/>
    <w:lvl w:ilvl="0" w:tentative="0">
      <w:start w:val="1"/>
      <w:numFmt w:val="decimal"/>
      <w:suff w:val="nothing"/>
      <w:lvlText w:val="%1、"/>
      <w:lvlJc w:val="left"/>
    </w:lvl>
  </w:abstractNum>
  <w:abstractNum w:abstractNumId="21">
    <w:nsid w:val="DB7FEC13"/>
    <w:multiLevelType w:val="singleLevel"/>
    <w:tmpl w:val="DB7FEC13"/>
    <w:lvl w:ilvl="0" w:tentative="0">
      <w:start w:val="1"/>
      <w:numFmt w:val="decimal"/>
      <w:suff w:val="nothing"/>
      <w:lvlText w:val="%1、"/>
      <w:lvlJc w:val="left"/>
    </w:lvl>
  </w:abstractNum>
  <w:abstractNum w:abstractNumId="22">
    <w:nsid w:val="E7FE43DB"/>
    <w:multiLevelType w:val="multilevel"/>
    <w:tmpl w:val="E7FE43DB"/>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3">
    <w:nsid w:val="E8C47787"/>
    <w:multiLevelType w:val="singleLevel"/>
    <w:tmpl w:val="E8C47787"/>
    <w:lvl w:ilvl="0" w:tentative="0">
      <w:start w:val="1"/>
      <w:numFmt w:val="decimal"/>
      <w:lvlText w:val="%1."/>
      <w:lvlJc w:val="left"/>
      <w:pPr>
        <w:tabs>
          <w:tab w:val="left" w:pos="312"/>
        </w:tabs>
      </w:pPr>
    </w:lvl>
  </w:abstractNum>
  <w:abstractNum w:abstractNumId="24">
    <w:nsid w:val="EFF042BD"/>
    <w:multiLevelType w:val="singleLevel"/>
    <w:tmpl w:val="EFF042BD"/>
    <w:lvl w:ilvl="0" w:tentative="0">
      <w:start w:val="1"/>
      <w:numFmt w:val="decimal"/>
      <w:suff w:val="nothing"/>
      <w:lvlText w:val="%1、"/>
      <w:lvlJc w:val="left"/>
    </w:lvl>
  </w:abstractNum>
  <w:abstractNum w:abstractNumId="25">
    <w:nsid w:val="F505F5DF"/>
    <w:multiLevelType w:val="singleLevel"/>
    <w:tmpl w:val="F505F5DF"/>
    <w:lvl w:ilvl="0" w:tentative="0">
      <w:start w:val="1"/>
      <w:numFmt w:val="decimal"/>
      <w:suff w:val="nothing"/>
      <w:lvlText w:val="%1、"/>
      <w:lvlJc w:val="left"/>
    </w:lvl>
  </w:abstractNum>
  <w:abstractNum w:abstractNumId="26">
    <w:nsid w:val="F534B3FE"/>
    <w:multiLevelType w:val="multilevel"/>
    <w:tmpl w:val="F534B3FE"/>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7">
    <w:nsid w:val="F6026066"/>
    <w:multiLevelType w:val="multilevel"/>
    <w:tmpl w:val="F602606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
    <w:nsid w:val="FADE16F4"/>
    <w:multiLevelType w:val="multilevel"/>
    <w:tmpl w:val="FADE16F4"/>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ascii="宋体" w:hAnsi="宋体" w:eastAsia="宋体" w:cs="宋体"/>
      </w:rPr>
    </w:lvl>
    <w:lvl w:ilvl="2" w:tentative="0">
      <w:start w:val="1"/>
      <w:numFmt w:val="decimal"/>
      <w:lvlText w:val="%1.%2.%3."/>
      <w:lvlJc w:val="left"/>
      <w:pPr>
        <w:ind w:left="720" w:hanging="720"/>
      </w:pPr>
      <w:rPr>
        <w:rFonts w:hint="default" w:ascii="宋体" w:hAnsi="宋体" w:eastAsia="宋体" w:cs="宋体"/>
      </w:rPr>
    </w:lvl>
    <w:lvl w:ilvl="3" w:tentative="0">
      <w:start w:val="1"/>
      <w:numFmt w:val="decimal"/>
      <w:lvlText w:val="%1.%2.%3.%4."/>
      <w:lvlJc w:val="left"/>
      <w:pPr>
        <w:ind w:left="864" w:hanging="864"/>
      </w:pPr>
      <w:rPr>
        <w:rFonts w:hint="default" w:ascii="宋体" w:hAnsi="宋体" w:eastAsia="宋体" w:cs="宋体"/>
      </w:rPr>
    </w:lvl>
    <w:lvl w:ilvl="4" w:tentative="0">
      <w:start w:val="1"/>
      <w:numFmt w:val="decimal"/>
      <w:lvlText w:val="%1.%2.%3.%4.%5."/>
      <w:lvlJc w:val="left"/>
      <w:pPr>
        <w:ind w:left="1008" w:hanging="1008"/>
      </w:pPr>
      <w:rPr>
        <w:rFonts w:hint="default" w:ascii="宋体" w:hAnsi="宋体" w:eastAsia="宋体" w:cs="宋体"/>
      </w:rPr>
    </w:lvl>
    <w:lvl w:ilvl="5" w:tentative="0">
      <w:start w:val="1"/>
      <w:numFmt w:val="decimal"/>
      <w:lvlText w:val="%1.%2.%3.%4.%5.%6."/>
      <w:lvlJc w:val="left"/>
      <w:pPr>
        <w:ind w:left="1151" w:hanging="1151"/>
      </w:pPr>
      <w:rPr>
        <w:rFonts w:hint="default" w:ascii="宋体" w:hAnsi="宋体" w:eastAsia="宋体" w:cs="宋体"/>
      </w:rPr>
    </w:lvl>
    <w:lvl w:ilvl="6" w:tentative="0">
      <w:start w:val="1"/>
      <w:numFmt w:val="decimal"/>
      <w:lvlText w:val="%1.%2.%3.%4.%5.%6.%7."/>
      <w:lvlJc w:val="left"/>
      <w:pPr>
        <w:ind w:left="1296" w:hanging="1296"/>
      </w:pPr>
      <w:rPr>
        <w:rFonts w:hint="default" w:ascii="宋体" w:hAnsi="宋体" w:eastAsia="宋体" w:cs="宋体"/>
      </w:rPr>
    </w:lvl>
    <w:lvl w:ilvl="7" w:tentative="0">
      <w:start w:val="1"/>
      <w:numFmt w:val="decimal"/>
      <w:lvlText w:val="%1.%2.%3.%4.%5.%6.%7.%8."/>
      <w:lvlJc w:val="left"/>
      <w:pPr>
        <w:ind w:left="1440" w:hanging="1440"/>
      </w:pPr>
      <w:rPr>
        <w:rFonts w:hint="default" w:ascii="宋体" w:hAnsi="宋体" w:eastAsia="宋体" w:cs="宋体"/>
      </w:rPr>
    </w:lvl>
    <w:lvl w:ilvl="8" w:tentative="0">
      <w:start w:val="1"/>
      <w:numFmt w:val="decimal"/>
      <w:lvlText w:val="%1.%2.%3.%4.%5.%6.%7.%8.%9."/>
      <w:lvlJc w:val="left"/>
      <w:pPr>
        <w:ind w:left="1583" w:hanging="1583"/>
      </w:pPr>
      <w:rPr>
        <w:rFonts w:hint="default" w:ascii="宋体" w:hAnsi="宋体" w:eastAsia="宋体" w:cs="宋体"/>
      </w:rPr>
    </w:lvl>
  </w:abstractNum>
  <w:abstractNum w:abstractNumId="29">
    <w:nsid w:val="FAEB7368"/>
    <w:multiLevelType w:val="singleLevel"/>
    <w:tmpl w:val="FAEB7368"/>
    <w:lvl w:ilvl="0" w:tentative="0">
      <w:start w:val="1"/>
      <w:numFmt w:val="decimal"/>
      <w:suff w:val="nothing"/>
      <w:lvlText w:val="%1、"/>
      <w:lvlJc w:val="left"/>
    </w:lvl>
  </w:abstractNum>
  <w:abstractNum w:abstractNumId="30">
    <w:nsid w:val="FDD72616"/>
    <w:multiLevelType w:val="multilevel"/>
    <w:tmpl w:val="FDD72616"/>
    <w:lvl w:ilvl="0" w:tentative="0">
      <w:start w:val="1"/>
      <w:numFmt w:val="decimal"/>
      <w:pStyle w:val="2"/>
      <w:lvlText w:val="%1."/>
      <w:lvlJc w:val="left"/>
      <w:pPr>
        <w:ind w:left="432" w:hanging="432"/>
      </w:pPr>
      <w:rPr>
        <w:rFonts w:hint="default" w:ascii="宋体" w:hAnsi="宋体" w:eastAsia="宋体" w:cs="宋体"/>
      </w:rPr>
    </w:lvl>
    <w:lvl w:ilvl="1" w:tentative="0">
      <w:start w:val="1"/>
      <w:numFmt w:val="decimal"/>
      <w:pStyle w:val="3"/>
      <w:lvlText w:val="%1.%2."/>
      <w:lvlJc w:val="left"/>
      <w:pPr>
        <w:ind w:left="815" w:hanging="575"/>
      </w:pPr>
      <w:rPr>
        <w:rFonts w:hint="default" w:ascii="宋体" w:hAnsi="宋体" w:eastAsia="宋体" w:cs="宋体"/>
      </w:rPr>
    </w:lvl>
    <w:lvl w:ilvl="2" w:tentative="0">
      <w:start w:val="1"/>
      <w:numFmt w:val="decimal"/>
      <w:pStyle w:val="4"/>
      <w:lvlText w:val="%1.%2.%3."/>
      <w:lvlJc w:val="left"/>
      <w:pPr>
        <w:ind w:left="720" w:hanging="720"/>
      </w:pPr>
      <w:rPr>
        <w:rFonts w:hint="default" w:ascii="宋体" w:hAnsi="宋体" w:eastAsia="宋体" w:cs="宋体"/>
      </w:rPr>
    </w:lvl>
    <w:lvl w:ilvl="3" w:tentative="0">
      <w:start w:val="1"/>
      <w:numFmt w:val="decimal"/>
      <w:pStyle w:val="5"/>
      <w:lvlText w:val="%1.%2.%3.%4."/>
      <w:lvlJc w:val="left"/>
      <w:pPr>
        <w:ind w:left="864" w:hanging="864"/>
      </w:pPr>
      <w:rPr>
        <w:rFonts w:hint="default" w:ascii="宋体" w:hAnsi="宋体" w:eastAsia="宋体" w:cs="宋体"/>
      </w:rPr>
    </w:lvl>
    <w:lvl w:ilvl="4" w:tentative="0">
      <w:start w:val="1"/>
      <w:numFmt w:val="decimal"/>
      <w:pStyle w:val="6"/>
      <w:lvlText w:val="%1.%2.%3.%4.%5."/>
      <w:lvlJc w:val="left"/>
      <w:pPr>
        <w:ind w:left="1008" w:hanging="1008"/>
      </w:pPr>
      <w:rPr>
        <w:rFonts w:hint="default" w:ascii="宋体" w:hAnsi="宋体" w:eastAsia="宋体" w:cs="宋体"/>
      </w:rPr>
    </w:lvl>
    <w:lvl w:ilvl="5" w:tentative="0">
      <w:start w:val="1"/>
      <w:numFmt w:val="decimal"/>
      <w:pStyle w:val="7"/>
      <w:lvlText w:val="%1.%2.%3.%4.%5.%6."/>
      <w:lvlJc w:val="left"/>
      <w:pPr>
        <w:ind w:left="1151" w:hanging="1151"/>
      </w:pPr>
      <w:rPr>
        <w:rFonts w:hint="default" w:ascii="宋体" w:hAnsi="宋体" w:eastAsia="宋体" w:cs="宋体"/>
      </w:rPr>
    </w:lvl>
    <w:lvl w:ilvl="6" w:tentative="0">
      <w:start w:val="1"/>
      <w:numFmt w:val="decimal"/>
      <w:pStyle w:val="8"/>
      <w:lvlText w:val="%1.%2.%3.%4.%5.%6.%7."/>
      <w:lvlJc w:val="left"/>
      <w:pPr>
        <w:ind w:left="1296" w:hanging="1296"/>
      </w:pPr>
      <w:rPr>
        <w:rFonts w:hint="default" w:ascii="宋体" w:hAnsi="宋体" w:eastAsia="宋体" w:cs="宋体"/>
      </w:rPr>
    </w:lvl>
    <w:lvl w:ilvl="7" w:tentative="0">
      <w:start w:val="1"/>
      <w:numFmt w:val="decimal"/>
      <w:pStyle w:val="9"/>
      <w:lvlText w:val="%1.%2.%3.%4.%5.%6.%7.%8."/>
      <w:lvlJc w:val="left"/>
      <w:pPr>
        <w:ind w:left="1440" w:hanging="1440"/>
      </w:pPr>
      <w:rPr>
        <w:rFonts w:hint="default" w:ascii="宋体" w:hAnsi="宋体" w:eastAsia="宋体" w:cs="宋体"/>
      </w:rPr>
    </w:lvl>
    <w:lvl w:ilvl="8" w:tentative="0">
      <w:start w:val="1"/>
      <w:numFmt w:val="decimal"/>
      <w:pStyle w:val="10"/>
      <w:lvlText w:val="%1.%2.%3.%4.%5.%6.%7.%8.%9."/>
      <w:lvlJc w:val="left"/>
      <w:pPr>
        <w:ind w:left="1583" w:hanging="1583"/>
      </w:pPr>
      <w:rPr>
        <w:rFonts w:hint="default"/>
      </w:rPr>
    </w:lvl>
  </w:abstractNum>
  <w:abstractNum w:abstractNumId="31">
    <w:nsid w:val="FEF6027E"/>
    <w:multiLevelType w:val="singleLevel"/>
    <w:tmpl w:val="FEF6027E"/>
    <w:lvl w:ilvl="0" w:tentative="0">
      <w:start w:val="1"/>
      <w:numFmt w:val="decimal"/>
      <w:suff w:val="nothing"/>
      <w:lvlText w:val="%1、"/>
      <w:lvlJc w:val="left"/>
    </w:lvl>
  </w:abstractNum>
  <w:abstractNum w:abstractNumId="32">
    <w:nsid w:val="FF4A7602"/>
    <w:multiLevelType w:val="singleLevel"/>
    <w:tmpl w:val="FF4A7602"/>
    <w:lvl w:ilvl="0" w:tentative="0">
      <w:start w:val="1"/>
      <w:numFmt w:val="decimal"/>
      <w:suff w:val="nothing"/>
      <w:lvlText w:val="%1、"/>
      <w:lvlJc w:val="left"/>
    </w:lvl>
  </w:abstractNum>
  <w:abstractNum w:abstractNumId="33">
    <w:nsid w:val="FF82767B"/>
    <w:multiLevelType w:val="singleLevel"/>
    <w:tmpl w:val="FF82767B"/>
    <w:lvl w:ilvl="0" w:tentative="0">
      <w:start w:val="1"/>
      <w:numFmt w:val="decimal"/>
      <w:lvlText w:val="%1."/>
      <w:lvlJc w:val="left"/>
      <w:pPr>
        <w:tabs>
          <w:tab w:val="left" w:pos="312"/>
        </w:tabs>
      </w:pPr>
    </w:lvl>
  </w:abstractNum>
  <w:abstractNum w:abstractNumId="34">
    <w:nsid w:val="0032F6AB"/>
    <w:multiLevelType w:val="multilevel"/>
    <w:tmpl w:val="0032F6A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5">
    <w:nsid w:val="007F145A"/>
    <w:multiLevelType w:val="singleLevel"/>
    <w:tmpl w:val="007F145A"/>
    <w:lvl w:ilvl="0" w:tentative="0">
      <w:start w:val="1"/>
      <w:numFmt w:val="bullet"/>
      <w:lvlText w:val=""/>
      <w:lvlJc w:val="left"/>
      <w:pPr>
        <w:ind w:left="420" w:hanging="420"/>
      </w:pPr>
      <w:rPr>
        <w:rFonts w:hint="default" w:ascii="Wingdings" w:hAnsi="Wingdings"/>
      </w:rPr>
    </w:lvl>
  </w:abstractNum>
  <w:abstractNum w:abstractNumId="36">
    <w:nsid w:val="01619C45"/>
    <w:multiLevelType w:val="singleLevel"/>
    <w:tmpl w:val="01619C45"/>
    <w:lvl w:ilvl="0" w:tentative="0">
      <w:start w:val="1"/>
      <w:numFmt w:val="bullet"/>
      <w:lvlText w:val=""/>
      <w:lvlJc w:val="left"/>
      <w:pPr>
        <w:ind w:left="420" w:hanging="420"/>
      </w:pPr>
      <w:rPr>
        <w:rFonts w:hint="default" w:ascii="Wingdings" w:hAnsi="Wingdings"/>
      </w:rPr>
    </w:lvl>
  </w:abstractNum>
  <w:abstractNum w:abstractNumId="37">
    <w:nsid w:val="017F2920"/>
    <w:multiLevelType w:val="multilevel"/>
    <w:tmpl w:val="017F292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8">
    <w:nsid w:val="01F1ED57"/>
    <w:multiLevelType w:val="singleLevel"/>
    <w:tmpl w:val="01F1ED57"/>
    <w:lvl w:ilvl="0" w:tentative="0">
      <w:start w:val="1"/>
      <w:numFmt w:val="decimal"/>
      <w:suff w:val="nothing"/>
      <w:lvlText w:val="%1、"/>
      <w:lvlJc w:val="left"/>
    </w:lvl>
  </w:abstractNum>
  <w:abstractNum w:abstractNumId="39">
    <w:nsid w:val="02A27D79"/>
    <w:multiLevelType w:val="singleLevel"/>
    <w:tmpl w:val="02A27D79"/>
    <w:lvl w:ilvl="0" w:tentative="0">
      <w:start w:val="1"/>
      <w:numFmt w:val="decimal"/>
      <w:suff w:val="nothing"/>
      <w:lvlText w:val="%1、"/>
      <w:lvlJc w:val="left"/>
    </w:lvl>
  </w:abstractNum>
  <w:abstractNum w:abstractNumId="40">
    <w:nsid w:val="02D811E3"/>
    <w:multiLevelType w:val="multilevel"/>
    <w:tmpl w:val="02D811E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1">
    <w:nsid w:val="032E18BC"/>
    <w:multiLevelType w:val="multilevel"/>
    <w:tmpl w:val="032E18B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2">
    <w:nsid w:val="04DEB0AB"/>
    <w:multiLevelType w:val="multilevel"/>
    <w:tmpl w:val="04DEB0A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3">
    <w:nsid w:val="04DFAF32"/>
    <w:multiLevelType w:val="singleLevel"/>
    <w:tmpl w:val="04DFAF32"/>
    <w:lvl w:ilvl="0" w:tentative="0">
      <w:start w:val="3"/>
      <w:numFmt w:val="decimal"/>
      <w:suff w:val="nothing"/>
      <w:lvlText w:val="%1、"/>
      <w:lvlJc w:val="left"/>
    </w:lvl>
  </w:abstractNum>
  <w:abstractNum w:abstractNumId="44">
    <w:nsid w:val="04EDC99B"/>
    <w:multiLevelType w:val="multilevel"/>
    <w:tmpl w:val="04EDC99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5">
    <w:nsid w:val="05C9CA58"/>
    <w:multiLevelType w:val="singleLevel"/>
    <w:tmpl w:val="05C9CA58"/>
    <w:lvl w:ilvl="0" w:tentative="0">
      <w:start w:val="4"/>
      <w:numFmt w:val="decimal"/>
      <w:suff w:val="nothing"/>
      <w:lvlText w:val="%1、"/>
      <w:lvlJc w:val="left"/>
    </w:lvl>
  </w:abstractNum>
  <w:abstractNum w:abstractNumId="46">
    <w:nsid w:val="0C9CF996"/>
    <w:multiLevelType w:val="singleLevel"/>
    <w:tmpl w:val="0C9CF996"/>
    <w:lvl w:ilvl="0" w:tentative="0">
      <w:start w:val="1"/>
      <w:numFmt w:val="decimal"/>
      <w:suff w:val="nothing"/>
      <w:lvlText w:val="%1、"/>
      <w:lvlJc w:val="left"/>
    </w:lvl>
  </w:abstractNum>
  <w:abstractNum w:abstractNumId="47">
    <w:nsid w:val="27CDD40A"/>
    <w:multiLevelType w:val="multilevel"/>
    <w:tmpl w:val="27CDD40A"/>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8">
    <w:nsid w:val="2B3DA31F"/>
    <w:multiLevelType w:val="singleLevel"/>
    <w:tmpl w:val="2B3DA31F"/>
    <w:lvl w:ilvl="0" w:tentative="0">
      <w:start w:val="1"/>
      <w:numFmt w:val="decimal"/>
      <w:suff w:val="nothing"/>
      <w:lvlText w:val="%1、"/>
      <w:lvlJc w:val="left"/>
      <w:pPr>
        <w:ind w:left="420"/>
      </w:pPr>
    </w:lvl>
  </w:abstractNum>
  <w:abstractNum w:abstractNumId="49">
    <w:nsid w:val="2F235915"/>
    <w:multiLevelType w:val="singleLevel"/>
    <w:tmpl w:val="2F235915"/>
    <w:lvl w:ilvl="0" w:tentative="0">
      <w:start w:val="1"/>
      <w:numFmt w:val="bullet"/>
      <w:lvlText w:val=""/>
      <w:lvlJc w:val="left"/>
      <w:pPr>
        <w:ind w:left="420" w:hanging="420"/>
      </w:pPr>
      <w:rPr>
        <w:rFonts w:hint="default" w:ascii="Wingdings" w:hAnsi="Wingdings"/>
      </w:rPr>
    </w:lvl>
  </w:abstractNum>
  <w:abstractNum w:abstractNumId="50">
    <w:nsid w:val="34681D7E"/>
    <w:multiLevelType w:val="singleLevel"/>
    <w:tmpl w:val="34681D7E"/>
    <w:lvl w:ilvl="0" w:tentative="0">
      <w:start w:val="1"/>
      <w:numFmt w:val="bullet"/>
      <w:lvlText w:val=""/>
      <w:lvlJc w:val="left"/>
      <w:pPr>
        <w:ind w:left="420" w:hanging="420"/>
      </w:pPr>
      <w:rPr>
        <w:rFonts w:hint="default" w:ascii="Wingdings" w:hAnsi="Wingdings"/>
      </w:rPr>
    </w:lvl>
  </w:abstractNum>
  <w:abstractNum w:abstractNumId="51">
    <w:nsid w:val="3BCB0D16"/>
    <w:multiLevelType w:val="multilevel"/>
    <w:tmpl w:val="3BCB0D16"/>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2">
    <w:nsid w:val="4C3832CD"/>
    <w:multiLevelType w:val="singleLevel"/>
    <w:tmpl w:val="4C3832CD"/>
    <w:lvl w:ilvl="0" w:tentative="0">
      <w:start w:val="1"/>
      <w:numFmt w:val="decimal"/>
      <w:suff w:val="nothing"/>
      <w:lvlText w:val="%1、"/>
      <w:lvlJc w:val="left"/>
    </w:lvl>
  </w:abstractNum>
  <w:abstractNum w:abstractNumId="53">
    <w:nsid w:val="58C664A8"/>
    <w:multiLevelType w:val="singleLevel"/>
    <w:tmpl w:val="58C664A8"/>
    <w:lvl w:ilvl="0" w:tentative="0">
      <w:start w:val="2"/>
      <w:numFmt w:val="decimal"/>
      <w:suff w:val="nothing"/>
      <w:lvlText w:val="%1、"/>
      <w:lvlJc w:val="left"/>
    </w:lvl>
  </w:abstractNum>
  <w:abstractNum w:abstractNumId="54">
    <w:nsid w:val="5FC7F46A"/>
    <w:multiLevelType w:val="multilevel"/>
    <w:tmpl w:val="5FC7F46A"/>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5">
    <w:nsid w:val="60332690"/>
    <w:multiLevelType w:val="singleLevel"/>
    <w:tmpl w:val="60332690"/>
    <w:lvl w:ilvl="0" w:tentative="0">
      <w:start w:val="1"/>
      <w:numFmt w:val="bullet"/>
      <w:lvlText w:val=""/>
      <w:lvlJc w:val="left"/>
      <w:pPr>
        <w:ind w:left="420" w:hanging="420"/>
      </w:pPr>
      <w:rPr>
        <w:rFonts w:hint="default" w:ascii="Wingdings" w:hAnsi="Wingdings"/>
      </w:rPr>
    </w:lvl>
  </w:abstractNum>
  <w:abstractNum w:abstractNumId="56">
    <w:nsid w:val="62C26740"/>
    <w:multiLevelType w:val="singleLevel"/>
    <w:tmpl w:val="62C26740"/>
    <w:lvl w:ilvl="0" w:tentative="0">
      <w:start w:val="1"/>
      <w:numFmt w:val="decimal"/>
      <w:suff w:val="nothing"/>
      <w:lvlText w:val="%1、"/>
      <w:lvlJc w:val="left"/>
    </w:lvl>
  </w:abstractNum>
  <w:abstractNum w:abstractNumId="57">
    <w:nsid w:val="6443C706"/>
    <w:multiLevelType w:val="multilevel"/>
    <w:tmpl w:val="6443C706"/>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8">
    <w:nsid w:val="64A861AD"/>
    <w:multiLevelType w:val="singleLevel"/>
    <w:tmpl w:val="64A861AD"/>
    <w:lvl w:ilvl="0" w:tentative="0">
      <w:start w:val="1"/>
      <w:numFmt w:val="decimal"/>
      <w:suff w:val="nothing"/>
      <w:lvlText w:val="%1、"/>
      <w:lvlJc w:val="left"/>
    </w:lvl>
  </w:abstractNum>
  <w:abstractNum w:abstractNumId="59">
    <w:nsid w:val="6DF38336"/>
    <w:multiLevelType w:val="multilevel"/>
    <w:tmpl w:val="6DF38336"/>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0">
    <w:nsid w:val="6E0E64F7"/>
    <w:multiLevelType w:val="multilevel"/>
    <w:tmpl w:val="6E0E64F7"/>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1">
    <w:nsid w:val="6F4FDB86"/>
    <w:multiLevelType w:val="singleLevel"/>
    <w:tmpl w:val="6F4FDB86"/>
    <w:lvl w:ilvl="0" w:tentative="0">
      <w:start w:val="1"/>
      <w:numFmt w:val="decimal"/>
      <w:lvlText w:val="%1."/>
      <w:lvlJc w:val="left"/>
      <w:pPr>
        <w:tabs>
          <w:tab w:val="left" w:pos="312"/>
        </w:tabs>
      </w:pPr>
    </w:lvl>
  </w:abstractNum>
  <w:abstractNum w:abstractNumId="62">
    <w:nsid w:val="6F6EE824"/>
    <w:multiLevelType w:val="singleLevel"/>
    <w:tmpl w:val="6F6EE824"/>
    <w:lvl w:ilvl="0" w:tentative="0">
      <w:start w:val="1"/>
      <w:numFmt w:val="decimal"/>
      <w:suff w:val="nothing"/>
      <w:lvlText w:val="%1、"/>
      <w:lvlJc w:val="left"/>
    </w:lvl>
  </w:abstractNum>
  <w:abstractNum w:abstractNumId="63">
    <w:nsid w:val="7464D962"/>
    <w:multiLevelType w:val="singleLevel"/>
    <w:tmpl w:val="7464D962"/>
    <w:lvl w:ilvl="0" w:tentative="0">
      <w:start w:val="1"/>
      <w:numFmt w:val="decimal"/>
      <w:lvlText w:val="%1."/>
      <w:lvlJc w:val="left"/>
      <w:pPr>
        <w:tabs>
          <w:tab w:val="left" w:pos="312"/>
        </w:tabs>
      </w:pPr>
    </w:lvl>
  </w:abstractNum>
  <w:abstractNum w:abstractNumId="64">
    <w:nsid w:val="791F757D"/>
    <w:multiLevelType w:val="singleLevel"/>
    <w:tmpl w:val="791F757D"/>
    <w:lvl w:ilvl="0" w:tentative="0">
      <w:start w:val="1"/>
      <w:numFmt w:val="bullet"/>
      <w:lvlText w:val=""/>
      <w:lvlJc w:val="left"/>
      <w:pPr>
        <w:ind w:left="420" w:hanging="420"/>
      </w:pPr>
      <w:rPr>
        <w:rFonts w:hint="default" w:ascii="Wingdings" w:hAnsi="Wingdings"/>
      </w:rPr>
    </w:lvl>
  </w:abstractNum>
  <w:num w:numId="1">
    <w:abstractNumId w:val="30"/>
  </w:num>
  <w:num w:numId="2">
    <w:abstractNumId w:val="20"/>
  </w:num>
  <w:num w:numId="3">
    <w:abstractNumId w:val="51"/>
  </w:num>
  <w:num w:numId="4">
    <w:abstractNumId w:val="53"/>
  </w:num>
  <w:num w:numId="5">
    <w:abstractNumId w:val="48"/>
  </w:num>
  <w:num w:numId="6">
    <w:abstractNumId w:val="58"/>
  </w:num>
  <w:num w:numId="7">
    <w:abstractNumId w:val="31"/>
  </w:num>
  <w:num w:numId="8">
    <w:abstractNumId w:val="27"/>
  </w:num>
  <w:num w:numId="9">
    <w:abstractNumId w:val="21"/>
  </w:num>
  <w:num w:numId="10">
    <w:abstractNumId w:val="62"/>
  </w:num>
  <w:num w:numId="11">
    <w:abstractNumId w:val="11"/>
  </w:num>
  <w:num w:numId="12">
    <w:abstractNumId w:val="13"/>
  </w:num>
  <w:num w:numId="13">
    <w:abstractNumId w:val="16"/>
  </w:num>
  <w:num w:numId="14">
    <w:abstractNumId w:val="61"/>
  </w:num>
  <w:num w:numId="15">
    <w:abstractNumId w:val="52"/>
  </w:num>
  <w:num w:numId="16">
    <w:abstractNumId w:val="15"/>
  </w:num>
  <w:num w:numId="17">
    <w:abstractNumId w:val="60"/>
  </w:num>
  <w:num w:numId="18">
    <w:abstractNumId w:val="57"/>
  </w:num>
  <w:num w:numId="19">
    <w:abstractNumId w:val="47"/>
  </w:num>
  <w:num w:numId="20">
    <w:abstractNumId w:val="0"/>
  </w:num>
  <w:num w:numId="21">
    <w:abstractNumId w:val="23"/>
  </w:num>
  <w:num w:numId="22">
    <w:abstractNumId w:val="2"/>
  </w:num>
  <w:num w:numId="23">
    <w:abstractNumId w:val="25"/>
  </w:num>
  <w:num w:numId="24">
    <w:abstractNumId w:val="10"/>
  </w:num>
  <w:num w:numId="25">
    <w:abstractNumId w:val="7"/>
  </w:num>
  <w:num w:numId="26">
    <w:abstractNumId w:val="12"/>
  </w:num>
  <w:num w:numId="27">
    <w:abstractNumId w:val="8"/>
  </w:num>
  <w:num w:numId="28">
    <w:abstractNumId w:val="29"/>
  </w:num>
  <w:num w:numId="29">
    <w:abstractNumId w:val="63"/>
  </w:num>
  <w:num w:numId="30">
    <w:abstractNumId w:val="33"/>
  </w:num>
  <w:num w:numId="31">
    <w:abstractNumId w:val="19"/>
  </w:num>
  <w:num w:numId="32">
    <w:abstractNumId w:val="18"/>
  </w:num>
  <w:num w:numId="33">
    <w:abstractNumId w:val="24"/>
  </w:num>
  <w:num w:numId="34">
    <w:abstractNumId w:val="22"/>
  </w:num>
  <w:num w:numId="35">
    <w:abstractNumId w:val="36"/>
  </w:num>
  <w:num w:numId="36">
    <w:abstractNumId w:val="34"/>
  </w:num>
  <w:num w:numId="37">
    <w:abstractNumId w:val="43"/>
  </w:num>
  <w:num w:numId="38">
    <w:abstractNumId w:val="45"/>
  </w:num>
  <w:num w:numId="39">
    <w:abstractNumId w:val="39"/>
  </w:num>
  <w:num w:numId="40">
    <w:abstractNumId w:val="37"/>
  </w:num>
  <w:num w:numId="41">
    <w:abstractNumId w:val="38"/>
  </w:num>
  <w:num w:numId="42">
    <w:abstractNumId w:val="40"/>
  </w:num>
  <w:num w:numId="43">
    <w:abstractNumId w:val="42"/>
  </w:num>
  <w:num w:numId="44">
    <w:abstractNumId w:val="44"/>
  </w:num>
  <w:num w:numId="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1"/>
  </w:num>
  <w:num w:numId="47">
    <w:abstractNumId w:val="35"/>
  </w:num>
  <w:num w:numId="48">
    <w:abstractNumId w:val="46"/>
  </w:num>
  <w:num w:numId="49">
    <w:abstractNumId w:val="49"/>
  </w:num>
  <w:num w:numId="50">
    <w:abstractNumId w:val="56"/>
  </w:num>
  <w:num w:numId="51">
    <w:abstractNumId w:val="5"/>
  </w:num>
  <w:num w:numId="52">
    <w:abstractNumId w:val="1"/>
  </w:num>
  <w:num w:numId="53">
    <w:abstractNumId w:val="55"/>
  </w:num>
  <w:num w:numId="54">
    <w:abstractNumId w:val="32"/>
  </w:num>
  <w:num w:numId="55">
    <w:abstractNumId w:val="54"/>
  </w:num>
  <w:num w:numId="56">
    <w:abstractNumId w:val="9"/>
  </w:num>
  <w:num w:numId="57">
    <w:abstractNumId w:val="17"/>
  </w:num>
  <w:num w:numId="58">
    <w:abstractNumId w:val="3"/>
  </w:num>
  <w:num w:numId="59">
    <w:abstractNumId w:val="26"/>
  </w:num>
  <w:num w:numId="60">
    <w:abstractNumId w:val="59"/>
  </w:num>
  <w:num w:numId="61">
    <w:abstractNumId w:val="6"/>
  </w:num>
  <w:num w:numId="62">
    <w:abstractNumId w:val="4"/>
  </w:num>
  <w:num w:numId="63">
    <w:abstractNumId w:val="64"/>
  </w:num>
  <w:num w:numId="64">
    <w:abstractNumId w:val="14"/>
  </w:num>
  <w:num w:numId="65">
    <w:abstractNumId w:val="5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阿栋">
    <w15:presenceInfo w15:providerId="None" w15:userId="阿栋"/>
  </w15:person>
  <w15:person w15:author="Lemon">
    <w15:presenceInfo w15:providerId="WPS Office" w15:userId="143768205"/>
  </w15:person>
  <w15:person w15:author="CaptainYE">
    <w15:presenceInfo w15:providerId="WPS Office" w15:userId="2287388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NotDisplayPageBoundaries w:val="1"/>
  <w:embedSystemFonts/>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updateFields w:val="tru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ZTg4MjQ0Y2I4MGRiYmYyNjVhNjc3ZTViNDMwM2IifQ=="/>
    <w:docVar w:name="KSO_WPS_MARK_KEY" w:val="7be20b48-99a8-4c45-8aba-26172e9e8a43"/>
  </w:docVars>
  <w:rsids>
    <w:rsidRoot w:val="002F1FD4"/>
    <w:rsid w:val="00013654"/>
    <w:rsid w:val="0018099E"/>
    <w:rsid w:val="00215AA4"/>
    <w:rsid w:val="002C4449"/>
    <w:rsid w:val="002F1FD4"/>
    <w:rsid w:val="00317C56"/>
    <w:rsid w:val="00522102"/>
    <w:rsid w:val="005913F7"/>
    <w:rsid w:val="00597A6C"/>
    <w:rsid w:val="005F037B"/>
    <w:rsid w:val="006911F9"/>
    <w:rsid w:val="006D0CE9"/>
    <w:rsid w:val="006E05BE"/>
    <w:rsid w:val="00733E26"/>
    <w:rsid w:val="007B79AC"/>
    <w:rsid w:val="00824069"/>
    <w:rsid w:val="009E5347"/>
    <w:rsid w:val="00A75BA3"/>
    <w:rsid w:val="00B17681"/>
    <w:rsid w:val="00BC757B"/>
    <w:rsid w:val="00C528D4"/>
    <w:rsid w:val="00C85F20"/>
    <w:rsid w:val="00D01278"/>
    <w:rsid w:val="00D26D9F"/>
    <w:rsid w:val="00D52D35"/>
    <w:rsid w:val="00FD7DD1"/>
    <w:rsid w:val="0100390C"/>
    <w:rsid w:val="010827C0"/>
    <w:rsid w:val="010B22B0"/>
    <w:rsid w:val="0116312F"/>
    <w:rsid w:val="01207B0A"/>
    <w:rsid w:val="012810B4"/>
    <w:rsid w:val="01395DE1"/>
    <w:rsid w:val="013B2B96"/>
    <w:rsid w:val="014632E9"/>
    <w:rsid w:val="01583748"/>
    <w:rsid w:val="016C2D4F"/>
    <w:rsid w:val="017425DA"/>
    <w:rsid w:val="017D43BA"/>
    <w:rsid w:val="01807ADF"/>
    <w:rsid w:val="018450A2"/>
    <w:rsid w:val="01891B53"/>
    <w:rsid w:val="018A6C2C"/>
    <w:rsid w:val="01910A08"/>
    <w:rsid w:val="01963338"/>
    <w:rsid w:val="019F1377"/>
    <w:rsid w:val="01A85D51"/>
    <w:rsid w:val="01CE3A0A"/>
    <w:rsid w:val="01D8357C"/>
    <w:rsid w:val="01DB6127"/>
    <w:rsid w:val="01E07299"/>
    <w:rsid w:val="01F114A6"/>
    <w:rsid w:val="01F42D45"/>
    <w:rsid w:val="021474BD"/>
    <w:rsid w:val="021B4775"/>
    <w:rsid w:val="02217FDE"/>
    <w:rsid w:val="02251150"/>
    <w:rsid w:val="023615AF"/>
    <w:rsid w:val="024261A6"/>
    <w:rsid w:val="02447828"/>
    <w:rsid w:val="026B3007"/>
    <w:rsid w:val="027D0F8C"/>
    <w:rsid w:val="02816CCE"/>
    <w:rsid w:val="028440C8"/>
    <w:rsid w:val="02856FA3"/>
    <w:rsid w:val="0295277A"/>
    <w:rsid w:val="02B22C7A"/>
    <w:rsid w:val="02BD75DA"/>
    <w:rsid w:val="02BF77F6"/>
    <w:rsid w:val="02C10E79"/>
    <w:rsid w:val="02C62933"/>
    <w:rsid w:val="02D33622"/>
    <w:rsid w:val="02D768EE"/>
    <w:rsid w:val="02E828A9"/>
    <w:rsid w:val="02FE20CD"/>
    <w:rsid w:val="03086AA8"/>
    <w:rsid w:val="030D2310"/>
    <w:rsid w:val="030E0896"/>
    <w:rsid w:val="031E451D"/>
    <w:rsid w:val="032E4D47"/>
    <w:rsid w:val="034452FE"/>
    <w:rsid w:val="035A307B"/>
    <w:rsid w:val="035C5045"/>
    <w:rsid w:val="037B4D46"/>
    <w:rsid w:val="03864812"/>
    <w:rsid w:val="039447DF"/>
    <w:rsid w:val="039E565E"/>
    <w:rsid w:val="03A569EC"/>
    <w:rsid w:val="03B629A7"/>
    <w:rsid w:val="03C350C4"/>
    <w:rsid w:val="03D96696"/>
    <w:rsid w:val="03DA48E8"/>
    <w:rsid w:val="03DB240E"/>
    <w:rsid w:val="03DF1EFE"/>
    <w:rsid w:val="04117BDE"/>
    <w:rsid w:val="042E2D97"/>
    <w:rsid w:val="044A30F0"/>
    <w:rsid w:val="044C6E68"/>
    <w:rsid w:val="04697A1A"/>
    <w:rsid w:val="046B5540"/>
    <w:rsid w:val="04770389"/>
    <w:rsid w:val="047D5273"/>
    <w:rsid w:val="048D195A"/>
    <w:rsid w:val="04956A61"/>
    <w:rsid w:val="049B6AF1"/>
    <w:rsid w:val="049D275A"/>
    <w:rsid w:val="04A80F94"/>
    <w:rsid w:val="04AE18D1"/>
    <w:rsid w:val="04AE367F"/>
    <w:rsid w:val="04B769D7"/>
    <w:rsid w:val="04BD7D66"/>
    <w:rsid w:val="04CB4231"/>
    <w:rsid w:val="04CE1F73"/>
    <w:rsid w:val="04D23811"/>
    <w:rsid w:val="04D550AF"/>
    <w:rsid w:val="04E452F2"/>
    <w:rsid w:val="04E470A0"/>
    <w:rsid w:val="04E6106A"/>
    <w:rsid w:val="04F01EE9"/>
    <w:rsid w:val="04F75026"/>
    <w:rsid w:val="04FA68C4"/>
    <w:rsid w:val="04FFBA68"/>
    <w:rsid w:val="051536FE"/>
    <w:rsid w:val="052120A3"/>
    <w:rsid w:val="05263B5D"/>
    <w:rsid w:val="053578FC"/>
    <w:rsid w:val="0536008A"/>
    <w:rsid w:val="05373373"/>
    <w:rsid w:val="055661F0"/>
    <w:rsid w:val="055B3806"/>
    <w:rsid w:val="0561494C"/>
    <w:rsid w:val="057228FE"/>
    <w:rsid w:val="057F0CBE"/>
    <w:rsid w:val="058058AC"/>
    <w:rsid w:val="05812B41"/>
    <w:rsid w:val="059960DD"/>
    <w:rsid w:val="059C797B"/>
    <w:rsid w:val="05A0746B"/>
    <w:rsid w:val="05AD1B88"/>
    <w:rsid w:val="05AF5900"/>
    <w:rsid w:val="05B2719F"/>
    <w:rsid w:val="05B41169"/>
    <w:rsid w:val="05B55C2C"/>
    <w:rsid w:val="05B747B5"/>
    <w:rsid w:val="05BA4024"/>
    <w:rsid w:val="05BE78F1"/>
    <w:rsid w:val="05BF6FE8"/>
    <w:rsid w:val="05C649F8"/>
    <w:rsid w:val="05CA273A"/>
    <w:rsid w:val="05CF5FA2"/>
    <w:rsid w:val="05D2339D"/>
    <w:rsid w:val="05D62E8D"/>
    <w:rsid w:val="05D67331"/>
    <w:rsid w:val="05DB4947"/>
    <w:rsid w:val="05E27A84"/>
    <w:rsid w:val="05E80E12"/>
    <w:rsid w:val="06021ED4"/>
    <w:rsid w:val="06190767"/>
    <w:rsid w:val="061B4D44"/>
    <w:rsid w:val="061D6D0E"/>
    <w:rsid w:val="061F2A86"/>
    <w:rsid w:val="063127B9"/>
    <w:rsid w:val="06632BEF"/>
    <w:rsid w:val="067601CC"/>
    <w:rsid w:val="067F3525"/>
    <w:rsid w:val="0696261C"/>
    <w:rsid w:val="06B331CE"/>
    <w:rsid w:val="06BD404D"/>
    <w:rsid w:val="06D03D80"/>
    <w:rsid w:val="06D27AF8"/>
    <w:rsid w:val="06D839A9"/>
    <w:rsid w:val="06DD024B"/>
    <w:rsid w:val="06FB7E8E"/>
    <w:rsid w:val="070C5277"/>
    <w:rsid w:val="070D6D82"/>
    <w:rsid w:val="072468B2"/>
    <w:rsid w:val="072B7D8D"/>
    <w:rsid w:val="0748600C"/>
    <w:rsid w:val="07603356"/>
    <w:rsid w:val="076241C2"/>
    <w:rsid w:val="0765096C"/>
    <w:rsid w:val="077378A6"/>
    <w:rsid w:val="0774295E"/>
    <w:rsid w:val="07794418"/>
    <w:rsid w:val="078E1545"/>
    <w:rsid w:val="07900A73"/>
    <w:rsid w:val="07974EFE"/>
    <w:rsid w:val="07A62D33"/>
    <w:rsid w:val="07A86AAB"/>
    <w:rsid w:val="07AB20F7"/>
    <w:rsid w:val="07B45450"/>
    <w:rsid w:val="07B54D24"/>
    <w:rsid w:val="07BC2556"/>
    <w:rsid w:val="07C66F31"/>
    <w:rsid w:val="07CC279A"/>
    <w:rsid w:val="07DE427B"/>
    <w:rsid w:val="07F27D26"/>
    <w:rsid w:val="083D71F3"/>
    <w:rsid w:val="08404F36"/>
    <w:rsid w:val="08420CAE"/>
    <w:rsid w:val="0858402D"/>
    <w:rsid w:val="08A2174C"/>
    <w:rsid w:val="08AC25CB"/>
    <w:rsid w:val="08CC0577"/>
    <w:rsid w:val="08D538C2"/>
    <w:rsid w:val="08E12275"/>
    <w:rsid w:val="08E9737B"/>
    <w:rsid w:val="08F27B0E"/>
    <w:rsid w:val="08F651E1"/>
    <w:rsid w:val="08FB2447"/>
    <w:rsid w:val="090441B5"/>
    <w:rsid w:val="090624B6"/>
    <w:rsid w:val="09063A89"/>
    <w:rsid w:val="090D2E85"/>
    <w:rsid w:val="090E6908"/>
    <w:rsid w:val="091268D2"/>
    <w:rsid w:val="09267C87"/>
    <w:rsid w:val="09371E95"/>
    <w:rsid w:val="09383E5F"/>
    <w:rsid w:val="09524F20"/>
    <w:rsid w:val="0955682A"/>
    <w:rsid w:val="09570789"/>
    <w:rsid w:val="095C5D9F"/>
    <w:rsid w:val="095E38C5"/>
    <w:rsid w:val="0972111F"/>
    <w:rsid w:val="09774987"/>
    <w:rsid w:val="098470A4"/>
    <w:rsid w:val="098560BB"/>
    <w:rsid w:val="09954E0D"/>
    <w:rsid w:val="099F7A3A"/>
    <w:rsid w:val="09A339CE"/>
    <w:rsid w:val="09A84B40"/>
    <w:rsid w:val="09C33728"/>
    <w:rsid w:val="09C543B9"/>
    <w:rsid w:val="09C556F2"/>
    <w:rsid w:val="09C851E3"/>
    <w:rsid w:val="09CF47C3"/>
    <w:rsid w:val="09D41DD9"/>
    <w:rsid w:val="09DA4531"/>
    <w:rsid w:val="09E35C8C"/>
    <w:rsid w:val="09E65669"/>
    <w:rsid w:val="09EA33AB"/>
    <w:rsid w:val="09EE394E"/>
    <w:rsid w:val="09F60F31"/>
    <w:rsid w:val="0A1977EC"/>
    <w:rsid w:val="0A334D52"/>
    <w:rsid w:val="0A3D172D"/>
    <w:rsid w:val="0A4018EE"/>
    <w:rsid w:val="0A5D3B7D"/>
    <w:rsid w:val="0A5F5B47"/>
    <w:rsid w:val="0A64315D"/>
    <w:rsid w:val="0A686CB3"/>
    <w:rsid w:val="0A7043DD"/>
    <w:rsid w:val="0A782765"/>
    <w:rsid w:val="0A92134D"/>
    <w:rsid w:val="0AA51080"/>
    <w:rsid w:val="0AAA48E8"/>
    <w:rsid w:val="0AB15C77"/>
    <w:rsid w:val="0AB45767"/>
    <w:rsid w:val="0ACA0AE6"/>
    <w:rsid w:val="0AD6392F"/>
    <w:rsid w:val="0AE55920"/>
    <w:rsid w:val="0AF02C43"/>
    <w:rsid w:val="0AF81AF7"/>
    <w:rsid w:val="0AF838A6"/>
    <w:rsid w:val="0B04224A"/>
    <w:rsid w:val="0B2B77D7"/>
    <w:rsid w:val="0B2E6DF8"/>
    <w:rsid w:val="0B3532C7"/>
    <w:rsid w:val="0B3643CE"/>
    <w:rsid w:val="0B3C13CF"/>
    <w:rsid w:val="0B470389"/>
    <w:rsid w:val="0B472137"/>
    <w:rsid w:val="0B512FB6"/>
    <w:rsid w:val="0B725406"/>
    <w:rsid w:val="0B756CA4"/>
    <w:rsid w:val="0B785B6B"/>
    <w:rsid w:val="0B811AED"/>
    <w:rsid w:val="0B925AA8"/>
    <w:rsid w:val="0B9C06D5"/>
    <w:rsid w:val="0BA23811"/>
    <w:rsid w:val="0BAF665A"/>
    <w:rsid w:val="0BBF43C3"/>
    <w:rsid w:val="0BFD60DB"/>
    <w:rsid w:val="0C0B13B7"/>
    <w:rsid w:val="0C0B585A"/>
    <w:rsid w:val="0C0D3381"/>
    <w:rsid w:val="0C246F78"/>
    <w:rsid w:val="0C262B62"/>
    <w:rsid w:val="0C322DE7"/>
    <w:rsid w:val="0C405504"/>
    <w:rsid w:val="0C460641"/>
    <w:rsid w:val="0C4B5C57"/>
    <w:rsid w:val="0C796C68"/>
    <w:rsid w:val="0C8353F1"/>
    <w:rsid w:val="0C931AD8"/>
    <w:rsid w:val="0C970E9C"/>
    <w:rsid w:val="0CA1581F"/>
    <w:rsid w:val="0CA77331"/>
    <w:rsid w:val="0CAC2B9A"/>
    <w:rsid w:val="0CC2416B"/>
    <w:rsid w:val="0CD10852"/>
    <w:rsid w:val="0CD45C4C"/>
    <w:rsid w:val="0CE00D2F"/>
    <w:rsid w:val="0CE95B9C"/>
    <w:rsid w:val="0CF602B9"/>
    <w:rsid w:val="0D0227BA"/>
    <w:rsid w:val="0D026C5D"/>
    <w:rsid w:val="0D31309F"/>
    <w:rsid w:val="0D366907"/>
    <w:rsid w:val="0D3B3F1D"/>
    <w:rsid w:val="0D4879F4"/>
    <w:rsid w:val="0D7A67F4"/>
    <w:rsid w:val="0D823F83"/>
    <w:rsid w:val="0D991370"/>
    <w:rsid w:val="0DC43F13"/>
    <w:rsid w:val="0DC67D96"/>
    <w:rsid w:val="0DCB34F3"/>
    <w:rsid w:val="0DCD1019"/>
    <w:rsid w:val="0DD759F4"/>
    <w:rsid w:val="0DE40111"/>
    <w:rsid w:val="0DEB2500"/>
    <w:rsid w:val="0DF76597"/>
    <w:rsid w:val="0DFDFF6C"/>
    <w:rsid w:val="0E082052"/>
    <w:rsid w:val="0E15476E"/>
    <w:rsid w:val="0E1E1875"/>
    <w:rsid w:val="0E2A1FC8"/>
    <w:rsid w:val="0E330F1C"/>
    <w:rsid w:val="0E36324B"/>
    <w:rsid w:val="0E4954BA"/>
    <w:rsid w:val="0E4B1F3E"/>
    <w:rsid w:val="0E52151F"/>
    <w:rsid w:val="0E666D78"/>
    <w:rsid w:val="0E810352"/>
    <w:rsid w:val="0E820056"/>
    <w:rsid w:val="0E910299"/>
    <w:rsid w:val="0E925DBF"/>
    <w:rsid w:val="0E99714E"/>
    <w:rsid w:val="0E9B4C74"/>
    <w:rsid w:val="0EC20452"/>
    <w:rsid w:val="0ED57440"/>
    <w:rsid w:val="0EE7610B"/>
    <w:rsid w:val="0EEC3721"/>
    <w:rsid w:val="0EF34AB0"/>
    <w:rsid w:val="0F026AA1"/>
    <w:rsid w:val="0F0547E3"/>
    <w:rsid w:val="0F16398C"/>
    <w:rsid w:val="0F164219"/>
    <w:rsid w:val="0F1D1B2D"/>
    <w:rsid w:val="0F242EBB"/>
    <w:rsid w:val="0F2A424A"/>
    <w:rsid w:val="0F2E5AE8"/>
    <w:rsid w:val="0F2EAEC1"/>
    <w:rsid w:val="0F317386"/>
    <w:rsid w:val="0F340C24"/>
    <w:rsid w:val="0F362BEE"/>
    <w:rsid w:val="0F3D3F7D"/>
    <w:rsid w:val="0F452E31"/>
    <w:rsid w:val="0F4946D0"/>
    <w:rsid w:val="0F4C0664"/>
    <w:rsid w:val="0F5A4785"/>
    <w:rsid w:val="0F601A19"/>
    <w:rsid w:val="0F61780C"/>
    <w:rsid w:val="0F64150A"/>
    <w:rsid w:val="0F6B0AEA"/>
    <w:rsid w:val="0F6B3A02"/>
    <w:rsid w:val="0F6D31CF"/>
    <w:rsid w:val="0F76748F"/>
    <w:rsid w:val="0F781459"/>
    <w:rsid w:val="0F7C3556"/>
    <w:rsid w:val="0F7D28D1"/>
    <w:rsid w:val="0F87344A"/>
    <w:rsid w:val="0F875E22"/>
    <w:rsid w:val="0F8911F4"/>
    <w:rsid w:val="0FA22032"/>
    <w:rsid w:val="0FA364D6"/>
    <w:rsid w:val="0FA43FFC"/>
    <w:rsid w:val="0FA7589A"/>
    <w:rsid w:val="0FC226D4"/>
    <w:rsid w:val="0FC63F72"/>
    <w:rsid w:val="0FD77F2D"/>
    <w:rsid w:val="0FD91EF8"/>
    <w:rsid w:val="0FEE1AF2"/>
    <w:rsid w:val="0FEF098D"/>
    <w:rsid w:val="0FF75971"/>
    <w:rsid w:val="10057F8B"/>
    <w:rsid w:val="100B5E29"/>
    <w:rsid w:val="102E38C6"/>
    <w:rsid w:val="104263FC"/>
    <w:rsid w:val="1045758D"/>
    <w:rsid w:val="104906FF"/>
    <w:rsid w:val="104B4477"/>
    <w:rsid w:val="10563548"/>
    <w:rsid w:val="10593038"/>
    <w:rsid w:val="10635C65"/>
    <w:rsid w:val="10637A13"/>
    <w:rsid w:val="1066305F"/>
    <w:rsid w:val="107014FB"/>
    <w:rsid w:val="1074577C"/>
    <w:rsid w:val="107E2A9F"/>
    <w:rsid w:val="107E65FB"/>
    <w:rsid w:val="10833C11"/>
    <w:rsid w:val="10985404"/>
    <w:rsid w:val="109C4225"/>
    <w:rsid w:val="10B65D95"/>
    <w:rsid w:val="10C66EB4"/>
    <w:rsid w:val="10D66437"/>
    <w:rsid w:val="10D95F27"/>
    <w:rsid w:val="10E548CC"/>
    <w:rsid w:val="10F020EA"/>
    <w:rsid w:val="10F60887"/>
    <w:rsid w:val="111B02EE"/>
    <w:rsid w:val="1125116C"/>
    <w:rsid w:val="112C7A69"/>
    <w:rsid w:val="113C68CF"/>
    <w:rsid w:val="11447845"/>
    <w:rsid w:val="114525FF"/>
    <w:rsid w:val="1145536B"/>
    <w:rsid w:val="114C20BC"/>
    <w:rsid w:val="1158509E"/>
    <w:rsid w:val="11877731"/>
    <w:rsid w:val="11B11FA9"/>
    <w:rsid w:val="11BF6ECB"/>
    <w:rsid w:val="11C444E1"/>
    <w:rsid w:val="11D02E86"/>
    <w:rsid w:val="11D16BFE"/>
    <w:rsid w:val="11DC0428"/>
    <w:rsid w:val="11EC57E6"/>
    <w:rsid w:val="11F052D6"/>
    <w:rsid w:val="11F528ED"/>
    <w:rsid w:val="1202325C"/>
    <w:rsid w:val="120945EA"/>
    <w:rsid w:val="121F5BBC"/>
    <w:rsid w:val="122B62B4"/>
    <w:rsid w:val="12483364"/>
    <w:rsid w:val="12505100"/>
    <w:rsid w:val="126312B0"/>
    <w:rsid w:val="12685EB8"/>
    <w:rsid w:val="12687563"/>
    <w:rsid w:val="12723F3D"/>
    <w:rsid w:val="127952CC"/>
    <w:rsid w:val="128B4FFF"/>
    <w:rsid w:val="128D521B"/>
    <w:rsid w:val="128E689D"/>
    <w:rsid w:val="12902616"/>
    <w:rsid w:val="12955E7E"/>
    <w:rsid w:val="129B7938"/>
    <w:rsid w:val="129F0AAB"/>
    <w:rsid w:val="12AA36D7"/>
    <w:rsid w:val="12AC38F3"/>
    <w:rsid w:val="12B502CE"/>
    <w:rsid w:val="12B55497"/>
    <w:rsid w:val="12C0114D"/>
    <w:rsid w:val="12C50511"/>
    <w:rsid w:val="12CC5D44"/>
    <w:rsid w:val="12EA7F78"/>
    <w:rsid w:val="12F157AA"/>
    <w:rsid w:val="12F17558"/>
    <w:rsid w:val="12F47048"/>
    <w:rsid w:val="12F97573"/>
    <w:rsid w:val="13076D7C"/>
    <w:rsid w:val="130D7F61"/>
    <w:rsid w:val="13135720"/>
    <w:rsid w:val="131513DF"/>
    <w:rsid w:val="13160D6D"/>
    <w:rsid w:val="132A7217"/>
    <w:rsid w:val="13367661"/>
    <w:rsid w:val="1340228E"/>
    <w:rsid w:val="134F24D1"/>
    <w:rsid w:val="13516249"/>
    <w:rsid w:val="13525B1D"/>
    <w:rsid w:val="13561AB1"/>
    <w:rsid w:val="1356385F"/>
    <w:rsid w:val="135D4BEE"/>
    <w:rsid w:val="138A3509"/>
    <w:rsid w:val="13960100"/>
    <w:rsid w:val="139E03A8"/>
    <w:rsid w:val="13A141BB"/>
    <w:rsid w:val="13A20852"/>
    <w:rsid w:val="13A740BB"/>
    <w:rsid w:val="13B3480E"/>
    <w:rsid w:val="13B50586"/>
    <w:rsid w:val="13C407C9"/>
    <w:rsid w:val="13C54541"/>
    <w:rsid w:val="13C94031"/>
    <w:rsid w:val="13CB5FFB"/>
    <w:rsid w:val="13F60B9E"/>
    <w:rsid w:val="13F850A9"/>
    <w:rsid w:val="13FDAB25"/>
    <w:rsid w:val="140908D1"/>
    <w:rsid w:val="14123C2A"/>
    <w:rsid w:val="14164D9C"/>
    <w:rsid w:val="14294AD0"/>
    <w:rsid w:val="142B4CEC"/>
    <w:rsid w:val="142C45C0"/>
    <w:rsid w:val="14305E5E"/>
    <w:rsid w:val="14327E28"/>
    <w:rsid w:val="143A6DAE"/>
    <w:rsid w:val="14617B92"/>
    <w:rsid w:val="146855F8"/>
    <w:rsid w:val="14830684"/>
    <w:rsid w:val="148F527B"/>
    <w:rsid w:val="149A59CD"/>
    <w:rsid w:val="14A16D5C"/>
    <w:rsid w:val="14A800EA"/>
    <w:rsid w:val="14B32A05"/>
    <w:rsid w:val="14BC5944"/>
    <w:rsid w:val="14C173FE"/>
    <w:rsid w:val="14C842E9"/>
    <w:rsid w:val="14DD70DD"/>
    <w:rsid w:val="150115A9"/>
    <w:rsid w:val="151C4634"/>
    <w:rsid w:val="151E65FF"/>
    <w:rsid w:val="152A4FA3"/>
    <w:rsid w:val="153656F6"/>
    <w:rsid w:val="15396F94"/>
    <w:rsid w:val="153C0833"/>
    <w:rsid w:val="153E27FD"/>
    <w:rsid w:val="15451DDD"/>
    <w:rsid w:val="15453B8B"/>
    <w:rsid w:val="154F67B8"/>
    <w:rsid w:val="15593193"/>
    <w:rsid w:val="156F0C08"/>
    <w:rsid w:val="15714980"/>
    <w:rsid w:val="157F52EF"/>
    <w:rsid w:val="15842905"/>
    <w:rsid w:val="159863B1"/>
    <w:rsid w:val="159D39C7"/>
    <w:rsid w:val="15B12FCF"/>
    <w:rsid w:val="15B42ABF"/>
    <w:rsid w:val="15B605E5"/>
    <w:rsid w:val="15B66837"/>
    <w:rsid w:val="15B95AA3"/>
    <w:rsid w:val="15C076B6"/>
    <w:rsid w:val="15D32F45"/>
    <w:rsid w:val="15DB7C46"/>
    <w:rsid w:val="15FB861A"/>
    <w:rsid w:val="16077093"/>
    <w:rsid w:val="160F7CF5"/>
    <w:rsid w:val="16133C89"/>
    <w:rsid w:val="161F262E"/>
    <w:rsid w:val="162152A5"/>
    <w:rsid w:val="162D2E8D"/>
    <w:rsid w:val="164125A5"/>
    <w:rsid w:val="16445BF1"/>
    <w:rsid w:val="164E4CC1"/>
    <w:rsid w:val="1651030E"/>
    <w:rsid w:val="1663076D"/>
    <w:rsid w:val="166D5358"/>
    <w:rsid w:val="166F594F"/>
    <w:rsid w:val="167646D9"/>
    <w:rsid w:val="167FEE93"/>
    <w:rsid w:val="168406E3"/>
    <w:rsid w:val="16924BAE"/>
    <w:rsid w:val="16A13043"/>
    <w:rsid w:val="16A21671"/>
    <w:rsid w:val="16AE750E"/>
    <w:rsid w:val="16B0772A"/>
    <w:rsid w:val="16B32D77"/>
    <w:rsid w:val="16CB43F4"/>
    <w:rsid w:val="16DBF790"/>
    <w:rsid w:val="16DD3D68"/>
    <w:rsid w:val="16F67260"/>
    <w:rsid w:val="170F44C1"/>
    <w:rsid w:val="17127A9D"/>
    <w:rsid w:val="1732F5B0"/>
    <w:rsid w:val="17402693"/>
    <w:rsid w:val="1740460A"/>
    <w:rsid w:val="1743234C"/>
    <w:rsid w:val="175956CC"/>
    <w:rsid w:val="17773DA4"/>
    <w:rsid w:val="177B5642"/>
    <w:rsid w:val="178D2993"/>
    <w:rsid w:val="179D1A5D"/>
    <w:rsid w:val="17A66077"/>
    <w:rsid w:val="17A728DB"/>
    <w:rsid w:val="17B2302E"/>
    <w:rsid w:val="17CA0378"/>
    <w:rsid w:val="17D15BAA"/>
    <w:rsid w:val="17E23913"/>
    <w:rsid w:val="17F378CF"/>
    <w:rsid w:val="17F793B0"/>
    <w:rsid w:val="181C07C3"/>
    <w:rsid w:val="182201B4"/>
    <w:rsid w:val="185314D1"/>
    <w:rsid w:val="185A794E"/>
    <w:rsid w:val="18622CA6"/>
    <w:rsid w:val="18786026"/>
    <w:rsid w:val="187F5606"/>
    <w:rsid w:val="18A828B3"/>
    <w:rsid w:val="18B76B4E"/>
    <w:rsid w:val="18DC0363"/>
    <w:rsid w:val="18EE0096"/>
    <w:rsid w:val="18F37025"/>
    <w:rsid w:val="18F59119"/>
    <w:rsid w:val="190D676E"/>
    <w:rsid w:val="191044B0"/>
    <w:rsid w:val="191915B7"/>
    <w:rsid w:val="194311F5"/>
    <w:rsid w:val="1968609A"/>
    <w:rsid w:val="19805192"/>
    <w:rsid w:val="19BB266E"/>
    <w:rsid w:val="19CB0737"/>
    <w:rsid w:val="19D454DE"/>
    <w:rsid w:val="19D83220"/>
    <w:rsid w:val="19EB0303"/>
    <w:rsid w:val="19EB5ED1"/>
    <w:rsid w:val="1A0D279E"/>
    <w:rsid w:val="1A231FC1"/>
    <w:rsid w:val="1A4408B5"/>
    <w:rsid w:val="1A4555BA"/>
    <w:rsid w:val="1A4E34E2"/>
    <w:rsid w:val="1A559232"/>
    <w:rsid w:val="1A5D3725"/>
    <w:rsid w:val="1A7647E7"/>
    <w:rsid w:val="1A772A39"/>
    <w:rsid w:val="1A815666"/>
    <w:rsid w:val="1A8962C8"/>
    <w:rsid w:val="1AA255DC"/>
    <w:rsid w:val="1AA80E44"/>
    <w:rsid w:val="1ABA46D4"/>
    <w:rsid w:val="1AD05CA5"/>
    <w:rsid w:val="1AD11A1D"/>
    <w:rsid w:val="1AD734D7"/>
    <w:rsid w:val="1AE17EB2"/>
    <w:rsid w:val="1AEE25CF"/>
    <w:rsid w:val="1AF02302"/>
    <w:rsid w:val="1AFC6A9A"/>
    <w:rsid w:val="1B18764C"/>
    <w:rsid w:val="1B1C538E"/>
    <w:rsid w:val="1B1D4C62"/>
    <w:rsid w:val="1B300E3A"/>
    <w:rsid w:val="1B340AB0"/>
    <w:rsid w:val="1B3B81F5"/>
    <w:rsid w:val="1B4F12C0"/>
    <w:rsid w:val="1B540E52"/>
    <w:rsid w:val="1B59213E"/>
    <w:rsid w:val="1B645B98"/>
    <w:rsid w:val="1B7900EB"/>
    <w:rsid w:val="1BA15893"/>
    <w:rsid w:val="1BBD091F"/>
    <w:rsid w:val="1BC7354C"/>
    <w:rsid w:val="1BCB2807"/>
    <w:rsid w:val="1BCF41AF"/>
    <w:rsid w:val="1BD417C5"/>
    <w:rsid w:val="1BD9327F"/>
    <w:rsid w:val="1BDC68CC"/>
    <w:rsid w:val="1BE614F8"/>
    <w:rsid w:val="1BFD0D1C"/>
    <w:rsid w:val="1C0025BA"/>
    <w:rsid w:val="1C0876C1"/>
    <w:rsid w:val="1C1442B7"/>
    <w:rsid w:val="1C146065"/>
    <w:rsid w:val="1C1548CB"/>
    <w:rsid w:val="1C1D13BE"/>
    <w:rsid w:val="1C273FEB"/>
    <w:rsid w:val="1C3109C5"/>
    <w:rsid w:val="1C3861F8"/>
    <w:rsid w:val="1C3B7A96"/>
    <w:rsid w:val="1C4032FE"/>
    <w:rsid w:val="1C444B9D"/>
    <w:rsid w:val="1C550B58"/>
    <w:rsid w:val="1C5841A4"/>
    <w:rsid w:val="1C5A616E"/>
    <w:rsid w:val="1C766D20"/>
    <w:rsid w:val="1C77594E"/>
    <w:rsid w:val="1C7D1E5D"/>
    <w:rsid w:val="1CA7369F"/>
    <w:rsid w:val="1CBB2985"/>
    <w:rsid w:val="1CBE63C5"/>
    <w:rsid w:val="1CD852E5"/>
    <w:rsid w:val="1CEB14BC"/>
    <w:rsid w:val="1CF52E26"/>
    <w:rsid w:val="1D147AE8"/>
    <w:rsid w:val="1D152095"/>
    <w:rsid w:val="1D1A58FD"/>
    <w:rsid w:val="1D214EDE"/>
    <w:rsid w:val="1D24052A"/>
    <w:rsid w:val="1D3D339A"/>
    <w:rsid w:val="1D423481"/>
    <w:rsid w:val="1D57445C"/>
    <w:rsid w:val="1D5E3A3C"/>
    <w:rsid w:val="1D6C1D4D"/>
    <w:rsid w:val="1D776C17"/>
    <w:rsid w:val="1D790CEA"/>
    <w:rsid w:val="1D7F7E8C"/>
    <w:rsid w:val="1D843075"/>
    <w:rsid w:val="1D882867"/>
    <w:rsid w:val="1D970CFC"/>
    <w:rsid w:val="1D9C4564"/>
    <w:rsid w:val="1D9D45A6"/>
    <w:rsid w:val="1DBE2801"/>
    <w:rsid w:val="1DC046F7"/>
    <w:rsid w:val="1DE45680"/>
    <w:rsid w:val="1DF201D7"/>
    <w:rsid w:val="1DF60118"/>
    <w:rsid w:val="1E1660C5"/>
    <w:rsid w:val="1E2A6014"/>
    <w:rsid w:val="1E2C3B3A"/>
    <w:rsid w:val="1E2F5043"/>
    <w:rsid w:val="1E470974"/>
    <w:rsid w:val="1E5063A6"/>
    <w:rsid w:val="1E5E181A"/>
    <w:rsid w:val="1E62755C"/>
    <w:rsid w:val="1E635082"/>
    <w:rsid w:val="1E652BA8"/>
    <w:rsid w:val="1E6908EA"/>
    <w:rsid w:val="1E6D7DDF"/>
    <w:rsid w:val="1E761944"/>
    <w:rsid w:val="1E7B6870"/>
    <w:rsid w:val="1E827BFE"/>
    <w:rsid w:val="1EA25BAA"/>
    <w:rsid w:val="1EAB0F03"/>
    <w:rsid w:val="1EB53B30"/>
    <w:rsid w:val="1ED90489"/>
    <w:rsid w:val="1EDC730E"/>
    <w:rsid w:val="1EDF0BAD"/>
    <w:rsid w:val="1EDF6DFF"/>
    <w:rsid w:val="1EE066D3"/>
    <w:rsid w:val="1EE12B77"/>
    <w:rsid w:val="1EE461C3"/>
    <w:rsid w:val="1EE6063D"/>
    <w:rsid w:val="1EEC5078"/>
    <w:rsid w:val="1EFF124F"/>
    <w:rsid w:val="1EFF2269"/>
    <w:rsid w:val="1EFFBC6B"/>
    <w:rsid w:val="1F047610"/>
    <w:rsid w:val="1F247119"/>
    <w:rsid w:val="1F274302"/>
    <w:rsid w:val="1F2C1918"/>
    <w:rsid w:val="1F3D3B25"/>
    <w:rsid w:val="1F3F5AEF"/>
    <w:rsid w:val="1F4434DF"/>
    <w:rsid w:val="1F5D7D23"/>
    <w:rsid w:val="1F6410B2"/>
    <w:rsid w:val="1F6B2440"/>
    <w:rsid w:val="1F72557D"/>
    <w:rsid w:val="1F7532BF"/>
    <w:rsid w:val="1F821DE0"/>
    <w:rsid w:val="1F937A71"/>
    <w:rsid w:val="1F973235"/>
    <w:rsid w:val="1FA85442"/>
    <w:rsid w:val="1FB550DC"/>
    <w:rsid w:val="1FB8168F"/>
    <w:rsid w:val="1FBC331A"/>
    <w:rsid w:val="1FC16504"/>
    <w:rsid w:val="1FD47FE6"/>
    <w:rsid w:val="1FD69450"/>
    <w:rsid w:val="1FD75D28"/>
    <w:rsid w:val="1FDA1374"/>
    <w:rsid w:val="1FDC7B89"/>
    <w:rsid w:val="1FE67D19"/>
    <w:rsid w:val="1FEB7B78"/>
    <w:rsid w:val="1FEEBCF7"/>
    <w:rsid w:val="1FF061ED"/>
    <w:rsid w:val="1FF750F5"/>
    <w:rsid w:val="1FF7E39C"/>
    <w:rsid w:val="2007660D"/>
    <w:rsid w:val="20102AB4"/>
    <w:rsid w:val="20146634"/>
    <w:rsid w:val="20384A18"/>
    <w:rsid w:val="20397755"/>
    <w:rsid w:val="20523600"/>
    <w:rsid w:val="205F53D1"/>
    <w:rsid w:val="206550E2"/>
    <w:rsid w:val="207E43F5"/>
    <w:rsid w:val="208A4B48"/>
    <w:rsid w:val="209239FD"/>
    <w:rsid w:val="209F6845"/>
    <w:rsid w:val="20B3409F"/>
    <w:rsid w:val="20C067BC"/>
    <w:rsid w:val="20C938C2"/>
    <w:rsid w:val="20D509FC"/>
    <w:rsid w:val="20D9162C"/>
    <w:rsid w:val="20EC71B5"/>
    <w:rsid w:val="20FC3C98"/>
    <w:rsid w:val="21090A9B"/>
    <w:rsid w:val="21130FE1"/>
    <w:rsid w:val="21187848"/>
    <w:rsid w:val="211B1C44"/>
    <w:rsid w:val="212E3725"/>
    <w:rsid w:val="21350F58"/>
    <w:rsid w:val="21374CD0"/>
    <w:rsid w:val="213B4094"/>
    <w:rsid w:val="21555156"/>
    <w:rsid w:val="21592EC3"/>
    <w:rsid w:val="21635AC5"/>
    <w:rsid w:val="21645399"/>
    <w:rsid w:val="21696E53"/>
    <w:rsid w:val="216A6484"/>
    <w:rsid w:val="218477E9"/>
    <w:rsid w:val="219E4D4F"/>
    <w:rsid w:val="21BA145D"/>
    <w:rsid w:val="21BE719F"/>
    <w:rsid w:val="21E04919"/>
    <w:rsid w:val="21F506E7"/>
    <w:rsid w:val="220646A2"/>
    <w:rsid w:val="22235254"/>
    <w:rsid w:val="22252D7A"/>
    <w:rsid w:val="22325497"/>
    <w:rsid w:val="224A27E1"/>
    <w:rsid w:val="224D0523"/>
    <w:rsid w:val="224D407F"/>
    <w:rsid w:val="224F6049"/>
    <w:rsid w:val="2277734E"/>
    <w:rsid w:val="22806203"/>
    <w:rsid w:val="228850B7"/>
    <w:rsid w:val="22925F36"/>
    <w:rsid w:val="2297354C"/>
    <w:rsid w:val="229B303C"/>
    <w:rsid w:val="22A30143"/>
    <w:rsid w:val="22B67E76"/>
    <w:rsid w:val="22B97967"/>
    <w:rsid w:val="22CE51C0"/>
    <w:rsid w:val="22D64075"/>
    <w:rsid w:val="22D93B65"/>
    <w:rsid w:val="22EA5D72"/>
    <w:rsid w:val="22EE3E77"/>
    <w:rsid w:val="22F56556"/>
    <w:rsid w:val="22F664C5"/>
    <w:rsid w:val="22FD3CF7"/>
    <w:rsid w:val="23024A92"/>
    <w:rsid w:val="23084E6B"/>
    <w:rsid w:val="230B6414"/>
    <w:rsid w:val="230E7CB2"/>
    <w:rsid w:val="231150AD"/>
    <w:rsid w:val="231825B5"/>
    <w:rsid w:val="2329689A"/>
    <w:rsid w:val="232E5C5F"/>
    <w:rsid w:val="23353491"/>
    <w:rsid w:val="233F7E6C"/>
    <w:rsid w:val="23524AF1"/>
    <w:rsid w:val="2355143D"/>
    <w:rsid w:val="235A6A54"/>
    <w:rsid w:val="236478D2"/>
    <w:rsid w:val="23675615"/>
    <w:rsid w:val="237F7997"/>
    <w:rsid w:val="23841D23"/>
    <w:rsid w:val="23863CED"/>
    <w:rsid w:val="23871813"/>
    <w:rsid w:val="23A44173"/>
    <w:rsid w:val="23C810E5"/>
    <w:rsid w:val="23CE7442"/>
    <w:rsid w:val="23EB7FF4"/>
    <w:rsid w:val="23F92711"/>
    <w:rsid w:val="240B5FA0"/>
    <w:rsid w:val="241430A6"/>
    <w:rsid w:val="242B03F0"/>
    <w:rsid w:val="24376D95"/>
    <w:rsid w:val="244D65B8"/>
    <w:rsid w:val="24577437"/>
    <w:rsid w:val="24637B8A"/>
    <w:rsid w:val="246A0F18"/>
    <w:rsid w:val="246A53BC"/>
    <w:rsid w:val="24771887"/>
    <w:rsid w:val="247D056D"/>
    <w:rsid w:val="247E08B6"/>
    <w:rsid w:val="247E6772"/>
    <w:rsid w:val="248A2896"/>
    <w:rsid w:val="248C70E1"/>
    <w:rsid w:val="24B04A68"/>
    <w:rsid w:val="24B959FC"/>
    <w:rsid w:val="24B9777A"/>
    <w:rsid w:val="24BC54EC"/>
    <w:rsid w:val="24CA5E5B"/>
    <w:rsid w:val="24CB4FAF"/>
    <w:rsid w:val="24D35DF1"/>
    <w:rsid w:val="24DB3BC4"/>
    <w:rsid w:val="24EA2059"/>
    <w:rsid w:val="24F44686"/>
    <w:rsid w:val="24FB6014"/>
    <w:rsid w:val="24FC39CF"/>
    <w:rsid w:val="250C0222"/>
    <w:rsid w:val="2527505B"/>
    <w:rsid w:val="253357AE"/>
    <w:rsid w:val="253F78A0"/>
    <w:rsid w:val="255D0A7D"/>
    <w:rsid w:val="255D295A"/>
    <w:rsid w:val="2561056D"/>
    <w:rsid w:val="256E2C8A"/>
    <w:rsid w:val="258370EC"/>
    <w:rsid w:val="25846A5D"/>
    <w:rsid w:val="259076B4"/>
    <w:rsid w:val="25981AB5"/>
    <w:rsid w:val="259D3570"/>
    <w:rsid w:val="25A20B86"/>
    <w:rsid w:val="25B1070F"/>
    <w:rsid w:val="25D14278"/>
    <w:rsid w:val="25D23219"/>
    <w:rsid w:val="25D274A9"/>
    <w:rsid w:val="25D43A4F"/>
    <w:rsid w:val="25E1136B"/>
    <w:rsid w:val="25E35426"/>
    <w:rsid w:val="25EB7691"/>
    <w:rsid w:val="25FC0296"/>
    <w:rsid w:val="260D4251"/>
    <w:rsid w:val="260E7FC9"/>
    <w:rsid w:val="26177FE1"/>
    <w:rsid w:val="262A4E03"/>
    <w:rsid w:val="262C2946"/>
    <w:rsid w:val="26303AC6"/>
    <w:rsid w:val="26393298"/>
    <w:rsid w:val="26431A21"/>
    <w:rsid w:val="26543C2E"/>
    <w:rsid w:val="2654452B"/>
    <w:rsid w:val="26597496"/>
    <w:rsid w:val="265A320F"/>
    <w:rsid w:val="26663961"/>
    <w:rsid w:val="2673350C"/>
    <w:rsid w:val="26743D9B"/>
    <w:rsid w:val="2677074C"/>
    <w:rsid w:val="267A740D"/>
    <w:rsid w:val="268169ED"/>
    <w:rsid w:val="268C786C"/>
    <w:rsid w:val="269D0DF6"/>
    <w:rsid w:val="26CD578F"/>
    <w:rsid w:val="26DE799C"/>
    <w:rsid w:val="26E03714"/>
    <w:rsid w:val="26E65B81"/>
    <w:rsid w:val="26F947D6"/>
    <w:rsid w:val="27027B2E"/>
    <w:rsid w:val="27035654"/>
    <w:rsid w:val="27070CA1"/>
    <w:rsid w:val="270C0DF6"/>
    <w:rsid w:val="2720227E"/>
    <w:rsid w:val="27321A96"/>
    <w:rsid w:val="273D2914"/>
    <w:rsid w:val="27433CA3"/>
    <w:rsid w:val="274719E5"/>
    <w:rsid w:val="27475541"/>
    <w:rsid w:val="274F2647"/>
    <w:rsid w:val="274F43F6"/>
    <w:rsid w:val="27554102"/>
    <w:rsid w:val="27565784"/>
    <w:rsid w:val="275C3465"/>
    <w:rsid w:val="276500BD"/>
    <w:rsid w:val="277B343D"/>
    <w:rsid w:val="278E13C2"/>
    <w:rsid w:val="279938C3"/>
    <w:rsid w:val="27AE1D78"/>
    <w:rsid w:val="27B54BA0"/>
    <w:rsid w:val="27B626C7"/>
    <w:rsid w:val="27BFEF2B"/>
    <w:rsid w:val="27D17500"/>
    <w:rsid w:val="27E014F2"/>
    <w:rsid w:val="27E06C73"/>
    <w:rsid w:val="27E704CC"/>
    <w:rsid w:val="27F136FF"/>
    <w:rsid w:val="27F84A8D"/>
    <w:rsid w:val="280523FA"/>
    <w:rsid w:val="280653FC"/>
    <w:rsid w:val="28333D17"/>
    <w:rsid w:val="2852419D"/>
    <w:rsid w:val="28566942"/>
    <w:rsid w:val="285F2D5E"/>
    <w:rsid w:val="286B525F"/>
    <w:rsid w:val="28757E8C"/>
    <w:rsid w:val="28A013AD"/>
    <w:rsid w:val="28A80261"/>
    <w:rsid w:val="28AA0E85"/>
    <w:rsid w:val="28B46C06"/>
    <w:rsid w:val="28B5472C"/>
    <w:rsid w:val="28B704A4"/>
    <w:rsid w:val="28BF26A0"/>
    <w:rsid w:val="28C54C0D"/>
    <w:rsid w:val="28DD71BF"/>
    <w:rsid w:val="28E13773"/>
    <w:rsid w:val="28ED6520"/>
    <w:rsid w:val="28FE60D3"/>
    <w:rsid w:val="2900009D"/>
    <w:rsid w:val="290D4B5D"/>
    <w:rsid w:val="290F208E"/>
    <w:rsid w:val="29233D8C"/>
    <w:rsid w:val="293435B5"/>
    <w:rsid w:val="293A2B9C"/>
    <w:rsid w:val="2942641F"/>
    <w:rsid w:val="29600B3C"/>
    <w:rsid w:val="29622B06"/>
    <w:rsid w:val="296E14AB"/>
    <w:rsid w:val="298505A2"/>
    <w:rsid w:val="299B1B74"/>
    <w:rsid w:val="29B03871"/>
    <w:rsid w:val="29BA649E"/>
    <w:rsid w:val="29C015DB"/>
    <w:rsid w:val="29C25B43"/>
    <w:rsid w:val="29D3130E"/>
    <w:rsid w:val="29E4176D"/>
    <w:rsid w:val="29E436FA"/>
    <w:rsid w:val="29E96D83"/>
    <w:rsid w:val="29F37C02"/>
    <w:rsid w:val="29F37D72"/>
    <w:rsid w:val="29F879E9"/>
    <w:rsid w:val="29FD577B"/>
    <w:rsid w:val="2A094D30"/>
    <w:rsid w:val="2A0E6DF7"/>
    <w:rsid w:val="2A16744D"/>
    <w:rsid w:val="2A1C14A4"/>
    <w:rsid w:val="2A383867"/>
    <w:rsid w:val="2A4B4255"/>
    <w:rsid w:val="2A4B5CF6"/>
    <w:rsid w:val="2A64640A"/>
    <w:rsid w:val="2A7B76E8"/>
    <w:rsid w:val="2A810D6A"/>
    <w:rsid w:val="2A930A9D"/>
    <w:rsid w:val="2AAB5DE7"/>
    <w:rsid w:val="2ABD43F8"/>
    <w:rsid w:val="2AD66DEA"/>
    <w:rsid w:val="2ADB491E"/>
    <w:rsid w:val="2AE72A57"/>
    <w:rsid w:val="2AF53506"/>
    <w:rsid w:val="2AF754D0"/>
    <w:rsid w:val="2B1E71B6"/>
    <w:rsid w:val="2B204A27"/>
    <w:rsid w:val="2B2D6746"/>
    <w:rsid w:val="2B391645"/>
    <w:rsid w:val="2B3C1135"/>
    <w:rsid w:val="2B421FE8"/>
    <w:rsid w:val="2B4F321F"/>
    <w:rsid w:val="2B5B5A5F"/>
    <w:rsid w:val="2B610C4C"/>
    <w:rsid w:val="2B667F60"/>
    <w:rsid w:val="2B710DDE"/>
    <w:rsid w:val="2B7D3C27"/>
    <w:rsid w:val="2B8C5C18"/>
    <w:rsid w:val="2B8D373E"/>
    <w:rsid w:val="2B98280F"/>
    <w:rsid w:val="2BA07916"/>
    <w:rsid w:val="2BAA42F0"/>
    <w:rsid w:val="2BB54F0C"/>
    <w:rsid w:val="2BBA21F4"/>
    <w:rsid w:val="2BC2788C"/>
    <w:rsid w:val="2BC32DAF"/>
    <w:rsid w:val="2BCE0FCC"/>
    <w:rsid w:val="2BD10619"/>
    <w:rsid w:val="2BD33847"/>
    <w:rsid w:val="2BDA4BD6"/>
    <w:rsid w:val="2BEC66B7"/>
    <w:rsid w:val="2BEF7F55"/>
    <w:rsid w:val="2BF65788"/>
    <w:rsid w:val="2BFD3CB3"/>
    <w:rsid w:val="2BFF288E"/>
    <w:rsid w:val="2BFFF4DE"/>
    <w:rsid w:val="2C1005F7"/>
    <w:rsid w:val="2C1520B2"/>
    <w:rsid w:val="2C1F714F"/>
    <w:rsid w:val="2C2C11A9"/>
    <w:rsid w:val="2C2E3173"/>
    <w:rsid w:val="2C3562B0"/>
    <w:rsid w:val="2C4629A8"/>
    <w:rsid w:val="2C4E1120"/>
    <w:rsid w:val="2C524F6D"/>
    <w:rsid w:val="2C5541DE"/>
    <w:rsid w:val="2C626979"/>
    <w:rsid w:val="2C6B3A80"/>
    <w:rsid w:val="2C6E531E"/>
    <w:rsid w:val="2C9254B0"/>
    <w:rsid w:val="2C9805ED"/>
    <w:rsid w:val="2C9C6B81"/>
    <w:rsid w:val="2C9F197B"/>
    <w:rsid w:val="2CA23219"/>
    <w:rsid w:val="2CB61A5F"/>
    <w:rsid w:val="2CBA0563"/>
    <w:rsid w:val="2CC8586C"/>
    <w:rsid w:val="2CC969F8"/>
    <w:rsid w:val="2CE27280"/>
    <w:rsid w:val="2CF75313"/>
    <w:rsid w:val="2CF972DD"/>
    <w:rsid w:val="2D0D4B37"/>
    <w:rsid w:val="2D1C121E"/>
    <w:rsid w:val="2D214A86"/>
    <w:rsid w:val="2D281971"/>
    <w:rsid w:val="2D2F2CFF"/>
    <w:rsid w:val="2D3227EF"/>
    <w:rsid w:val="2D4775A2"/>
    <w:rsid w:val="2D4ADB2C"/>
    <w:rsid w:val="2D524FED"/>
    <w:rsid w:val="2D5409B8"/>
    <w:rsid w:val="2D656721"/>
    <w:rsid w:val="2D6C5D01"/>
    <w:rsid w:val="2D6F57F1"/>
    <w:rsid w:val="2D7828F8"/>
    <w:rsid w:val="2D7A65A1"/>
    <w:rsid w:val="2D856BEC"/>
    <w:rsid w:val="2D960FD0"/>
    <w:rsid w:val="2DA03BFD"/>
    <w:rsid w:val="2DAA32B1"/>
    <w:rsid w:val="2DD815E9"/>
    <w:rsid w:val="2DD92C6B"/>
    <w:rsid w:val="2DDFE5E1"/>
    <w:rsid w:val="2DE16030"/>
    <w:rsid w:val="2DFD2DFD"/>
    <w:rsid w:val="2E2173DD"/>
    <w:rsid w:val="2E2760CC"/>
    <w:rsid w:val="2E310CF9"/>
    <w:rsid w:val="2E4722CA"/>
    <w:rsid w:val="2E4C5B33"/>
    <w:rsid w:val="2E506A88"/>
    <w:rsid w:val="2E5F5866"/>
    <w:rsid w:val="2E6764C9"/>
    <w:rsid w:val="2E864BA1"/>
    <w:rsid w:val="2E884DBD"/>
    <w:rsid w:val="2E8D0A5F"/>
    <w:rsid w:val="2E933762"/>
    <w:rsid w:val="2E951288"/>
    <w:rsid w:val="2E9B6172"/>
    <w:rsid w:val="2E9C2A5D"/>
    <w:rsid w:val="2EA25753"/>
    <w:rsid w:val="2EA31082"/>
    <w:rsid w:val="2EA4771D"/>
    <w:rsid w:val="2EAA38DB"/>
    <w:rsid w:val="2EBD258D"/>
    <w:rsid w:val="2ED022C0"/>
    <w:rsid w:val="2ED33B5E"/>
    <w:rsid w:val="2ED5003F"/>
    <w:rsid w:val="2ED5814A"/>
    <w:rsid w:val="2EDBE8D5"/>
    <w:rsid w:val="2EDC164A"/>
    <w:rsid w:val="2EF064BE"/>
    <w:rsid w:val="2F0D52C2"/>
    <w:rsid w:val="2F0FE3F9"/>
    <w:rsid w:val="2F1A79DF"/>
    <w:rsid w:val="2F2919D0"/>
    <w:rsid w:val="2F430CE4"/>
    <w:rsid w:val="2F4B5DEA"/>
    <w:rsid w:val="2F4F1437"/>
    <w:rsid w:val="2F5729E1"/>
    <w:rsid w:val="2F5F53F2"/>
    <w:rsid w:val="2F634EE2"/>
    <w:rsid w:val="2F6A6270"/>
    <w:rsid w:val="2F776BDF"/>
    <w:rsid w:val="2F7C5AEF"/>
    <w:rsid w:val="2F807B83"/>
    <w:rsid w:val="2F97607B"/>
    <w:rsid w:val="2F9BD732"/>
    <w:rsid w:val="2FA39764"/>
    <w:rsid w:val="2FA554FB"/>
    <w:rsid w:val="2FB456F8"/>
    <w:rsid w:val="2FBA0457"/>
    <w:rsid w:val="2FC00586"/>
    <w:rsid w:val="2FC5794B"/>
    <w:rsid w:val="2FC92EF2"/>
    <w:rsid w:val="2FDD075A"/>
    <w:rsid w:val="2FE73D65"/>
    <w:rsid w:val="2FE75E36"/>
    <w:rsid w:val="2FE7994F"/>
    <w:rsid w:val="2FE7BE3B"/>
    <w:rsid w:val="2FEAFFAE"/>
    <w:rsid w:val="2FF7D818"/>
    <w:rsid w:val="2FFB15BE"/>
    <w:rsid w:val="2FFB336C"/>
    <w:rsid w:val="2FFE39DA"/>
    <w:rsid w:val="2FFFF5EF"/>
    <w:rsid w:val="3002294D"/>
    <w:rsid w:val="301663F8"/>
    <w:rsid w:val="30182170"/>
    <w:rsid w:val="30215815"/>
    <w:rsid w:val="30234671"/>
    <w:rsid w:val="30277A3A"/>
    <w:rsid w:val="302A5A00"/>
    <w:rsid w:val="3034062C"/>
    <w:rsid w:val="3045283A"/>
    <w:rsid w:val="304940D8"/>
    <w:rsid w:val="304F7BF1"/>
    <w:rsid w:val="305807BF"/>
    <w:rsid w:val="305F1B4D"/>
    <w:rsid w:val="306C426A"/>
    <w:rsid w:val="307D1FD3"/>
    <w:rsid w:val="30923783"/>
    <w:rsid w:val="3095556F"/>
    <w:rsid w:val="30A21A3A"/>
    <w:rsid w:val="30BA4FD6"/>
    <w:rsid w:val="30C23E8A"/>
    <w:rsid w:val="30D37E45"/>
    <w:rsid w:val="30E3277E"/>
    <w:rsid w:val="30FA05F5"/>
    <w:rsid w:val="30FC55EE"/>
    <w:rsid w:val="30FF1D00"/>
    <w:rsid w:val="3100354C"/>
    <w:rsid w:val="31101099"/>
    <w:rsid w:val="312132A7"/>
    <w:rsid w:val="3131014F"/>
    <w:rsid w:val="31327262"/>
    <w:rsid w:val="31374878"/>
    <w:rsid w:val="31376626"/>
    <w:rsid w:val="313E79B5"/>
    <w:rsid w:val="315F36F2"/>
    <w:rsid w:val="316023F9"/>
    <w:rsid w:val="3163741B"/>
    <w:rsid w:val="31666F0B"/>
    <w:rsid w:val="316A69FC"/>
    <w:rsid w:val="31857392"/>
    <w:rsid w:val="3186310A"/>
    <w:rsid w:val="31896816"/>
    <w:rsid w:val="31916A3A"/>
    <w:rsid w:val="319475D5"/>
    <w:rsid w:val="319770C5"/>
    <w:rsid w:val="3199108F"/>
    <w:rsid w:val="319B6BB5"/>
    <w:rsid w:val="319C0B7F"/>
    <w:rsid w:val="319F5F79"/>
    <w:rsid w:val="31A87524"/>
    <w:rsid w:val="31B41A25"/>
    <w:rsid w:val="31B43515"/>
    <w:rsid w:val="31B5579D"/>
    <w:rsid w:val="31BB6D38"/>
    <w:rsid w:val="31C12394"/>
    <w:rsid w:val="31C43A5C"/>
    <w:rsid w:val="31C679AA"/>
    <w:rsid w:val="31CB527F"/>
    <w:rsid w:val="31CD2C05"/>
    <w:rsid w:val="31D125D7"/>
    <w:rsid w:val="32292413"/>
    <w:rsid w:val="322A7F39"/>
    <w:rsid w:val="323B3EF4"/>
    <w:rsid w:val="323D7C6C"/>
    <w:rsid w:val="3267118D"/>
    <w:rsid w:val="32827D75"/>
    <w:rsid w:val="328A1C18"/>
    <w:rsid w:val="32933D30"/>
    <w:rsid w:val="3293788C"/>
    <w:rsid w:val="3296737C"/>
    <w:rsid w:val="32A0644D"/>
    <w:rsid w:val="32A63A63"/>
    <w:rsid w:val="32AE0B6A"/>
    <w:rsid w:val="32BD6FFF"/>
    <w:rsid w:val="32D26724"/>
    <w:rsid w:val="32D61E6F"/>
    <w:rsid w:val="32F719A3"/>
    <w:rsid w:val="33024A12"/>
    <w:rsid w:val="33185FE3"/>
    <w:rsid w:val="331F3816"/>
    <w:rsid w:val="33332E1D"/>
    <w:rsid w:val="33557238"/>
    <w:rsid w:val="33615BDC"/>
    <w:rsid w:val="33633703"/>
    <w:rsid w:val="33770F5C"/>
    <w:rsid w:val="338418CB"/>
    <w:rsid w:val="33863895"/>
    <w:rsid w:val="33865643"/>
    <w:rsid w:val="33946BB3"/>
    <w:rsid w:val="33A47388"/>
    <w:rsid w:val="33A67096"/>
    <w:rsid w:val="33A930DF"/>
    <w:rsid w:val="33AF19C5"/>
    <w:rsid w:val="33B0446E"/>
    <w:rsid w:val="33BF7858"/>
    <w:rsid w:val="33C30645"/>
    <w:rsid w:val="33D12D62"/>
    <w:rsid w:val="33D7AC6D"/>
    <w:rsid w:val="33DC6E44"/>
    <w:rsid w:val="33E27D09"/>
    <w:rsid w:val="33E9C3D6"/>
    <w:rsid w:val="33ED121E"/>
    <w:rsid w:val="33F24A86"/>
    <w:rsid w:val="33F35BBE"/>
    <w:rsid w:val="33F5035A"/>
    <w:rsid w:val="34052A0C"/>
    <w:rsid w:val="340B78F6"/>
    <w:rsid w:val="34254E5C"/>
    <w:rsid w:val="342750AF"/>
    <w:rsid w:val="342A4220"/>
    <w:rsid w:val="344F3C87"/>
    <w:rsid w:val="3454129D"/>
    <w:rsid w:val="34594B05"/>
    <w:rsid w:val="346A286F"/>
    <w:rsid w:val="346A6D13"/>
    <w:rsid w:val="347708E6"/>
    <w:rsid w:val="348576A9"/>
    <w:rsid w:val="34988E2D"/>
    <w:rsid w:val="34A73A14"/>
    <w:rsid w:val="34A915E9"/>
    <w:rsid w:val="34BC3CC4"/>
    <w:rsid w:val="34C53F49"/>
    <w:rsid w:val="34C75F13"/>
    <w:rsid w:val="34C9180A"/>
    <w:rsid w:val="34D05036"/>
    <w:rsid w:val="34D50905"/>
    <w:rsid w:val="34DA3E98"/>
    <w:rsid w:val="34EC7655"/>
    <w:rsid w:val="34F34A12"/>
    <w:rsid w:val="34F36D08"/>
    <w:rsid w:val="34F903B8"/>
    <w:rsid w:val="351153E0"/>
    <w:rsid w:val="35183DAA"/>
    <w:rsid w:val="351C000D"/>
    <w:rsid w:val="35415CC5"/>
    <w:rsid w:val="35447564"/>
    <w:rsid w:val="3558300F"/>
    <w:rsid w:val="35585E1E"/>
    <w:rsid w:val="35596B81"/>
    <w:rsid w:val="355A0B35"/>
    <w:rsid w:val="355F7EFA"/>
    <w:rsid w:val="35611EC4"/>
    <w:rsid w:val="356E45E1"/>
    <w:rsid w:val="3586192A"/>
    <w:rsid w:val="358918C4"/>
    <w:rsid w:val="35935DF5"/>
    <w:rsid w:val="359F29EC"/>
    <w:rsid w:val="35A3178F"/>
    <w:rsid w:val="35AB0CDA"/>
    <w:rsid w:val="35B5DF92"/>
    <w:rsid w:val="35C83CF1"/>
    <w:rsid w:val="35D2691D"/>
    <w:rsid w:val="35D54660"/>
    <w:rsid w:val="35DE1AF6"/>
    <w:rsid w:val="35DE52C2"/>
    <w:rsid w:val="35E52AF5"/>
    <w:rsid w:val="35E914F5"/>
    <w:rsid w:val="35EF8021"/>
    <w:rsid w:val="35FC1BEC"/>
    <w:rsid w:val="36176A26"/>
    <w:rsid w:val="361C5DEB"/>
    <w:rsid w:val="361E6007"/>
    <w:rsid w:val="361E7DB5"/>
    <w:rsid w:val="36201D7F"/>
    <w:rsid w:val="36203B2D"/>
    <w:rsid w:val="3620540F"/>
    <w:rsid w:val="36213401"/>
    <w:rsid w:val="3627310D"/>
    <w:rsid w:val="36321AB2"/>
    <w:rsid w:val="36413AA3"/>
    <w:rsid w:val="364D2448"/>
    <w:rsid w:val="364F61C0"/>
    <w:rsid w:val="365B7EC0"/>
    <w:rsid w:val="36637EBD"/>
    <w:rsid w:val="36720523"/>
    <w:rsid w:val="368F480F"/>
    <w:rsid w:val="369462C9"/>
    <w:rsid w:val="3699743B"/>
    <w:rsid w:val="369B31B3"/>
    <w:rsid w:val="36AE032A"/>
    <w:rsid w:val="36B058F3"/>
    <w:rsid w:val="36BA5D2F"/>
    <w:rsid w:val="36C546D4"/>
    <w:rsid w:val="36C7044C"/>
    <w:rsid w:val="36CA1CEB"/>
    <w:rsid w:val="36EC3A0F"/>
    <w:rsid w:val="36EE59D9"/>
    <w:rsid w:val="36FD36E9"/>
    <w:rsid w:val="371F3DE4"/>
    <w:rsid w:val="372431A9"/>
    <w:rsid w:val="373F0B7D"/>
    <w:rsid w:val="374101FF"/>
    <w:rsid w:val="375021F0"/>
    <w:rsid w:val="37531CE0"/>
    <w:rsid w:val="37586461"/>
    <w:rsid w:val="376932B2"/>
    <w:rsid w:val="37720712"/>
    <w:rsid w:val="3776777C"/>
    <w:rsid w:val="377F2DB6"/>
    <w:rsid w:val="377F4EC4"/>
    <w:rsid w:val="379540A7"/>
    <w:rsid w:val="37955E55"/>
    <w:rsid w:val="37A61E10"/>
    <w:rsid w:val="37AC24F8"/>
    <w:rsid w:val="37BE88EF"/>
    <w:rsid w:val="37C512C3"/>
    <w:rsid w:val="37CD3840"/>
    <w:rsid w:val="37DA1C43"/>
    <w:rsid w:val="37DD978E"/>
    <w:rsid w:val="37DDD3D0"/>
    <w:rsid w:val="37DDE9CB"/>
    <w:rsid w:val="37DFCE55"/>
    <w:rsid w:val="37E666B0"/>
    <w:rsid w:val="37FE3393"/>
    <w:rsid w:val="37FE7E9E"/>
    <w:rsid w:val="37FE92C6"/>
    <w:rsid w:val="37FF8387"/>
    <w:rsid w:val="37FFB7A3"/>
    <w:rsid w:val="380134EA"/>
    <w:rsid w:val="380A0B55"/>
    <w:rsid w:val="38111241"/>
    <w:rsid w:val="38172D0E"/>
    <w:rsid w:val="381C20D2"/>
    <w:rsid w:val="3821593A"/>
    <w:rsid w:val="38267406"/>
    <w:rsid w:val="383B4C4E"/>
    <w:rsid w:val="38591578"/>
    <w:rsid w:val="386135F8"/>
    <w:rsid w:val="38691D8A"/>
    <w:rsid w:val="3869416A"/>
    <w:rsid w:val="386F48F8"/>
    <w:rsid w:val="38740160"/>
    <w:rsid w:val="388F76DF"/>
    <w:rsid w:val="3891486E"/>
    <w:rsid w:val="389205E6"/>
    <w:rsid w:val="389820A0"/>
    <w:rsid w:val="38A02D03"/>
    <w:rsid w:val="38B5260A"/>
    <w:rsid w:val="38B555EE"/>
    <w:rsid w:val="38B60778"/>
    <w:rsid w:val="38B92017"/>
    <w:rsid w:val="38C2711D"/>
    <w:rsid w:val="38CD6618"/>
    <w:rsid w:val="38CD7870"/>
    <w:rsid w:val="38CE2A7B"/>
    <w:rsid w:val="38D64A3E"/>
    <w:rsid w:val="38D75106"/>
    <w:rsid w:val="38E86458"/>
    <w:rsid w:val="38EC5F48"/>
    <w:rsid w:val="38EE7F12"/>
    <w:rsid w:val="38F93F81"/>
    <w:rsid w:val="39137979"/>
    <w:rsid w:val="391536F1"/>
    <w:rsid w:val="39161217"/>
    <w:rsid w:val="391B682D"/>
    <w:rsid w:val="392E59B4"/>
    <w:rsid w:val="39355B41"/>
    <w:rsid w:val="39363667"/>
    <w:rsid w:val="39455658"/>
    <w:rsid w:val="3967EE1F"/>
    <w:rsid w:val="398616DE"/>
    <w:rsid w:val="39902D77"/>
    <w:rsid w:val="399565E0"/>
    <w:rsid w:val="39A800D3"/>
    <w:rsid w:val="39C11183"/>
    <w:rsid w:val="39C62C3D"/>
    <w:rsid w:val="39D215E2"/>
    <w:rsid w:val="39D30EB6"/>
    <w:rsid w:val="39DF4537"/>
    <w:rsid w:val="39DFEA7F"/>
    <w:rsid w:val="39E93DA8"/>
    <w:rsid w:val="39EE3789"/>
    <w:rsid w:val="39F731D3"/>
    <w:rsid w:val="39FB6CFD"/>
    <w:rsid w:val="39FF1CAB"/>
    <w:rsid w:val="39FFB894"/>
    <w:rsid w:val="3A045513"/>
    <w:rsid w:val="3A0D43C8"/>
    <w:rsid w:val="3A184B1B"/>
    <w:rsid w:val="3A1DA7C4"/>
    <w:rsid w:val="3A255BB6"/>
    <w:rsid w:val="3A3C4CAD"/>
    <w:rsid w:val="3A414A9E"/>
    <w:rsid w:val="3A4A73CA"/>
    <w:rsid w:val="3A5522B3"/>
    <w:rsid w:val="3A5F1473"/>
    <w:rsid w:val="3A7461F5"/>
    <w:rsid w:val="3A775CE5"/>
    <w:rsid w:val="3A7B202C"/>
    <w:rsid w:val="3A896CF3"/>
    <w:rsid w:val="3A944AE9"/>
    <w:rsid w:val="3A9E7716"/>
    <w:rsid w:val="3AB521C1"/>
    <w:rsid w:val="3ABFBCE4"/>
    <w:rsid w:val="3AC24284"/>
    <w:rsid w:val="3AC54CA3"/>
    <w:rsid w:val="3B005CDB"/>
    <w:rsid w:val="3B007A89"/>
    <w:rsid w:val="3B0357CB"/>
    <w:rsid w:val="3B0A0908"/>
    <w:rsid w:val="3B141786"/>
    <w:rsid w:val="3B2E2848"/>
    <w:rsid w:val="3B404329"/>
    <w:rsid w:val="3B47390A"/>
    <w:rsid w:val="3B5129DA"/>
    <w:rsid w:val="3B691AD2"/>
    <w:rsid w:val="3B7010B2"/>
    <w:rsid w:val="3B779366"/>
    <w:rsid w:val="3B7A3D70"/>
    <w:rsid w:val="3B824942"/>
    <w:rsid w:val="3B8E6041"/>
    <w:rsid w:val="3B9F3746"/>
    <w:rsid w:val="3BA0301A"/>
    <w:rsid w:val="3BA7084C"/>
    <w:rsid w:val="3BAF271E"/>
    <w:rsid w:val="3BAFC998"/>
    <w:rsid w:val="3BC96A15"/>
    <w:rsid w:val="3BE23632"/>
    <w:rsid w:val="3BE60B61"/>
    <w:rsid w:val="3BEDF974"/>
    <w:rsid w:val="3BF3BD0B"/>
    <w:rsid w:val="3C027237"/>
    <w:rsid w:val="3C0A27EC"/>
    <w:rsid w:val="3C0D4B53"/>
    <w:rsid w:val="3C0D6901"/>
    <w:rsid w:val="3C3FEC28"/>
    <w:rsid w:val="3C5142C7"/>
    <w:rsid w:val="3C6927A8"/>
    <w:rsid w:val="3C793F97"/>
    <w:rsid w:val="3CA418A1"/>
    <w:rsid w:val="3CA41EB8"/>
    <w:rsid w:val="3CA54D8C"/>
    <w:rsid w:val="3CA628B2"/>
    <w:rsid w:val="3CB57792"/>
    <w:rsid w:val="3CBA010B"/>
    <w:rsid w:val="3CC86CCC"/>
    <w:rsid w:val="3CD94A35"/>
    <w:rsid w:val="3CE138EA"/>
    <w:rsid w:val="3CEA4F7F"/>
    <w:rsid w:val="3CFB49AC"/>
    <w:rsid w:val="3CFD4E72"/>
    <w:rsid w:val="3D17730C"/>
    <w:rsid w:val="3D2008B6"/>
    <w:rsid w:val="3D363C36"/>
    <w:rsid w:val="3D3DE9BB"/>
    <w:rsid w:val="3D4E71D1"/>
    <w:rsid w:val="3D522139"/>
    <w:rsid w:val="3D5B369C"/>
    <w:rsid w:val="3D605157"/>
    <w:rsid w:val="3D637AC2"/>
    <w:rsid w:val="3D6F7148"/>
    <w:rsid w:val="3D779C8D"/>
    <w:rsid w:val="3D793B23"/>
    <w:rsid w:val="3D871C53"/>
    <w:rsid w:val="3D9D5A63"/>
    <w:rsid w:val="3DAE1A1E"/>
    <w:rsid w:val="3DD1395F"/>
    <w:rsid w:val="3DDC937D"/>
    <w:rsid w:val="3DDECB39"/>
    <w:rsid w:val="3DDF42CD"/>
    <w:rsid w:val="3DDFA097"/>
    <w:rsid w:val="3DE25B6C"/>
    <w:rsid w:val="3DE91F16"/>
    <w:rsid w:val="3DEF7B2A"/>
    <w:rsid w:val="3DF15DAF"/>
    <w:rsid w:val="3DFA1107"/>
    <w:rsid w:val="3DFE1980"/>
    <w:rsid w:val="3E06185A"/>
    <w:rsid w:val="3E077380"/>
    <w:rsid w:val="3E155F41"/>
    <w:rsid w:val="3E2A5C68"/>
    <w:rsid w:val="3E3208A1"/>
    <w:rsid w:val="3E530817"/>
    <w:rsid w:val="3E5315DD"/>
    <w:rsid w:val="3E539B0B"/>
    <w:rsid w:val="3E5D5D51"/>
    <w:rsid w:val="3E693B97"/>
    <w:rsid w:val="3E6D8736"/>
    <w:rsid w:val="3E770C0D"/>
    <w:rsid w:val="3E7BE855"/>
    <w:rsid w:val="3E7F109F"/>
    <w:rsid w:val="3E7FD35B"/>
    <w:rsid w:val="3EA572C5"/>
    <w:rsid w:val="3EAB41B0"/>
    <w:rsid w:val="3EAFE3BB"/>
    <w:rsid w:val="3EB05C6A"/>
    <w:rsid w:val="3EB76FF8"/>
    <w:rsid w:val="3EBD6A03"/>
    <w:rsid w:val="3EC040FF"/>
    <w:rsid w:val="3EC5429D"/>
    <w:rsid w:val="3ECD2378"/>
    <w:rsid w:val="3ED90D1D"/>
    <w:rsid w:val="3ED951C1"/>
    <w:rsid w:val="3EDDCF2B"/>
    <w:rsid w:val="3EE6168C"/>
    <w:rsid w:val="3EE75890"/>
    <w:rsid w:val="3EEF6792"/>
    <w:rsid w:val="3EF20030"/>
    <w:rsid w:val="3EF21DDE"/>
    <w:rsid w:val="3EFD56D2"/>
    <w:rsid w:val="3EFD8E58"/>
    <w:rsid w:val="3EFF321D"/>
    <w:rsid w:val="3EFF869B"/>
    <w:rsid w:val="3F1E0E25"/>
    <w:rsid w:val="3F255D10"/>
    <w:rsid w:val="3F33749A"/>
    <w:rsid w:val="3F3D5750"/>
    <w:rsid w:val="3F4BDE4B"/>
    <w:rsid w:val="3F56236D"/>
    <w:rsid w:val="3F5900B0"/>
    <w:rsid w:val="3F5DF973"/>
    <w:rsid w:val="3F5F8697"/>
    <w:rsid w:val="3F6F6A17"/>
    <w:rsid w:val="3F75DEA9"/>
    <w:rsid w:val="3F780536"/>
    <w:rsid w:val="3F79605C"/>
    <w:rsid w:val="3F7F2556"/>
    <w:rsid w:val="3F7F9ECF"/>
    <w:rsid w:val="3F7FCC2F"/>
    <w:rsid w:val="3F966C0E"/>
    <w:rsid w:val="3F993113"/>
    <w:rsid w:val="3F9F0AA5"/>
    <w:rsid w:val="3FA330D9"/>
    <w:rsid w:val="3FAFA563"/>
    <w:rsid w:val="3FB452E6"/>
    <w:rsid w:val="3FB928FC"/>
    <w:rsid w:val="3FBE1687"/>
    <w:rsid w:val="3FBE7F13"/>
    <w:rsid w:val="3FC01EDD"/>
    <w:rsid w:val="3FC419CD"/>
    <w:rsid w:val="3FC90D91"/>
    <w:rsid w:val="3FCA4B09"/>
    <w:rsid w:val="3FCB577E"/>
    <w:rsid w:val="3FCF99AD"/>
    <w:rsid w:val="3FCFB9E0"/>
    <w:rsid w:val="3FD3CA5F"/>
    <w:rsid w:val="3FD730B5"/>
    <w:rsid w:val="3FDB5851"/>
    <w:rsid w:val="3FDF6807"/>
    <w:rsid w:val="3FDFA2EF"/>
    <w:rsid w:val="3FF81676"/>
    <w:rsid w:val="3FF90FDC"/>
    <w:rsid w:val="3FFEBE4A"/>
    <w:rsid w:val="3FFF039D"/>
    <w:rsid w:val="3FFF47B3"/>
    <w:rsid w:val="3FFF9B7D"/>
    <w:rsid w:val="3FFFC7FA"/>
    <w:rsid w:val="3FFFE43C"/>
    <w:rsid w:val="3FFFE4FF"/>
    <w:rsid w:val="40167D4F"/>
    <w:rsid w:val="40267F92"/>
    <w:rsid w:val="40273512"/>
    <w:rsid w:val="40295CD4"/>
    <w:rsid w:val="402C2A1F"/>
    <w:rsid w:val="403A1C8F"/>
    <w:rsid w:val="403A57EB"/>
    <w:rsid w:val="403C77B5"/>
    <w:rsid w:val="40454BCA"/>
    <w:rsid w:val="404E6ADA"/>
    <w:rsid w:val="40672358"/>
    <w:rsid w:val="406E36E7"/>
    <w:rsid w:val="40704517"/>
    <w:rsid w:val="4093314D"/>
    <w:rsid w:val="40956EC5"/>
    <w:rsid w:val="409C0254"/>
    <w:rsid w:val="409C46F8"/>
    <w:rsid w:val="409F7D44"/>
    <w:rsid w:val="40B76E3C"/>
    <w:rsid w:val="40CE0F8A"/>
    <w:rsid w:val="40D273CB"/>
    <w:rsid w:val="40D93256"/>
    <w:rsid w:val="40E30B8B"/>
    <w:rsid w:val="40FD43DA"/>
    <w:rsid w:val="40FE4BEC"/>
    <w:rsid w:val="40FFFB29"/>
    <w:rsid w:val="410D1152"/>
    <w:rsid w:val="410D4CAE"/>
    <w:rsid w:val="411424E0"/>
    <w:rsid w:val="411E335F"/>
    <w:rsid w:val="41230975"/>
    <w:rsid w:val="412D70FE"/>
    <w:rsid w:val="41365386"/>
    <w:rsid w:val="41456B3D"/>
    <w:rsid w:val="41487DD1"/>
    <w:rsid w:val="414F3518"/>
    <w:rsid w:val="41652D3C"/>
    <w:rsid w:val="41735459"/>
    <w:rsid w:val="418C62A3"/>
    <w:rsid w:val="418C651A"/>
    <w:rsid w:val="4194717D"/>
    <w:rsid w:val="419B675D"/>
    <w:rsid w:val="41A82C28"/>
    <w:rsid w:val="41B96BE3"/>
    <w:rsid w:val="41C95079"/>
    <w:rsid w:val="41D41C6F"/>
    <w:rsid w:val="41DA005C"/>
    <w:rsid w:val="41E9396D"/>
    <w:rsid w:val="41EA4FEF"/>
    <w:rsid w:val="41EC7387"/>
    <w:rsid w:val="42044303"/>
    <w:rsid w:val="42051E29"/>
    <w:rsid w:val="420F2CA7"/>
    <w:rsid w:val="421D7172"/>
    <w:rsid w:val="42277FF1"/>
    <w:rsid w:val="423050F8"/>
    <w:rsid w:val="4244590F"/>
    <w:rsid w:val="425A2175"/>
    <w:rsid w:val="42703746"/>
    <w:rsid w:val="42864D18"/>
    <w:rsid w:val="428A6769"/>
    <w:rsid w:val="42AB6E74"/>
    <w:rsid w:val="42BC4BDD"/>
    <w:rsid w:val="42D75573"/>
    <w:rsid w:val="42E44134"/>
    <w:rsid w:val="42E513D7"/>
    <w:rsid w:val="42E859D2"/>
    <w:rsid w:val="42FC7797"/>
    <w:rsid w:val="4307181F"/>
    <w:rsid w:val="43073CDD"/>
    <w:rsid w:val="430B16C1"/>
    <w:rsid w:val="43144A19"/>
    <w:rsid w:val="431F6F1A"/>
    <w:rsid w:val="432602A9"/>
    <w:rsid w:val="43302ED5"/>
    <w:rsid w:val="43326C4D"/>
    <w:rsid w:val="43374264"/>
    <w:rsid w:val="434D3A87"/>
    <w:rsid w:val="434E1A2B"/>
    <w:rsid w:val="43544E16"/>
    <w:rsid w:val="43601A0D"/>
    <w:rsid w:val="436C03B1"/>
    <w:rsid w:val="43721740"/>
    <w:rsid w:val="43723397"/>
    <w:rsid w:val="43740FE4"/>
    <w:rsid w:val="43811FD9"/>
    <w:rsid w:val="438C6F79"/>
    <w:rsid w:val="438D657A"/>
    <w:rsid w:val="43AF4742"/>
    <w:rsid w:val="43B6787E"/>
    <w:rsid w:val="43BD0C0D"/>
    <w:rsid w:val="43C755E8"/>
    <w:rsid w:val="43CD6976"/>
    <w:rsid w:val="43DE6DD5"/>
    <w:rsid w:val="44056110"/>
    <w:rsid w:val="440920A4"/>
    <w:rsid w:val="44101087"/>
    <w:rsid w:val="442E5667"/>
    <w:rsid w:val="443A04B0"/>
    <w:rsid w:val="444B446B"/>
    <w:rsid w:val="444C1F91"/>
    <w:rsid w:val="445D7CFA"/>
    <w:rsid w:val="446C50D1"/>
    <w:rsid w:val="446F2CF4"/>
    <w:rsid w:val="447E3F77"/>
    <w:rsid w:val="44915BF6"/>
    <w:rsid w:val="449C4CC6"/>
    <w:rsid w:val="44A75419"/>
    <w:rsid w:val="44A92F3F"/>
    <w:rsid w:val="44C24001"/>
    <w:rsid w:val="44CD4E80"/>
    <w:rsid w:val="44D83825"/>
    <w:rsid w:val="44D97CC8"/>
    <w:rsid w:val="44DF2E05"/>
    <w:rsid w:val="44EB17AA"/>
    <w:rsid w:val="44ED5522"/>
    <w:rsid w:val="44FA7C3F"/>
    <w:rsid w:val="45050DC8"/>
    <w:rsid w:val="450E5498"/>
    <w:rsid w:val="452D591E"/>
    <w:rsid w:val="455C4456"/>
    <w:rsid w:val="45637592"/>
    <w:rsid w:val="456A0921"/>
    <w:rsid w:val="457412D9"/>
    <w:rsid w:val="45790B64"/>
    <w:rsid w:val="457B2B2E"/>
    <w:rsid w:val="458442E6"/>
    <w:rsid w:val="4589043C"/>
    <w:rsid w:val="45961716"/>
    <w:rsid w:val="459E05CA"/>
    <w:rsid w:val="45A02594"/>
    <w:rsid w:val="45A35BE1"/>
    <w:rsid w:val="45A858ED"/>
    <w:rsid w:val="45B71D5E"/>
    <w:rsid w:val="45B97A0D"/>
    <w:rsid w:val="45D466E2"/>
    <w:rsid w:val="45D863FE"/>
    <w:rsid w:val="45E00BE3"/>
    <w:rsid w:val="45E2495B"/>
    <w:rsid w:val="45E508CF"/>
    <w:rsid w:val="45E71F71"/>
    <w:rsid w:val="45E85CE9"/>
    <w:rsid w:val="45EC3F58"/>
    <w:rsid w:val="45FA6330"/>
    <w:rsid w:val="46006186"/>
    <w:rsid w:val="4605689B"/>
    <w:rsid w:val="4609638B"/>
    <w:rsid w:val="462D194E"/>
    <w:rsid w:val="46326F64"/>
    <w:rsid w:val="46401681"/>
    <w:rsid w:val="46717A8D"/>
    <w:rsid w:val="467B4E31"/>
    <w:rsid w:val="467E98E5"/>
    <w:rsid w:val="468772B0"/>
    <w:rsid w:val="468974CC"/>
    <w:rsid w:val="46935C55"/>
    <w:rsid w:val="469B0FAE"/>
    <w:rsid w:val="46A211E8"/>
    <w:rsid w:val="46A61876"/>
    <w:rsid w:val="46BC1650"/>
    <w:rsid w:val="46C44060"/>
    <w:rsid w:val="46FC37FA"/>
    <w:rsid w:val="46FF9FDB"/>
    <w:rsid w:val="470D5A07"/>
    <w:rsid w:val="471072A6"/>
    <w:rsid w:val="471543EC"/>
    <w:rsid w:val="473BFC9B"/>
    <w:rsid w:val="473E2065"/>
    <w:rsid w:val="473FE99D"/>
    <w:rsid w:val="474323A5"/>
    <w:rsid w:val="474451A1"/>
    <w:rsid w:val="47451645"/>
    <w:rsid w:val="475A49C5"/>
    <w:rsid w:val="475C2F9D"/>
    <w:rsid w:val="4764668A"/>
    <w:rsid w:val="477261B2"/>
    <w:rsid w:val="47727F60"/>
    <w:rsid w:val="477517FF"/>
    <w:rsid w:val="477912EF"/>
    <w:rsid w:val="4779309D"/>
    <w:rsid w:val="478046DF"/>
    <w:rsid w:val="47841A42"/>
    <w:rsid w:val="478F466E"/>
    <w:rsid w:val="479240B7"/>
    <w:rsid w:val="47A20403"/>
    <w:rsid w:val="47A73CBB"/>
    <w:rsid w:val="47AC789F"/>
    <w:rsid w:val="47B10B40"/>
    <w:rsid w:val="47B12065"/>
    <w:rsid w:val="47B70069"/>
    <w:rsid w:val="47BF49C5"/>
    <w:rsid w:val="47BFDA8F"/>
    <w:rsid w:val="47CA19C0"/>
    <w:rsid w:val="47DB51AF"/>
    <w:rsid w:val="47E0311C"/>
    <w:rsid w:val="480B6D9C"/>
    <w:rsid w:val="48111527"/>
    <w:rsid w:val="48141018"/>
    <w:rsid w:val="482C6361"/>
    <w:rsid w:val="48390A7E"/>
    <w:rsid w:val="483B65A4"/>
    <w:rsid w:val="4843587B"/>
    <w:rsid w:val="48457423"/>
    <w:rsid w:val="48496F13"/>
    <w:rsid w:val="485E2293"/>
    <w:rsid w:val="486C49B0"/>
    <w:rsid w:val="48711FC6"/>
    <w:rsid w:val="487675DC"/>
    <w:rsid w:val="487D4E0F"/>
    <w:rsid w:val="488A3088"/>
    <w:rsid w:val="48952158"/>
    <w:rsid w:val="48AB372A"/>
    <w:rsid w:val="48BA396D"/>
    <w:rsid w:val="48BB76E5"/>
    <w:rsid w:val="48D118F2"/>
    <w:rsid w:val="48F924AE"/>
    <w:rsid w:val="48FA020D"/>
    <w:rsid w:val="48FF3A76"/>
    <w:rsid w:val="49107A31"/>
    <w:rsid w:val="491750B6"/>
    <w:rsid w:val="49380D36"/>
    <w:rsid w:val="49382AE4"/>
    <w:rsid w:val="494E0559"/>
    <w:rsid w:val="494E2307"/>
    <w:rsid w:val="49507E2D"/>
    <w:rsid w:val="495518E8"/>
    <w:rsid w:val="49583186"/>
    <w:rsid w:val="495C4A24"/>
    <w:rsid w:val="495D254A"/>
    <w:rsid w:val="496D4E83"/>
    <w:rsid w:val="496F0BFB"/>
    <w:rsid w:val="498272AD"/>
    <w:rsid w:val="49830203"/>
    <w:rsid w:val="49A85EBB"/>
    <w:rsid w:val="49AF0FF8"/>
    <w:rsid w:val="49B17161"/>
    <w:rsid w:val="49B667C6"/>
    <w:rsid w:val="49C12AD9"/>
    <w:rsid w:val="49CC2660"/>
    <w:rsid w:val="49DF5933"/>
    <w:rsid w:val="49E50EBD"/>
    <w:rsid w:val="49E51FC0"/>
    <w:rsid w:val="49FB2D07"/>
    <w:rsid w:val="4A0155CC"/>
    <w:rsid w:val="4A0F1A96"/>
    <w:rsid w:val="4A1059E7"/>
    <w:rsid w:val="4A266DE0"/>
    <w:rsid w:val="4A2EF1B2"/>
    <w:rsid w:val="4A315EB1"/>
    <w:rsid w:val="4A433B68"/>
    <w:rsid w:val="4A4831FA"/>
    <w:rsid w:val="4A4D25BF"/>
    <w:rsid w:val="4A6022F2"/>
    <w:rsid w:val="4A677B24"/>
    <w:rsid w:val="4A703DFA"/>
    <w:rsid w:val="4A7A6A31"/>
    <w:rsid w:val="4A7B537E"/>
    <w:rsid w:val="4A871F75"/>
    <w:rsid w:val="4A993A56"/>
    <w:rsid w:val="4AAB7A92"/>
    <w:rsid w:val="4AC7411F"/>
    <w:rsid w:val="4ACB00B3"/>
    <w:rsid w:val="4AD351BA"/>
    <w:rsid w:val="4AD625B4"/>
    <w:rsid w:val="4AD827D0"/>
    <w:rsid w:val="4AE03433"/>
    <w:rsid w:val="4AE46B37"/>
    <w:rsid w:val="4AEE5B50"/>
    <w:rsid w:val="4B133808"/>
    <w:rsid w:val="4B137364"/>
    <w:rsid w:val="4B225F17"/>
    <w:rsid w:val="4B237456"/>
    <w:rsid w:val="4B241572"/>
    <w:rsid w:val="4B2652EA"/>
    <w:rsid w:val="4B2AC3A4"/>
    <w:rsid w:val="4B320132"/>
    <w:rsid w:val="4B35552D"/>
    <w:rsid w:val="4B500A0E"/>
    <w:rsid w:val="4B524331"/>
    <w:rsid w:val="4B666F41"/>
    <w:rsid w:val="4B6978CC"/>
    <w:rsid w:val="4B6B71A0"/>
    <w:rsid w:val="4B6D116B"/>
    <w:rsid w:val="4B6F617A"/>
    <w:rsid w:val="4B775B45"/>
    <w:rsid w:val="4B7D0C82"/>
    <w:rsid w:val="4B7E5126"/>
    <w:rsid w:val="4B8169C4"/>
    <w:rsid w:val="4B951644"/>
    <w:rsid w:val="4BB57ADD"/>
    <w:rsid w:val="4BBAB010"/>
    <w:rsid w:val="4BBC79FC"/>
    <w:rsid w:val="4BBE8A81"/>
    <w:rsid w:val="4BC62629"/>
    <w:rsid w:val="4BE13F29"/>
    <w:rsid w:val="4BE17463"/>
    <w:rsid w:val="4BEC4EEE"/>
    <w:rsid w:val="4BFD22F6"/>
    <w:rsid w:val="4BFE6267"/>
    <w:rsid w:val="4C03562B"/>
    <w:rsid w:val="4C121D12"/>
    <w:rsid w:val="4C1C049B"/>
    <w:rsid w:val="4C286E40"/>
    <w:rsid w:val="4C3B3017"/>
    <w:rsid w:val="4C4023DB"/>
    <w:rsid w:val="4C417F01"/>
    <w:rsid w:val="4C46376A"/>
    <w:rsid w:val="4C575977"/>
    <w:rsid w:val="4C603574"/>
    <w:rsid w:val="4C806C7C"/>
    <w:rsid w:val="4C870569"/>
    <w:rsid w:val="4C8A18A8"/>
    <w:rsid w:val="4C910E89"/>
    <w:rsid w:val="4C9444D5"/>
    <w:rsid w:val="4CAA2184"/>
    <w:rsid w:val="4CB9218D"/>
    <w:rsid w:val="4CC0176E"/>
    <w:rsid w:val="4CCD0D31"/>
    <w:rsid w:val="4CD62D3F"/>
    <w:rsid w:val="4CD86AB8"/>
    <w:rsid w:val="4CE511D4"/>
    <w:rsid w:val="4CEA0599"/>
    <w:rsid w:val="4CF124C7"/>
    <w:rsid w:val="4CF60CEC"/>
    <w:rsid w:val="4D057181"/>
    <w:rsid w:val="4D245859"/>
    <w:rsid w:val="4D2B7975"/>
    <w:rsid w:val="4D447CA9"/>
    <w:rsid w:val="4D571290"/>
    <w:rsid w:val="4D5A3970"/>
    <w:rsid w:val="4D5F0F87"/>
    <w:rsid w:val="4D834C75"/>
    <w:rsid w:val="4D937AD1"/>
    <w:rsid w:val="4DA150FB"/>
    <w:rsid w:val="4DA873D3"/>
    <w:rsid w:val="4DBC14F9"/>
    <w:rsid w:val="4DC44E8A"/>
    <w:rsid w:val="4DC60F04"/>
    <w:rsid w:val="4DCD5EF0"/>
    <w:rsid w:val="4DD03C33"/>
    <w:rsid w:val="4DFF1E22"/>
    <w:rsid w:val="4DFF4086"/>
    <w:rsid w:val="4E08517B"/>
    <w:rsid w:val="4E094A4F"/>
    <w:rsid w:val="4E127DA7"/>
    <w:rsid w:val="4E1526DE"/>
    <w:rsid w:val="4E1B3100"/>
    <w:rsid w:val="4E1E2E99"/>
    <w:rsid w:val="4E235B10"/>
    <w:rsid w:val="4E281379"/>
    <w:rsid w:val="4E361CE8"/>
    <w:rsid w:val="4E4837C9"/>
    <w:rsid w:val="4E555A64"/>
    <w:rsid w:val="4E561001"/>
    <w:rsid w:val="4E5B34FC"/>
    <w:rsid w:val="4E6A7BE3"/>
    <w:rsid w:val="4E816CDB"/>
    <w:rsid w:val="4E824F2D"/>
    <w:rsid w:val="4E9F01C4"/>
    <w:rsid w:val="4EA13E1D"/>
    <w:rsid w:val="4EB15812"/>
    <w:rsid w:val="4EC72940"/>
    <w:rsid w:val="4ECFB7F9"/>
    <w:rsid w:val="4EE47A1E"/>
    <w:rsid w:val="4EE74D90"/>
    <w:rsid w:val="4EF404F7"/>
    <w:rsid w:val="4EFD0A57"/>
    <w:rsid w:val="4EFF77E3"/>
    <w:rsid w:val="4F043B94"/>
    <w:rsid w:val="4F135B85"/>
    <w:rsid w:val="4F195165"/>
    <w:rsid w:val="4F1C142F"/>
    <w:rsid w:val="4F1D2EA8"/>
    <w:rsid w:val="4F380217"/>
    <w:rsid w:val="4F3A75B6"/>
    <w:rsid w:val="4F4F364C"/>
    <w:rsid w:val="4F50502B"/>
    <w:rsid w:val="4F5368C9"/>
    <w:rsid w:val="4F6247EF"/>
    <w:rsid w:val="4F691C49"/>
    <w:rsid w:val="4F6F55E1"/>
    <w:rsid w:val="4F716D4F"/>
    <w:rsid w:val="4F7A20A8"/>
    <w:rsid w:val="4F7C3195"/>
    <w:rsid w:val="4F822D0B"/>
    <w:rsid w:val="4F844CD5"/>
    <w:rsid w:val="4F8847C5"/>
    <w:rsid w:val="4F940AF7"/>
    <w:rsid w:val="4F9842DC"/>
    <w:rsid w:val="4F9B857B"/>
    <w:rsid w:val="4F9D09E1"/>
    <w:rsid w:val="4FAFB55A"/>
    <w:rsid w:val="4FB01626"/>
    <w:rsid w:val="4FD317B8"/>
    <w:rsid w:val="4FD74E04"/>
    <w:rsid w:val="4FDB9FB5"/>
    <w:rsid w:val="4FDBE20B"/>
    <w:rsid w:val="4FDC41D2"/>
    <w:rsid w:val="4FDF8C3E"/>
    <w:rsid w:val="4FE37C4D"/>
    <w:rsid w:val="4FE6773D"/>
    <w:rsid w:val="4FEE214E"/>
    <w:rsid w:val="4FF260E2"/>
    <w:rsid w:val="4FF359B6"/>
    <w:rsid w:val="4FFB4C49"/>
    <w:rsid w:val="4FFC2756"/>
    <w:rsid w:val="4FFF21B1"/>
    <w:rsid w:val="50047406"/>
    <w:rsid w:val="500A342C"/>
    <w:rsid w:val="500D0826"/>
    <w:rsid w:val="500E27F0"/>
    <w:rsid w:val="50160DEC"/>
    <w:rsid w:val="50342257"/>
    <w:rsid w:val="504F0E3F"/>
    <w:rsid w:val="5055041F"/>
    <w:rsid w:val="506863A4"/>
    <w:rsid w:val="506B7C43"/>
    <w:rsid w:val="5076286F"/>
    <w:rsid w:val="50770396"/>
    <w:rsid w:val="50836D3A"/>
    <w:rsid w:val="50850D04"/>
    <w:rsid w:val="508F56DF"/>
    <w:rsid w:val="509C1BAA"/>
    <w:rsid w:val="509E5922"/>
    <w:rsid w:val="50A15412"/>
    <w:rsid w:val="50C07F8E"/>
    <w:rsid w:val="50C335DB"/>
    <w:rsid w:val="50D31F90"/>
    <w:rsid w:val="50E21CB3"/>
    <w:rsid w:val="50FD6AED"/>
    <w:rsid w:val="51215792"/>
    <w:rsid w:val="5133250E"/>
    <w:rsid w:val="513B13C3"/>
    <w:rsid w:val="51452242"/>
    <w:rsid w:val="5147420C"/>
    <w:rsid w:val="51477D68"/>
    <w:rsid w:val="51512902"/>
    <w:rsid w:val="51516E38"/>
    <w:rsid w:val="516E1798"/>
    <w:rsid w:val="51705511"/>
    <w:rsid w:val="517D05E2"/>
    <w:rsid w:val="5181771E"/>
    <w:rsid w:val="518D22C8"/>
    <w:rsid w:val="519531C9"/>
    <w:rsid w:val="519D207E"/>
    <w:rsid w:val="519F1952"/>
    <w:rsid w:val="51BA678C"/>
    <w:rsid w:val="51C40D49"/>
    <w:rsid w:val="51C6120B"/>
    <w:rsid w:val="51DA6E2E"/>
    <w:rsid w:val="51EE6435"/>
    <w:rsid w:val="51FC6DA4"/>
    <w:rsid w:val="52054534"/>
    <w:rsid w:val="520914C1"/>
    <w:rsid w:val="521B28CB"/>
    <w:rsid w:val="52306A4E"/>
    <w:rsid w:val="52363985"/>
    <w:rsid w:val="5237602E"/>
    <w:rsid w:val="523C1897"/>
    <w:rsid w:val="524349D3"/>
    <w:rsid w:val="524D5852"/>
    <w:rsid w:val="524D6E29"/>
    <w:rsid w:val="524D7600"/>
    <w:rsid w:val="52512B3E"/>
    <w:rsid w:val="52524B9C"/>
    <w:rsid w:val="525564B4"/>
    <w:rsid w:val="525C3CE7"/>
    <w:rsid w:val="528F19C6"/>
    <w:rsid w:val="52976ACD"/>
    <w:rsid w:val="52B602E6"/>
    <w:rsid w:val="52B61649"/>
    <w:rsid w:val="52BB6C5F"/>
    <w:rsid w:val="52C8312A"/>
    <w:rsid w:val="52C97AC4"/>
    <w:rsid w:val="52D4387D"/>
    <w:rsid w:val="52E361B6"/>
    <w:rsid w:val="52E75AB2"/>
    <w:rsid w:val="52ED0DE3"/>
    <w:rsid w:val="52FC4B82"/>
    <w:rsid w:val="5305612D"/>
    <w:rsid w:val="53081779"/>
    <w:rsid w:val="53163654"/>
    <w:rsid w:val="53185E60"/>
    <w:rsid w:val="53230E08"/>
    <w:rsid w:val="53234805"/>
    <w:rsid w:val="532A7941"/>
    <w:rsid w:val="53312A7E"/>
    <w:rsid w:val="53316F22"/>
    <w:rsid w:val="533C63B6"/>
    <w:rsid w:val="53430A03"/>
    <w:rsid w:val="53446C55"/>
    <w:rsid w:val="534E1882"/>
    <w:rsid w:val="537868FE"/>
    <w:rsid w:val="537A44F5"/>
    <w:rsid w:val="538B39A0"/>
    <w:rsid w:val="53955094"/>
    <w:rsid w:val="53964FD7"/>
    <w:rsid w:val="53993286"/>
    <w:rsid w:val="53A414A2"/>
    <w:rsid w:val="53A94D0A"/>
    <w:rsid w:val="53AA2830"/>
    <w:rsid w:val="53AB3E22"/>
    <w:rsid w:val="53AC65A8"/>
    <w:rsid w:val="53C6305D"/>
    <w:rsid w:val="53D53D51"/>
    <w:rsid w:val="53F266B1"/>
    <w:rsid w:val="541370BB"/>
    <w:rsid w:val="5415367E"/>
    <w:rsid w:val="541539B9"/>
    <w:rsid w:val="541C372E"/>
    <w:rsid w:val="542134E6"/>
    <w:rsid w:val="54232D0E"/>
    <w:rsid w:val="542C2941"/>
    <w:rsid w:val="542F7A11"/>
    <w:rsid w:val="54332825"/>
    <w:rsid w:val="5449029B"/>
    <w:rsid w:val="544B4013"/>
    <w:rsid w:val="5454111A"/>
    <w:rsid w:val="546B0211"/>
    <w:rsid w:val="547370C6"/>
    <w:rsid w:val="547C5F7A"/>
    <w:rsid w:val="54882B71"/>
    <w:rsid w:val="548D2214"/>
    <w:rsid w:val="54907C78"/>
    <w:rsid w:val="549A0AF6"/>
    <w:rsid w:val="54A02EA8"/>
    <w:rsid w:val="54B55930"/>
    <w:rsid w:val="54B716A8"/>
    <w:rsid w:val="54BA1456"/>
    <w:rsid w:val="54BE6593"/>
    <w:rsid w:val="54C67B74"/>
    <w:rsid w:val="54CB6F02"/>
    <w:rsid w:val="54CC5154"/>
    <w:rsid w:val="54D538DD"/>
    <w:rsid w:val="54EB1352"/>
    <w:rsid w:val="54FE72D7"/>
    <w:rsid w:val="55202DAA"/>
    <w:rsid w:val="552F56E3"/>
    <w:rsid w:val="555B2034"/>
    <w:rsid w:val="555C7B5A"/>
    <w:rsid w:val="55600F68"/>
    <w:rsid w:val="5560764A"/>
    <w:rsid w:val="55624BA4"/>
    <w:rsid w:val="556709D9"/>
    <w:rsid w:val="55711857"/>
    <w:rsid w:val="55766E6E"/>
    <w:rsid w:val="557914C7"/>
    <w:rsid w:val="557FC893"/>
    <w:rsid w:val="558E2409"/>
    <w:rsid w:val="55935C72"/>
    <w:rsid w:val="55A10DF0"/>
    <w:rsid w:val="55A82D9F"/>
    <w:rsid w:val="55AC0AE1"/>
    <w:rsid w:val="55B128C0"/>
    <w:rsid w:val="55B17EA6"/>
    <w:rsid w:val="55BF4129"/>
    <w:rsid w:val="55C67DF5"/>
    <w:rsid w:val="55C951EF"/>
    <w:rsid w:val="55D122F6"/>
    <w:rsid w:val="55E53FF3"/>
    <w:rsid w:val="55EC35D4"/>
    <w:rsid w:val="55F83D27"/>
    <w:rsid w:val="55F934FA"/>
    <w:rsid w:val="55FA7A9F"/>
    <w:rsid w:val="55FC1A72"/>
    <w:rsid w:val="55FC3817"/>
    <w:rsid w:val="56026953"/>
    <w:rsid w:val="56066443"/>
    <w:rsid w:val="56094A0A"/>
    <w:rsid w:val="56162C2D"/>
    <w:rsid w:val="56250515"/>
    <w:rsid w:val="562E6B02"/>
    <w:rsid w:val="563D5BDD"/>
    <w:rsid w:val="564927D4"/>
    <w:rsid w:val="564B654C"/>
    <w:rsid w:val="565A731E"/>
    <w:rsid w:val="565D22D7"/>
    <w:rsid w:val="566D7C8C"/>
    <w:rsid w:val="567315FF"/>
    <w:rsid w:val="56772E9D"/>
    <w:rsid w:val="56845365"/>
    <w:rsid w:val="569357FD"/>
    <w:rsid w:val="56950710"/>
    <w:rsid w:val="569A3030"/>
    <w:rsid w:val="569A6B8C"/>
    <w:rsid w:val="56A63783"/>
    <w:rsid w:val="56B85264"/>
    <w:rsid w:val="56BA0FDC"/>
    <w:rsid w:val="56CD6F61"/>
    <w:rsid w:val="56DC0F52"/>
    <w:rsid w:val="56E10C5F"/>
    <w:rsid w:val="56E66484"/>
    <w:rsid w:val="56E9366F"/>
    <w:rsid w:val="56EF97A3"/>
    <w:rsid w:val="56FC15F5"/>
    <w:rsid w:val="56FF5E35"/>
    <w:rsid w:val="571A1E25"/>
    <w:rsid w:val="57201787"/>
    <w:rsid w:val="572B3C88"/>
    <w:rsid w:val="573214BA"/>
    <w:rsid w:val="5737262D"/>
    <w:rsid w:val="574A6804"/>
    <w:rsid w:val="57548789"/>
    <w:rsid w:val="57672F12"/>
    <w:rsid w:val="577E025B"/>
    <w:rsid w:val="577F75DE"/>
    <w:rsid w:val="578370F5"/>
    <w:rsid w:val="578F3C93"/>
    <w:rsid w:val="57923D07"/>
    <w:rsid w:val="579F6BBB"/>
    <w:rsid w:val="57A9177C"/>
    <w:rsid w:val="57AF22E0"/>
    <w:rsid w:val="57B8376D"/>
    <w:rsid w:val="57BDBC93"/>
    <w:rsid w:val="57C00874"/>
    <w:rsid w:val="57CF0AB7"/>
    <w:rsid w:val="57DF9E4F"/>
    <w:rsid w:val="57E00F16"/>
    <w:rsid w:val="57E52089"/>
    <w:rsid w:val="57E7641B"/>
    <w:rsid w:val="57E84405"/>
    <w:rsid w:val="57EA3B43"/>
    <w:rsid w:val="57EC3417"/>
    <w:rsid w:val="57F69516"/>
    <w:rsid w:val="57F9CDE0"/>
    <w:rsid w:val="57FF8E24"/>
    <w:rsid w:val="58061C24"/>
    <w:rsid w:val="581F37ED"/>
    <w:rsid w:val="58337298"/>
    <w:rsid w:val="583B614D"/>
    <w:rsid w:val="58445001"/>
    <w:rsid w:val="58492617"/>
    <w:rsid w:val="5851771E"/>
    <w:rsid w:val="585774AC"/>
    <w:rsid w:val="585E298B"/>
    <w:rsid w:val="58690F0C"/>
    <w:rsid w:val="587E1E5F"/>
    <w:rsid w:val="58873140"/>
    <w:rsid w:val="588DC3F6"/>
    <w:rsid w:val="588E0972"/>
    <w:rsid w:val="58900246"/>
    <w:rsid w:val="5898359F"/>
    <w:rsid w:val="58B8154B"/>
    <w:rsid w:val="58BC103B"/>
    <w:rsid w:val="58C93758"/>
    <w:rsid w:val="58D75E75"/>
    <w:rsid w:val="58E73667"/>
    <w:rsid w:val="58ED5699"/>
    <w:rsid w:val="58EF39E6"/>
    <w:rsid w:val="58F76517"/>
    <w:rsid w:val="58FC29EF"/>
    <w:rsid w:val="58FF717A"/>
    <w:rsid w:val="590B5B1F"/>
    <w:rsid w:val="5917346E"/>
    <w:rsid w:val="591B0458"/>
    <w:rsid w:val="5934151A"/>
    <w:rsid w:val="59372DB8"/>
    <w:rsid w:val="595079D6"/>
    <w:rsid w:val="59684D1F"/>
    <w:rsid w:val="597638E0"/>
    <w:rsid w:val="597B2CA5"/>
    <w:rsid w:val="597C07CB"/>
    <w:rsid w:val="597E1D4F"/>
    <w:rsid w:val="59822246"/>
    <w:rsid w:val="59B30690"/>
    <w:rsid w:val="59CF4D9E"/>
    <w:rsid w:val="59D57CA5"/>
    <w:rsid w:val="59F50933"/>
    <w:rsid w:val="59FD6142"/>
    <w:rsid w:val="5A146C55"/>
    <w:rsid w:val="5A184D71"/>
    <w:rsid w:val="5A1F7AD4"/>
    <w:rsid w:val="5A2F1CE1"/>
    <w:rsid w:val="5A33532D"/>
    <w:rsid w:val="5A386DE8"/>
    <w:rsid w:val="5A3F1F24"/>
    <w:rsid w:val="5A504131"/>
    <w:rsid w:val="5A5A4FB0"/>
    <w:rsid w:val="5A5D05FC"/>
    <w:rsid w:val="5A6772A1"/>
    <w:rsid w:val="5A6C6A91"/>
    <w:rsid w:val="5A940FDE"/>
    <w:rsid w:val="5A987886"/>
    <w:rsid w:val="5A9D4E9D"/>
    <w:rsid w:val="5AAF7822"/>
    <w:rsid w:val="5AB04BD0"/>
    <w:rsid w:val="5AB754D4"/>
    <w:rsid w:val="5ABA5A4E"/>
    <w:rsid w:val="5ABA77FD"/>
    <w:rsid w:val="5AD308BE"/>
    <w:rsid w:val="5AD54636"/>
    <w:rsid w:val="5AD72BFF"/>
    <w:rsid w:val="5AE04F83"/>
    <w:rsid w:val="5AEB3E5A"/>
    <w:rsid w:val="5AF9649D"/>
    <w:rsid w:val="5B0D3DD0"/>
    <w:rsid w:val="5B1038C0"/>
    <w:rsid w:val="5B1B20E3"/>
    <w:rsid w:val="5B5437AD"/>
    <w:rsid w:val="5B5639C9"/>
    <w:rsid w:val="5B5F84B8"/>
    <w:rsid w:val="5B6E0260"/>
    <w:rsid w:val="5B73A447"/>
    <w:rsid w:val="5B751975"/>
    <w:rsid w:val="5B81656C"/>
    <w:rsid w:val="5B83079D"/>
    <w:rsid w:val="5B85605C"/>
    <w:rsid w:val="5B863B83"/>
    <w:rsid w:val="5B995664"/>
    <w:rsid w:val="5BA22ABE"/>
    <w:rsid w:val="5BA83AF9"/>
    <w:rsid w:val="5BAA161F"/>
    <w:rsid w:val="5BB029AE"/>
    <w:rsid w:val="5BB26726"/>
    <w:rsid w:val="5BB50481"/>
    <w:rsid w:val="5BBF0D45"/>
    <w:rsid w:val="5BBF9063"/>
    <w:rsid w:val="5BC528FD"/>
    <w:rsid w:val="5BC56459"/>
    <w:rsid w:val="5BD112A2"/>
    <w:rsid w:val="5BD60666"/>
    <w:rsid w:val="5BD743DE"/>
    <w:rsid w:val="5BE2525D"/>
    <w:rsid w:val="5BF40AEC"/>
    <w:rsid w:val="5BF8682E"/>
    <w:rsid w:val="5BFD4ADD"/>
    <w:rsid w:val="5BFDA4CC"/>
    <w:rsid w:val="5BFF0406"/>
    <w:rsid w:val="5C0C052C"/>
    <w:rsid w:val="5C2018E1"/>
    <w:rsid w:val="5C2B5552"/>
    <w:rsid w:val="5C3F291D"/>
    <w:rsid w:val="5C4750C0"/>
    <w:rsid w:val="5C4A2E02"/>
    <w:rsid w:val="5C4A4BB0"/>
    <w:rsid w:val="5C5617A7"/>
    <w:rsid w:val="5C5D48E3"/>
    <w:rsid w:val="5C5D63E7"/>
    <w:rsid w:val="5C77151C"/>
    <w:rsid w:val="5C7A36E7"/>
    <w:rsid w:val="5C7D31D8"/>
    <w:rsid w:val="5C8A31FF"/>
    <w:rsid w:val="5C902F0B"/>
    <w:rsid w:val="5C9D1184"/>
    <w:rsid w:val="5CAE3391"/>
    <w:rsid w:val="5CB33253"/>
    <w:rsid w:val="5CB5471F"/>
    <w:rsid w:val="5CBC5AAE"/>
    <w:rsid w:val="5CD766BA"/>
    <w:rsid w:val="5CD8040E"/>
    <w:rsid w:val="5CE768A3"/>
    <w:rsid w:val="5CEF2141"/>
    <w:rsid w:val="5CF1327E"/>
    <w:rsid w:val="5CFFC7C5"/>
    <w:rsid w:val="5D047455"/>
    <w:rsid w:val="5D253E9E"/>
    <w:rsid w:val="5D2D075A"/>
    <w:rsid w:val="5D2E002E"/>
    <w:rsid w:val="5D3A4C25"/>
    <w:rsid w:val="5D417D61"/>
    <w:rsid w:val="5D443CF5"/>
    <w:rsid w:val="5D477832"/>
    <w:rsid w:val="5D5061F6"/>
    <w:rsid w:val="5D551A5E"/>
    <w:rsid w:val="5D5850AB"/>
    <w:rsid w:val="5D5F90E7"/>
    <w:rsid w:val="5D643191"/>
    <w:rsid w:val="5D6BCD96"/>
    <w:rsid w:val="5D8365CC"/>
    <w:rsid w:val="5D8FA9C3"/>
    <w:rsid w:val="5D9562FF"/>
    <w:rsid w:val="5D973E25"/>
    <w:rsid w:val="5DAA1DAA"/>
    <w:rsid w:val="5DAB5B22"/>
    <w:rsid w:val="5DB46DC9"/>
    <w:rsid w:val="5DB70023"/>
    <w:rsid w:val="5DBC1ADE"/>
    <w:rsid w:val="5DBF0C01"/>
    <w:rsid w:val="5DD97ABF"/>
    <w:rsid w:val="5DDBCA54"/>
    <w:rsid w:val="5DDC3F2E"/>
    <w:rsid w:val="5DE267B4"/>
    <w:rsid w:val="5DE52DE2"/>
    <w:rsid w:val="5DE53C6D"/>
    <w:rsid w:val="5DE66B5A"/>
    <w:rsid w:val="5DEE64B0"/>
    <w:rsid w:val="5DFCD591"/>
    <w:rsid w:val="5DFD3031"/>
    <w:rsid w:val="5DFF18F0"/>
    <w:rsid w:val="5DFFA442"/>
    <w:rsid w:val="5E0019CA"/>
    <w:rsid w:val="5E1831B8"/>
    <w:rsid w:val="5E221F45"/>
    <w:rsid w:val="5E225DE5"/>
    <w:rsid w:val="5E435D5B"/>
    <w:rsid w:val="5E451AD3"/>
    <w:rsid w:val="5E45656E"/>
    <w:rsid w:val="5E465887"/>
    <w:rsid w:val="5E4E6BDA"/>
    <w:rsid w:val="5E547F68"/>
    <w:rsid w:val="5E581806"/>
    <w:rsid w:val="5E60690D"/>
    <w:rsid w:val="5E6E102A"/>
    <w:rsid w:val="5E7A320B"/>
    <w:rsid w:val="5E7B54F5"/>
    <w:rsid w:val="5E87100B"/>
    <w:rsid w:val="5E9F11E3"/>
    <w:rsid w:val="5EA902B4"/>
    <w:rsid w:val="5EAFEDC8"/>
    <w:rsid w:val="5EB56D43"/>
    <w:rsid w:val="5EBFC6EE"/>
    <w:rsid w:val="5ECA1FD8"/>
    <w:rsid w:val="5EDA221B"/>
    <w:rsid w:val="5EEA61D6"/>
    <w:rsid w:val="5EEB267A"/>
    <w:rsid w:val="5F037154"/>
    <w:rsid w:val="5F053010"/>
    <w:rsid w:val="5F0A5FBC"/>
    <w:rsid w:val="5F192253"/>
    <w:rsid w:val="5F2150E3"/>
    <w:rsid w:val="5F2711D9"/>
    <w:rsid w:val="5F36141C"/>
    <w:rsid w:val="5F3D3519"/>
    <w:rsid w:val="5F561E77"/>
    <w:rsid w:val="5F57AC1A"/>
    <w:rsid w:val="5F5A15AE"/>
    <w:rsid w:val="5F64242D"/>
    <w:rsid w:val="5F6D034F"/>
    <w:rsid w:val="5F7F9D2A"/>
    <w:rsid w:val="5F830B05"/>
    <w:rsid w:val="5F88611B"/>
    <w:rsid w:val="5F93686E"/>
    <w:rsid w:val="5F9764AC"/>
    <w:rsid w:val="5FAB1E0A"/>
    <w:rsid w:val="5FAE3B49"/>
    <w:rsid w:val="5FB7FB0D"/>
    <w:rsid w:val="5FBE7D74"/>
    <w:rsid w:val="5FCF56DB"/>
    <w:rsid w:val="5FD7D798"/>
    <w:rsid w:val="5FE33352"/>
    <w:rsid w:val="5FEBFA28"/>
    <w:rsid w:val="5FF02075"/>
    <w:rsid w:val="5FF128CE"/>
    <w:rsid w:val="5FF29E62"/>
    <w:rsid w:val="5FF5E739"/>
    <w:rsid w:val="5FFB24E9"/>
    <w:rsid w:val="5FFB68ED"/>
    <w:rsid w:val="5FFDB83F"/>
    <w:rsid w:val="5FFF10E8"/>
    <w:rsid w:val="5FFF4778"/>
    <w:rsid w:val="5FFF7655"/>
    <w:rsid w:val="5FFF8907"/>
    <w:rsid w:val="5FFFDA71"/>
    <w:rsid w:val="600F05EB"/>
    <w:rsid w:val="603E01B7"/>
    <w:rsid w:val="60522285"/>
    <w:rsid w:val="605C4EB2"/>
    <w:rsid w:val="605E50CE"/>
    <w:rsid w:val="606C77EB"/>
    <w:rsid w:val="606D5311"/>
    <w:rsid w:val="60771CEC"/>
    <w:rsid w:val="60791F08"/>
    <w:rsid w:val="607C7302"/>
    <w:rsid w:val="60817B6A"/>
    <w:rsid w:val="60953B08"/>
    <w:rsid w:val="60B85FE0"/>
    <w:rsid w:val="60B8658C"/>
    <w:rsid w:val="60DF620F"/>
    <w:rsid w:val="60F719AF"/>
    <w:rsid w:val="60FD7762"/>
    <w:rsid w:val="61025A59"/>
    <w:rsid w:val="6110461A"/>
    <w:rsid w:val="61131A15"/>
    <w:rsid w:val="61137C66"/>
    <w:rsid w:val="611F660B"/>
    <w:rsid w:val="6129748A"/>
    <w:rsid w:val="61357BDD"/>
    <w:rsid w:val="61371BA7"/>
    <w:rsid w:val="613B0F6B"/>
    <w:rsid w:val="61453B98"/>
    <w:rsid w:val="6156619D"/>
    <w:rsid w:val="61592810"/>
    <w:rsid w:val="616218C1"/>
    <w:rsid w:val="616A61ED"/>
    <w:rsid w:val="616B7AA3"/>
    <w:rsid w:val="616E7593"/>
    <w:rsid w:val="6175447D"/>
    <w:rsid w:val="618D148E"/>
    <w:rsid w:val="61932B55"/>
    <w:rsid w:val="61AF3E33"/>
    <w:rsid w:val="61C827FF"/>
    <w:rsid w:val="61D27B22"/>
    <w:rsid w:val="61D45648"/>
    <w:rsid w:val="61D90EB0"/>
    <w:rsid w:val="61DA69D6"/>
    <w:rsid w:val="61E433B1"/>
    <w:rsid w:val="61E67129"/>
    <w:rsid w:val="61E909C7"/>
    <w:rsid w:val="61ED12FA"/>
    <w:rsid w:val="61FE3DD8"/>
    <w:rsid w:val="62061579"/>
    <w:rsid w:val="620C3817"/>
    <w:rsid w:val="62126170"/>
    <w:rsid w:val="62173786"/>
    <w:rsid w:val="6220263B"/>
    <w:rsid w:val="6247406C"/>
    <w:rsid w:val="62600C89"/>
    <w:rsid w:val="626562A0"/>
    <w:rsid w:val="626F5370"/>
    <w:rsid w:val="62791D4B"/>
    <w:rsid w:val="628F77C1"/>
    <w:rsid w:val="62946CFA"/>
    <w:rsid w:val="62A274F4"/>
    <w:rsid w:val="62AE40EB"/>
    <w:rsid w:val="62C04412"/>
    <w:rsid w:val="62C0797A"/>
    <w:rsid w:val="62C33644"/>
    <w:rsid w:val="62C76F5B"/>
    <w:rsid w:val="62CC27C3"/>
    <w:rsid w:val="62DE42A4"/>
    <w:rsid w:val="62E66672"/>
    <w:rsid w:val="62F0698A"/>
    <w:rsid w:val="62F53AC8"/>
    <w:rsid w:val="62F6339C"/>
    <w:rsid w:val="633345F0"/>
    <w:rsid w:val="63373539"/>
    <w:rsid w:val="634265E1"/>
    <w:rsid w:val="636447A9"/>
    <w:rsid w:val="63710EF6"/>
    <w:rsid w:val="63770981"/>
    <w:rsid w:val="63827325"/>
    <w:rsid w:val="63844E4C"/>
    <w:rsid w:val="638B442C"/>
    <w:rsid w:val="638C3D00"/>
    <w:rsid w:val="638C790B"/>
    <w:rsid w:val="6397692D"/>
    <w:rsid w:val="639F57E1"/>
    <w:rsid w:val="63B05C41"/>
    <w:rsid w:val="63B079EF"/>
    <w:rsid w:val="63B864AB"/>
    <w:rsid w:val="63D00574"/>
    <w:rsid w:val="63D3192F"/>
    <w:rsid w:val="63D556A7"/>
    <w:rsid w:val="63E36016"/>
    <w:rsid w:val="63FFC6ED"/>
    <w:rsid w:val="64047D3A"/>
    <w:rsid w:val="640B2E77"/>
    <w:rsid w:val="64423289"/>
    <w:rsid w:val="64475103"/>
    <w:rsid w:val="644B741C"/>
    <w:rsid w:val="645B2B2A"/>
    <w:rsid w:val="64634A61"/>
    <w:rsid w:val="646F1658"/>
    <w:rsid w:val="646F3406"/>
    <w:rsid w:val="64771E53"/>
    <w:rsid w:val="647B7FFD"/>
    <w:rsid w:val="64870932"/>
    <w:rsid w:val="648A0240"/>
    <w:rsid w:val="648B361E"/>
    <w:rsid w:val="648C220A"/>
    <w:rsid w:val="64A86918"/>
    <w:rsid w:val="64B33C3A"/>
    <w:rsid w:val="64C03C61"/>
    <w:rsid w:val="64D53AFD"/>
    <w:rsid w:val="64D92102"/>
    <w:rsid w:val="65031DA0"/>
    <w:rsid w:val="652F0DE7"/>
    <w:rsid w:val="65384140"/>
    <w:rsid w:val="653D52B2"/>
    <w:rsid w:val="65404DA2"/>
    <w:rsid w:val="65444892"/>
    <w:rsid w:val="6557571B"/>
    <w:rsid w:val="656211BC"/>
    <w:rsid w:val="657038D9"/>
    <w:rsid w:val="65705687"/>
    <w:rsid w:val="657D1B52"/>
    <w:rsid w:val="659D0447"/>
    <w:rsid w:val="65A610A9"/>
    <w:rsid w:val="65AB5063"/>
    <w:rsid w:val="65AC068A"/>
    <w:rsid w:val="65B01F28"/>
    <w:rsid w:val="65B850C7"/>
    <w:rsid w:val="65C504AF"/>
    <w:rsid w:val="65C9123C"/>
    <w:rsid w:val="65CB4FB4"/>
    <w:rsid w:val="65DFE702"/>
    <w:rsid w:val="65E94F55"/>
    <w:rsid w:val="65EE7C08"/>
    <w:rsid w:val="660109D5"/>
    <w:rsid w:val="66074602"/>
    <w:rsid w:val="66160B21"/>
    <w:rsid w:val="66171FA7"/>
    <w:rsid w:val="66180FD5"/>
    <w:rsid w:val="661C75BD"/>
    <w:rsid w:val="6635067F"/>
    <w:rsid w:val="663D3CCC"/>
    <w:rsid w:val="663F32AC"/>
    <w:rsid w:val="66553495"/>
    <w:rsid w:val="66576847"/>
    <w:rsid w:val="665B6338"/>
    <w:rsid w:val="666130C7"/>
    <w:rsid w:val="66630D48"/>
    <w:rsid w:val="666F3B91"/>
    <w:rsid w:val="667A42E4"/>
    <w:rsid w:val="667B0788"/>
    <w:rsid w:val="668C4743"/>
    <w:rsid w:val="669112B7"/>
    <w:rsid w:val="66A31A8D"/>
    <w:rsid w:val="66A929DF"/>
    <w:rsid w:val="66B07D06"/>
    <w:rsid w:val="66B57D6A"/>
    <w:rsid w:val="66B66E31"/>
    <w:rsid w:val="66BB0B84"/>
    <w:rsid w:val="66D15EF7"/>
    <w:rsid w:val="66D24120"/>
    <w:rsid w:val="66E5A300"/>
    <w:rsid w:val="6707201B"/>
    <w:rsid w:val="670737A5"/>
    <w:rsid w:val="670818F0"/>
    <w:rsid w:val="67087B42"/>
    <w:rsid w:val="670F7654"/>
    <w:rsid w:val="67191D4F"/>
    <w:rsid w:val="671D539B"/>
    <w:rsid w:val="671E60CA"/>
    <w:rsid w:val="671F55B7"/>
    <w:rsid w:val="672030DD"/>
    <w:rsid w:val="672034A8"/>
    <w:rsid w:val="6727446C"/>
    <w:rsid w:val="673979C5"/>
    <w:rsid w:val="673D3C8F"/>
    <w:rsid w:val="673F17B5"/>
    <w:rsid w:val="6751081D"/>
    <w:rsid w:val="676236F6"/>
    <w:rsid w:val="67694D5A"/>
    <w:rsid w:val="676A4358"/>
    <w:rsid w:val="67705E13"/>
    <w:rsid w:val="67862220"/>
    <w:rsid w:val="67896ED4"/>
    <w:rsid w:val="678E6299"/>
    <w:rsid w:val="679118E5"/>
    <w:rsid w:val="67917B37"/>
    <w:rsid w:val="67B51A77"/>
    <w:rsid w:val="67BF46A4"/>
    <w:rsid w:val="67BF7E3B"/>
    <w:rsid w:val="67D0003D"/>
    <w:rsid w:val="67D31EFE"/>
    <w:rsid w:val="67E3038F"/>
    <w:rsid w:val="67EC1211"/>
    <w:rsid w:val="67F7D27D"/>
    <w:rsid w:val="67FA94A7"/>
    <w:rsid w:val="67FF0F45"/>
    <w:rsid w:val="67FF93AC"/>
    <w:rsid w:val="67FF9A88"/>
    <w:rsid w:val="68040309"/>
    <w:rsid w:val="680B5B3B"/>
    <w:rsid w:val="683230C8"/>
    <w:rsid w:val="68376930"/>
    <w:rsid w:val="686A112E"/>
    <w:rsid w:val="68792AA5"/>
    <w:rsid w:val="687C07E7"/>
    <w:rsid w:val="6888718C"/>
    <w:rsid w:val="68953657"/>
    <w:rsid w:val="689773CF"/>
    <w:rsid w:val="68995CA4"/>
    <w:rsid w:val="68AD6BF3"/>
    <w:rsid w:val="68C1269E"/>
    <w:rsid w:val="68C31F72"/>
    <w:rsid w:val="68DB550E"/>
    <w:rsid w:val="68DD08F9"/>
    <w:rsid w:val="68E54832"/>
    <w:rsid w:val="68F465CF"/>
    <w:rsid w:val="68FC625E"/>
    <w:rsid w:val="69076303"/>
    <w:rsid w:val="690C1B6B"/>
    <w:rsid w:val="690D7691"/>
    <w:rsid w:val="691722BE"/>
    <w:rsid w:val="691B497C"/>
    <w:rsid w:val="692549DB"/>
    <w:rsid w:val="69274C15"/>
    <w:rsid w:val="692769A5"/>
    <w:rsid w:val="6931512E"/>
    <w:rsid w:val="69770653"/>
    <w:rsid w:val="69780FAF"/>
    <w:rsid w:val="69894F6A"/>
    <w:rsid w:val="69935DE8"/>
    <w:rsid w:val="69992CD3"/>
    <w:rsid w:val="69BE4A75"/>
    <w:rsid w:val="69CA4000"/>
    <w:rsid w:val="69CE0BCF"/>
    <w:rsid w:val="69CE6E20"/>
    <w:rsid w:val="69D361E5"/>
    <w:rsid w:val="69DA3A17"/>
    <w:rsid w:val="69E20B1E"/>
    <w:rsid w:val="69E3733E"/>
    <w:rsid w:val="69EC107D"/>
    <w:rsid w:val="69F02A87"/>
    <w:rsid w:val="69F148BD"/>
    <w:rsid w:val="69F50851"/>
    <w:rsid w:val="69F53574"/>
    <w:rsid w:val="69F70570"/>
    <w:rsid w:val="69F75844"/>
    <w:rsid w:val="69F85C4B"/>
    <w:rsid w:val="69FECB3D"/>
    <w:rsid w:val="69FF522C"/>
    <w:rsid w:val="6A0C16F7"/>
    <w:rsid w:val="6A1A3E14"/>
    <w:rsid w:val="6A2B7DCF"/>
    <w:rsid w:val="6A2C3B47"/>
    <w:rsid w:val="6A42336B"/>
    <w:rsid w:val="6A535578"/>
    <w:rsid w:val="6A5D01A4"/>
    <w:rsid w:val="6A6E2136"/>
    <w:rsid w:val="6A7F636D"/>
    <w:rsid w:val="6A883473"/>
    <w:rsid w:val="6A885221"/>
    <w:rsid w:val="6A8E65B0"/>
    <w:rsid w:val="6A976577"/>
    <w:rsid w:val="6AC027EC"/>
    <w:rsid w:val="6AC16985"/>
    <w:rsid w:val="6AC50223"/>
    <w:rsid w:val="6ACA60F3"/>
    <w:rsid w:val="6AD246EE"/>
    <w:rsid w:val="6AD93CCF"/>
    <w:rsid w:val="6ADB7A47"/>
    <w:rsid w:val="6AE268DD"/>
    <w:rsid w:val="6AE6ED68"/>
    <w:rsid w:val="6AF64881"/>
    <w:rsid w:val="6AF74155"/>
    <w:rsid w:val="6AFC5C0F"/>
    <w:rsid w:val="6B1D005F"/>
    <w:rsid w:val="6B2C7D2D"/>
    <w:rsid w:val="6B340F05"/>
    <w:rsid w:val="6B3727A3"/>
    <w:rsid w:val="6B4373BA"/>
    <w:rsid w:val="6B511AB7"/>
    <w:rsid w:val="6B52582F"/>
    <w:rsid w:val="6B533A81"/>
    <w:rsid w:val="6B5477F9"/>
    <w:rsid w:val="6B6BB2BB"/>
    <w:rsid w:val="6B76151E"/>
    <w:rsid w:val="6B930322"/>
    <w:rsid w:val="6B9B98CB"/>
    <w:rsid w:val="6BBF2EC5"/>
    <w:rsid w:val="6BC80F42"/>
    <w:rsid w:val="6BD9385B"/>
    <w:rsid w:val="6BDF7D2E"/>
    <w:rsid w:val="6BE91070"/>
    <w:rsid w:val="6BE94C1D"/>
    <w:rsid w:val="6BEEB64C"/>
    <w:rsid w:val="6BEFAF1B"/>
    <w:rsid w:val="6BF15048"/>
    <w:rsid w:val="6BF6440D"/>
    <w:rsid w:val="6BFDC312"/>
    <w:rsid w:val="6BFF43E3"/>
    <w:rsid w:val="6C017735"/>
    <w:rsid w:val="6C0C363E"/>
    <w:rsid w:val="6C19106A"/>
    <w:rsid w:val="6C2A6602"/>
    <w:rsid w:val="6C2E004A"/>
    <w:rsid w:val="6C3B104D"/>
    <w:rsid w:val="6C423AF6"/>
    <w:rsid w:val="6C496C32"/>
    <w:rsid w:val="6C506213"/>
    <w:rsid w:val="6C6E6699"/>
    <w:rsid w:val="6C755963"/>
    <w:rsid w:val="6C7672FB"/>
    <w:rsid w:val="6C7C2B64"/>
    <w:rsid w:val="6C7F4402"/>
    <w:rsid w:val="6C9F6852"/>
    <w:rsid w:val="6CAB199B"/>
    <w:rsid w:val="6CB02D1E"/>
    <w:rsid w:val="6CB26586"/>
    <w:rsid w:val="6CB95B66"/>
    <w:rsid w:val="6CC85DA9"/>
    <w:rsid w:val="6CCE55B8"/>
    <w:rsid w:val="6CD70509"/>
    <w:rsid w:val="6CDC3EA7"/>
    <w:rsid w:val="6CE626D3"/>
    <w:rsid w:val="6CF03552"/>
    <w:rsid w:val="6D003795"/>
    <w:rsid w:val="6D196605"/>
    <w:rsid w:val="6D205BE5"/>
    <w:rsid w:val="6D254FA9"/>
    <w:rsid w:val="6D2C27DC"/>
    <w:rsid w:val="6D3E606B"/>
    <w:rsid w:val="6D5533B5"/>
    <w:rsid w:val="6D592EA5"/>
    <w:rsid w:val="6D6261FE"/>
    <w:rsid w:val="6D6830E8"/>
    <w:rsid w:val="6D6A3304"/>
    <w:rsid w:val="6D747CDF"/>
    <w:rsid w:val="6D7D3037"/>
    <w:rsid w:val="6D8F2D6B"/>
    <w:rsid w:val="6D9FB1E5"/>
    <w:rsid w:val="6DA5433C"/>
    <w:rsid w:val="6DAD4F9F"/>
    <w:rsid w:val="6DB4457F"/>
    <w:rsid w:val="6DB93645"/>
    <w:rsid w:val="6DBE53FE"/>
    <w:rsid w:val="6DCA78FF"/>
    <w:rsid w:val="6DD42D37"/>
    <w:rsid w:val="6DDF67D2"/>
    <w:rsid w:val="6DE7898B"/>
    <w:rsid w:val="6DF36E56"/>
    <w:rsid w:val="6DF40183"/>
    <w:rsid w:val="6E096679"/>
    <w:rsid w:val="6E100EAB"/>
    <w:rsid w:val="6E1340F2"/>
    <w:rsid w:val="6E160D96"/>
    <w:rsid w:val="6E1F40EF"/>
    <w:rsid w:val="6E201C15"/>
    <w:rsid w:val="6E3336F6"/>
    <w:rsid w:val="6E337B9A"/>
    <w:rsid w:val="6E361438"/>
    <w:rsid w:val="6E372BAB"/>
    <w:rsid w:val="6E39C071"/>
    <w:rsid w:val="6E3F116A"/>
    <w:rsid w:val="6E413283"/>
    <w:rsid w:val="6E4271BE"/>
    <w:rsid w:val="6E510020"/>
    <w:rsid w:val="6E5D0773"/>
    <w:rsid w:val="6E5D5EF1"/>
    <w:rsid w:val="6E647D53"/>
    <w:rsid w:val="6E672442"/>
    <w:rsid w:val="6E6C09B6"/>
    <w:rsid w:val="6E71D83E"/>
    <w:rsid w:val="6E7206C2"/>
    <w:rsid w:val="6E79B5B0"/>
    <w:rsid w:val="6E7BEF9E"/>
    <w:rsid w:val="6E851A78"/>
    <w:rsid w:val="6E9179A6"/>
    <w:rsid w:val="6EB32069"/>
    <w:rsid w:val="6EB32A89"/>
    <w:rsid w:val="6EB5235D"/>
    <w:rsid w:val="6EB92AE2"/>
    <w:rsid w:val="6ECA3491"/>
    <w:rsid w:val="6ED25E69"/>
    <w:rsid w:val="6ED529FF"/>
    <w:rsid w:val="6ED6693F"/>
    <w:rsid w:val="6ED7691A"/>
    <w:rsid w:val="6EDA6267"/>
    <w:rsid w:val="6EDC3D8E"/>
    <w:rsid w:val="6EDD982B"/>
    <w:rsid w:val="6EE3511C"/>
    <w:rsid w:val="6EEF4A0A"/>
    <w:rsid w:val="6EF7C918"/>
    <w:rsid w:val="6EFB3CBD"/>
    <w:rsid w:val="6EFF182A"/>
    <w:rsid w:val="6F0D2199"/>
    <w:rsid w:val="6F0E7CBF"/>
    <w:rsid w:val="6F107F60"/>
    <w:rsid w:val="6F147874"/>
    <w:rsid w:val="6F215C44"/>
    <w:rsid w:val="6F3A0AB4"/>
    <w:rsid w:val="6F3B6D06"/>
    <w:rsid w:val="6F3C051F"/>
    <w:rsid w:val="6F467459"/>
    <w:rsid w:val="6F580AF8"/>
    <w:rsid w:val="6F5953DE"/>
    <w:rsid w:val="6F5F0476"/>
    <w:rsid w:val="6F5FB0C8"/>
    <w:rsid w:val="6F60051B"/>
    <w:rsid w:val="6F6D49E6"/>
    <w:rsid w:val="6F6F7C30"/>
    <w:rsid w:val="6F72024E"/>
    <w:rsid w:val="6F7E2227"/>
    <w:rsid w:val="6F7F9954"/>
    <w:rsid w:val="6F8A1A3C"/>
    <w:rsid w:val="6F8B1310"/>
    <w:rsid w:val="6F933016"/>
    <w:rsid w:val="6F9B4E77"/>
    <w:rsid w:val="6F9F4235"/>
    <w:rsid w:val="6F9FD054"/>
    <w:rsid w:val="6FA220B1"/>
    <w:rsid w:val="6FA80114"/>
    <w:rsid w:val="6FAC19B2"/>
    <w:rsid w:val="6FAF14A2"/>
    <w:rsid w:val="6FB62831"/>
    <w:rsid w:val="6FB645DF"/>
    <w:rsid w:val="6FB7B9A1"/>
    <w:rsid w:val="6FB940CF"/>
    <w:rsid w:val="6FBA0BCA"/>
    <w:rsid w:val="6FBD3BBF"/>
    <w:rsid w:val="6FC62348"/>
    <w:rsid w:val="6FCA008A"/>
    <w:rsid w:val="6FCE7B7A"/>
    <w:rsid w:val="6FCF56A0"/>
    <w:rsid w:val="6FDC6DDD"/>
    <w:rsid w:val="6FE72CBB"/>
    <w:rsid w:val="6FE7646D"/>
    <w:rsid w:val="6FE7F107"/>
    <w:rsid w:val="6FEB4E39"/>
    <w:rsid w:val="6FEFA991"/>
    <w:rsid w:val="6FEFAF74"/>
    <w:rsid w:val="6FF6E6DE"/>
    <w:rsid w:val="6FF869A5"/>
    <w:rsid w:val="6FFD0147"/>
    <w:rsid w:val="6FFF9600"/>
    <w:rsid w:val="6FFF9682"/>
    <w:rsid w:val="7007308C"/>
    <w:rsid w:val="700A405F"/>
    <w:rsid w:val="7019121B"/>
    <w:rsid w:val="701D465E"/>
    <w:rsid w:val="7031799F"/>
    <w:rsid w:val="7034017C"/>
    <w:rsid w:val="7040659E"/>
    <w:rsid w:val="704240C4"/>
    <w:rsid w:val="706C1141"/>
    <w:rsid w:val="707F2C23"/>
    <w:rsid w:val="707F70C6"/>
    <w:rsid w:val="70840F0D"/>
    <w:rsid w:val="70893AA1"/>
    <w:rsid w:val="708A7E08"/>
    <w:rsid w:val="708B5A6B"/>
    <w:rsid w:val="708E2EAD"/>
    <w:rsid w:val="70912956"/>
    <w:rsid w:val="709F32C5"/>
    <w:rsid w:val="70AB1C6A"/>
    <w:rsid w:val="70B14DA6"/>
    <w:rsid w:val="70BA1EAD"/>
    <w:rsid w:val="70CD6084"/>
    <w:rsid w:val="70E21403"/>
    <w:rsid w:val="70E60EF4"/>
    <w:rsid w:val="71015D2D"/>
    <w:rsid w:val="710366B1"/>
    <w:rsid w:val="710870BC"/>
    <w:rsid w:val="7110512E"/>
    <w:rsid w:val="71290A43"/>
    <w:rsid w:val="714E0847"/>
    <w:rsid w:val="714F4CEB"/>
    <w:rsid w:val="71526589"/>
    <w:rsid w:val="716A5681"/>
    <w:rsid w:val="71883D59"/>
    <w:rsid w:val="718B3849"/>
    <w:rsid w:val="718C0A35"/>
    <w:rsid w:val="71A05546"/>
    <w:rsid w:val="71A310A5"/>
    <w:rsid w:val="71CA25C3"/>
    <w:rsid w:val="71D7083C"/>
    <w:rsid w:val="71D76A8E"/>
    <w:rsid w:val="71DE7E1D"/>
    <w:rsid w:val="71ED1C92"/>
    <w:rsid w:val="71F1C231"/>
    <w:rsid w:val="71F6A4BF"/>
    <w:rsid w:val="72263A65"/>
    <w:rsid w:val="7229553C"/>
    <w:rsid w:val="723B0DCB"/>
    <w:rsid w:val="724063E2"/>
    <w:rsid w:val="724A7260"/>
    <w:rsid w:val="725400DF"/>
    <w:rsid w:val="72600832"/>
    <w:rsid w:val="72676064"/>
    <w:rsid w:val="727A7B45"/>
    <w:rsid w:val="72802C82"/>
    <w:rsid w:val="72842772"/>
    <w:rsid w:val="72954F6B"/>
    <w:rsid w:val="72A050D2"/>
    <w:rsid w:val="72B55021"/>
    <w:rsid w:val="72BA6194"/>
    <w:rsid w:val="72CC4119"/>
    <w:rsid w:val="72D1172F"/>
    <w:rsid w:val="72D16EA5"/>
    <w:rsid w:val="72D78858"/>
    <w:rsid w:val="72E6561C"/>
    <w:rsid w:val="72EB0A43"/>
    <w:rsid w:val="72F86CBC"/>
    <w:rsid w:val="72FF44EF"/>
    <w:rsid w:val="72FF94F5"/>
    <w:rsid w:val="7306762B"/>
    <w:rsid w:val="731F693F"/>
    <w:rsid w:val="733028FA"/>
    <w:rsid w:val="734939BC"/>
    <w:rsid w:val="734D525A"/>
    <w:rsid w:val="7352461E"/>
    <w:rsid w:val="7355410F"/>
    <w:rsid w:val="735760D9"/>
    <w:rsid w:val="7357C284"/>
    <w:rsid w:val="736B1B84"/>
    <w:rsid w:val="7370719A"/>
    <w:rsid w:val="73770EE8"/>
    <w:rsid w:val="737C5B3F"/>
    <w:rsid w:val="737E18B7"/>
    <w:rsid w:val="738467A2"/>
    <w:rsid w:val="738B21A5"/>
    <w:rsid w:val="73AA445A"/>
    <w:rsid w:val="73B01345"/>
    <w:rsid w:val="73B20D86"/>
    <w:rsid w:val="73B92FA5"/>
    <w:rsid w:val="73BC983B"/>
    <w:rsid w:val="73C6500C"/>
    <w:rsid w:val="73CD639B"/>
    <w:rsid w:val="73DA56B8"/>
    <w:rsid w:val="73E0457F"/>
    <w:rsid w:val="73E62620"/>
    <w:rsid w:val="73EA4857"/>
    <w:rsid w:val="73EC4A73"/>
    <w:rsid w:val="73F2131D"/>
    <w:rsid w:val="73F73418"/>
    <w:rsid w:val="73FD565E"/>
    <w:rsid w:val="73FEAC6E"/>
    <w:rsid w:val="73FFF7DB"/>
    <w:rsid w:val="740022CC"/>
    <w:rsid w:val="74033B6B"/>
    <w:rsid w:val="740F42BD"/>
    <w:rsid w:val="741713C4"/>
    <w:rsid w:val="741B24C1"/>
    <w:rsid w:val="743957DE"/>
    <w:rsid w:val="744F5002"/>
    <w:rsid w:val="745D771F"/>
    <w:rsid w:val="74980757"/>
    <w:rsid w:val="749A3B1F"/>
    <w:rsid w:val="74B03CF2"/>
    <w:rsid w:val="74C64F8F"/>
    <w:rsid w:val="74CF1C9F"/>
    <w:rsid w:val="74D177C5"/>
    <w:rsid w:val="74D379E1"/>
    <w:rsid w:val="74DB6895"/>
    <w:rsid w:val="74E03EAC"/>
    <w:rsid w:val="74E85E4A"/>
    <w:rsid w:val="74E97204"/>
    <w:rsid w:val="74F33BDF"/>
    <w:rsid w:val="74F66CB7"/>
    <w:rsid w:val="74F7E6B1"/>
    <w:rsid w:val="750D650E"/>
    <w:rsid w:val="751853F4"/>
    <w:rsid w:val="751F49D4"/>
    <w:rsid w:val="752124FA"/>
    <w:rsid w:val="752B3379"/>
    <w:rsid w:val="7537659D"/>
    <w:rsid w:val="753A7A60"/>
    <w:rsid w:val="7544443B"/>
    <w:rsid w:val="755A5A0C"/>
    <w:rsid w:val="756B19C7"/>
    <w:rsid w:val="75951AF7"/>
    <w:rsid w:val="75A1363B"/>
    <w:rsid w:val="75A32318"/>
    <w:rsid w:val="75B07D22"/>
    <w:rsid w:val="75B23A9A"/>
    <w:rsid w:val="75B5A413"/>
    <w:rsid w:val="75C93AAF"/>
    <w:rsid w:val="75CD2682"/>
    <w:rsid w:val="75CE1F56"/>
    <w:rsid w:val="75CF01A8"/>
    <w:rsid w:val="75E78557"/>
    <w:rsid w:val="75F7660F"/>
    <w:rsid w:val="75FBBDF9"/>
    <w:rsid w:val="75FE89D9"/>
    <w:rsid w:val="76004806"/>
    <w:rsid w:val="760A5684"/>
    <w:rsid w:val="76120095"/>
    <w:rsid w:val="76143E0D"/>
    <w:rsid w:val="762322A2"/>
    <w:rsid w:val="76257DC8"/>
    <w:rsid w:val="76397D18"/>
    <w:rsid w:val="763E2BEB"/>
    <w:rsid w:val="76452218"/>
    <w:rsid w:val="76481D09"/>
    <w:rsid w:val="764861AD"/>
    <w:rsid w:val="76487F5B"/>
    <w:rsid w:val="764B35A7"/>
    <w:rsid w:val="764F12E9"/>
    <w:rsid w:val="76592168"/>
    <w:rsid w:val="766052A4"/>
    <w:rsid w:val="7668344A"/>
    <w:rsid w:val="76760624"/>
    <w:rsid w:val="767943D6"/>
    <w:rsid w:val="767C19B2"/>
    <w:rsid w:val="76876CD5"/>
    <w:rsid w:val="769E0BED"/>
    <w:rsid w:val="76A258BD"/>
    <w:rsid w:val="76A64257"/>
    <w:rsid w:val="76A71125"/>
    <w:rsid w:val="76A9529B"/>
    <w:rsid w:val="76B4739E"/>
    <w:rsid w:val="76B737C4"/>
    <w:rsid w:val="76BDD5BD"/>
    <w:rsid w:val="76BF0C35"/>
    <w:rsid w:val="76BF646F"/>
    <w:rsid w:val="76C84BF7"/>
    <w:rsid w:val="76D11CFE"/>
    <w:rsid w:val="76D17F50"/>
    <w:rsid w:val="76D1F0C2"/>
    <w:rsid w:val="76D24B93"/>
    <w:rsid w:val="76D37824"/>
    <w:rsid w:val="76D87530"/>
    <w:rsid w:val="76DD4B47"/>
    <w:rsid w:val="76DF266D"/>
    <w:rsid w:val="76DF8CFC"/>
    <w:rsid w:val="76EA1012"/>
    <w:rsid w:val="76EF03D6"/>
    <w:rsid w:val="76F81B02"/>
    <w:rsid w:val="77065E4C"/>
    <w:rsid w:val="770C2D36"/>
    <w:rsid w:val="77151EF3"/>
    <w:rsid w:val="7715608F"/>
    <w:rsid w:val="7731279D"/>
    <w:rsid w:val="773F03F2"/>
    <w:rsid w:val="77414F47"/>
    <w:rsid w:val="7742F221"/>
    <w:rsid w:val="774E77F3"/>
    <w:rsid w:val="7754C8FF"/>
    <w:rsid w:val="77550B81"/>
    <w:rsid w:val="7757D8B0"/>
    <w:rsid w:val="77647702"/>
    <w:rsid w:val="7767549A"/>
    <w:rsid w:val="776B2153"/>
    <w:rsid w:val="777708F5"/>
    <w:rsid w:val="777F167C"/>
    <w:rsid w:val="7791148D"/>
    <w:rsid w:val="779E4DF6"/>
    <w:rsid w:val="779E887E"/>
    <w:rsid w:val="77A25449"/>
    <w:rsid w:val="77B07B65"/>
    <w:rsid w:val="77B644CB"/>
    <w:rsid w:val="77B850A0"/>
    <w:rsid w:val="77BE04D4"/>
    <w:rsid w:val="77BE3E06"/>
    <w:rsid w:val="77BF6A33"/>
    <w:rsid w:val="77C83101"/>
    <w:rsid w:val="77CFE600"/>
    <w:rsid w:val="77D0B2C7"/>
    <w:rsid w:val="77D3D96F"/>
    <w:rsid w:val="77D51C8A"/>
    <w:rsid w:val="77D7C87C"/>
    <w:rsid w:val="77DA2E34"/>
    <w:rsid w:val="77DC6BAC"/>
    <w:rsid w:val="77DE7B42"/>
    <w:rsid w:val="77E1BAB6"/>
    <w:rsid w:val="77E7697C"/>
    <w:rsid w:val="77E78D4B"/>
    <w:rsid w:val="77EDAF17"/>
    <w:rsid w:val="77F2017E"/>
    <w:rsid w:val="77F31DFB"/>
    <w:rsid w:val="77F3D50C"/>
    <w:rsid w:val="77F4ACBB"/>
    <w:rsid w:val="77F6BF02"/>
    <w:rsid w:val="77F97301"/>
    <w:rsid w:val="77FA5285"/>
    <w:rsid w:val="77FA81D2"/>
    <w:rsid w:val="77FB15BA"/>
    <w:rsid w:val="77FE2FC7"/>
    <w:rsid w:val="77FEB4AA"/>
    <w:rsid w:val="77FF3120"/>
    <w:rsid w:val="77FF9E00"/>
    <w:rsid w:val="77FFBE15"/>
    <w:rsid w:val="7803238B"/>
    <w:rsid w:val="780BC73B"/>
    <w:rsid w:val="78147E6B"/>
    <w:rsid w:val="78197E01"/>
    <w:rsid w:val="78315F64"/>
    <w:rsid w:val="783833C6"/>
    <w:rsid w:val="784A620C"/>
    <w:rsid w:val="784D1858"/>
    <w:rsid w:val="7856695F"/>
    <w:rsid w:val="78727511"/>
    <w:rsid w:val="78782D79"/>
    <w:rsid w:val="788973A4"/>
    <w:rsid w:val="788A6608"/>
    <w:rsid w:val="7894443E"/>
    <w:rsid w:val="78986F77"/>
    <w:rsid w:val="789B25C4"/>
    <w:rsid w:val="78A51694"/>
    <w:rsid w:val="78AF64A4"/>
    <w:rsid w:val="78B70862"/>
    <w:rsid w:val="78B813C8"/>
    <w:rsid w:val="78BE6649"/>
    <w:rsid w:val="78C67C4D"/>
    <w:rsid w:val="78C80EDF"/>
    <w:rsid w:val="78D1353D"/>
    <w:rsid w:val="78D7236E"/>
    <w:rsid w:val="78DE6954"/>
    <w:rsid w:val="78EA70A7"/>
    <w:rsid w:val="78EBED8F"/>
    <w:rsid w:val="7923250F"/>
    <w:rsid w:val="792627D5"/>
    <w:rsid w:val="79297A45"/>
    <w:rsid w:val="79336CA0"/>
    <w:rsid w:val="793A1DDD"/>
    <w:rsid w:val="793C85A5"/>
    <w:rsid w:val="793E7E12"/>
    <w:rsid w:val="79532E9E"/>
    <w:rsid w:val="79646E59"/>
    <w:rsid w:val="79681B04"/>
    <w:rsid w:val="79688105"/>
    <w:rsid w:val="797DD461"/>
    <w:rsid w:val="798C015E"/>
    <w:rsid w:val="798C63B0"/>
    <w:rsid w:val="799A287B"/>
    <w:rsid w:val="79A74F98"/>
    <w:rsid w:val="79AC0800"/>
    <w:rsid w:val="79B25E17"/>
    <w:rsid w:val="79C478F8"/>
    <w:rsid w:val="79C913B2"/>
    <w:rsid w:val="79D55FA9"/>
    <w:rsid w:val="79D5E43D"/>
    <w:rsid w:val="79E955B1"/>
    <w:rsid w:val="79F999AA"/>
    <w:rsid w:val="79FD41F5"/>
    <w:rsid w:val="7A0348C4"/>
    <w:rsid w:val="7A102B3D"/>
    <w:rsid w:val="7A1545F8"/>
    <w:rsid w:val="7A170370"/>
    <w:rsid w:val="7A1A39BC"/>
    <w:rsid w:val="7A296ACD"/>
    <w:rsid w:val="7A2B3E1B"/>
    <w:rsid w:val="7A320D06"/>
    <w:rsid w:val="7A3B453E"/>
    <w:rsid w:val="7A410474"/>
    <w:rsid w:val="7A41363F"/>
    <w:rsid w:val="7A477C7F"/>
    <w:rsid w:val="7A574389"/>
    <w:rsid w:val="7A6510DB"/>
    <w:rsid w:val="7A652E89"/>
    <w:rsid w:val="7A6FF613"/>
    <w:rsid w:val="7A721A4A"/>
    <w:rsid w:val="7A754BEC"/>
    <w:rsid w:val="7A7C01D3"/>
    <w:rsid w:val="7A886B78"/>
    <w:rsid w:val="7A8D418E"/>
    <w:rsid w:val="7A911ED0"/>
    <w:rsid w:val="7A914857"/>
    <w:rsid w:val="7A97325F"/>
    <w:rsid w:val="7AA8721A"/>
    <w:rsid w:val="7ACED62D"/>
    <w:rsid w:val="7ACF47A6"/>
    <w:rsid w:val="7AD31C35"/>
    <w:rsid w:val="7ADE2C3C"/>
    <w:rsid w:val="7AE244DA"/>
    <w:rsid w:val="7AE71AF0"/>
    <w:rsid w:val="7AEA7832"/>
    <w:rsid w:val="7AFD57B8"/>
    <w:rsid w:val="7B0326A2"/>
    <w:rsid w:val="7B13836D"/>
    <w:rsid w:val="7B1F2EEB"/>
    <w:rsid w:val="7B3FCF82"/>
    <w:rsid w:val="7B4707E1"/>
    <w:rsid w:val="7B494559"/>
    <w:rsid w:val="7B4F133C"/>
    <w:rsid w:val="7B58479C"/>
    <w:rsid w:val="7B637EF6"/>
    <w:rsid w:val="7B737828"/>
    <w:rsid w:val="7B7755F4"/>
    <w:rsid w:val="7B7F8C2D"/>
    <w:rsid w:val="7B89704B"/>
    <w:rsid w:val="7B8E395D"/>
    <w:rsid w:val="7B97834D"/>
    <w:rsid w:val="7BA619AB"/>
    <w:rsid w:val="7BBF0CBF"/>
    <w:rsid w:val="7BC05414"/>
    <w:rsid w:val="7BC77680"/>
    <w:rsid w:val="7BC77A4B"/>
    <w:rsid w:val="7BC77B74"/>
    <w:rsid w:val="7BCC6F38"/>
    <w:rsid w:val="7BD007D6"/>
    <w:rsid w:val="7BD227A0"/>
    <w:rsid w:val="7BD7E00D"/>
    <w:rsid w:val="7BDA1273"/>
    <w:rsid w:val="7BDA3403"/>
    <w:rsid w:val="7BDF2B8D"/>
    <w:rsid w:val="7BDFCB7D"/>
    <w:rsid w:val="7BE3632C"/>
    <w:rsid w:val="7BEE6EAE"/>
    <w:rsid w:val="7BEF9CC0"/>
    <w:rsid w:val="7BF42E8C"/>
    <w:rsid w:val="7BF73B9A"/>
    <w:rsid w:val="7BF76B3F"/>
    <w:rsid w:val="7BF7C2E0"/>
    <w:rsid w:val="7BFBA0E5"/>
    <w:rsid w:val="7BFBFBAA"/>
    <w:rsid w:val="7BFC9134"/>
    <w:rsid w:val="7BFF5353"/>
    <w:rsid w:val="7BFF794B"/>
    <w:rsid w:val="7C013085"/>
    <w:rsid w:val="7C0B2570"/>
    <w:rsid w:val="7C101D1D"/>
    <w:rsid w:val="7C120DEF"/>
    <w:rsid w:val="7C156B31"/>
    <w:rsid w:val="7C2B0102"/>
    <w:rsid w:val="7C4D0079"/>
    <w:rsid w:val="7C4F5F49"/>
    <w:rsid w:val="7C5238E1"/>
    <w:rsid w:val="7C7575D0"/>
    <w:rsid w:val="7C77A3ED"/>
    <w:rsid w:val="7C790F9A"/>
    <w:rsid w:val="7C8D66C7"/>
    <w:rsid w:val="7C8F1EE2"/>
    <w:rsid w:val="7C9158C2"/>
    <w:rsid w:val="7C9371CA"/>
    <w:rsid w:val="7C9F38AA"/>
    <w:rsid w:val="7C9F63FA"/>
    <w:rsid w:val="7CBC0D5A"/>
    <w:rsid w:val="7CBC5BAF"/>
    <w:rsid w:val="7CC540B3"/>
    <w:rsid w:val="7CD42548"/>
    <w:rsid w:val="7CDDB6D1"/>
    <w:rsid w:val="7CEF15A2"/>
    <w:rsid w:val="7CEFE982"/>
    <w:rsid w:val="7CF36E72"/>
    <w:rsid w:val="7CFF04C9"/>
    <w:rsid w:val="7D006E99"/>
    <w:rsid w:val="7D194590"/>
    <w:rsid w:val="7D230DDA"/>
    <w:rsid w:val="7D252DA4"/>
    <w:rsid w:val="7D272678"/>
    <w:rsid w:val="7D2C7C8E"/>
    <w:rsid w:val="7D2F3C22"/>
    <w:rsid w:val="7D2F59D0"/>
    <w:rsid w:val="7D37CD35"/>
    <w:rsid w:val="7D3B6123"/>
    <w:rsid w:val="7D3BCED2"/>
    <w:rsid w:val="7D3F9464"/>
    <w:rsid w:val="7D515947"/>
    <w:rsid w:val="7D52346D"/>
    <w:rsid w:val="7D580A83"/>
    <w:rsid w:val="7D5A0C9F"/>
    <w:rsid w:val="7D5A2DE1"/>
    <w:rsid w:val="7D5E1E12"/>
    <w:rsid w:val="7D5F4011"/>
    <w:rsid w:val="7D657644"/>
    <w:rsid w:val="7D733B02"/>
    <w:rsid w:val="7D751D71"/>
    <w:rsid w:val="7D765C1B"/>
    <w:rsid w:val="7D7D6500"/>
    <w:rsid w:val="7D7FC8F5"/>
    <w:rsid w:val="7D871368"/>
    <w:rsid w:val="7D9046C1"/>
    <w:rsid w:val="7D9CB54A"/>
    <w:rsid w:val="7D9F5ECF"/>
    <w:rsid w:val="7DA71A0B"/>
    <w:rsid w:val="7DAB1A6F"/>
    <w:rsid w:val="7DAD4853"/>
    <w:rsid w:val="7DAF131B"/>
    <w:rsid w:val="7DB12889"/>
    <w:rsid w:val="7DB22BDF"/>
    <w:rsid w:val="7DBB1012"/>
    <w:rsid w:val="7DBF5A26"/>
    <w:rsid w:val="7DC12ACC"/>
    <w:rsid w:val="7DCF04EB"/>
    <w:rsid w:val="7DD822BC"/>
    <w:rsid w:val="7DDB30CA"/>
    <w:rsid w:val="7DDB3462"/>
    <w:rsid w:val="7DDF7716"/>
    <w:rsid w:val="7DDFAB3D"/>
    <w:rsid w:val="7DE22A43"/>
    <w:rsid w:val="7DE356D9"/>
    <w:rsid w:val="7DE60785"/>
    <w:rsid w:val="7DF10ED8"/>
    <w:rsid w:val="7DF3ADC8"/>
    <w:rsid w:val="7DF51430"/>
    <w:rsid w:val="7DFB63DD"/>
    <w:rsid w:val="7DFD53B4"/>
    <w:rsid w:val="7DFDCB36"/>
    <w:rsid w:val="7DFF3EAD"/>
    <w:rsid w:val="7DFF5656"/>
    <w:rsid w:val="7DFFD88D"/>
    <w:rsid w:val="7E016085"/>
    <w:rsid w:val="7E12157A"/>
    <w:rsid w:val="7E1C14BF"/>
    <w:rsid w:val="7E2E7A36"/>
    <w:rsid w:val="7E2F9925"/>
    <w:rsid w:val="7E325778"/>
    <w:rsid w:val="7E35B987"/>
    <w:rsid w:val="7E3E74AD"/>
    <w:rsid w:val="7E3F409A"/>
    <w:rsid w:val="7E4875A1"/>
    <w:rsid w:val="7E505BFE"/>
    <w:rsid w:val="7E5F025E"/>
    <w:rsid w:val="7E623E01"/>
    <w:rsid w:val="7E6671D0"/>
    <w:rsid w:val="7E68119A"/>
    <w:rsid w:val="7E682F48"/>
    <w:rsid w:val="7E6B2A38"/>
    <w:rsid w:val="7E75CB67"/>
    <w:rsid w:val="7E7E985D"/>
    <w:rsid w:val="7E81225C"/>
    <w:rsid w:val="7E906943"/>
    <w:rsid w:val="7E926217"/>
    <w:rsid w:val="7E933D3D"/>
    <w:rsid w:val="7E9C7095"/>
    <w:rsid w:val="7E9DB43A"/>
    <w:rsid w:val="7E9E62CC"/>
    <w:rsid w:val="7E9FBB3C"/>
    <w:rsid w:val="7EAF6DC9"/>
    <w:rsid w:val="7EBE7D70"/>
    <w:rsid w:val="7EBF003A"/>
    <w:rsid w:val="7EDF298B"/>
    <w:rsid w:val="7EDF8704"/>
    <w:rsid w:val="7EE511AB"/>
    <w:rsid w:val="7EE72B95"/>
    <w:rsid w:val="7EEA6053"/>
    <w:rsid w:val="7EEAE372"/>
    <w:rsid w:val="7EED5B43"/>
    <w:rsid w:val="7EEEE758"/>
    <w:rsid w:val="7EEF6D42"/>
    <w:rsid w:val="7EEFA371"/>
    <w:rsid w:val="7EF53A96"/>
    <w:rsid w:val="7EFBB90A"/>
    <w:rsid w:val="7EFCF4A0"/>
    <w:rsid w:val="7EFD29EF"/>
    <w:rsid w:val="7EFEA4EB"/>
    <w:rsid w:val="7EFEFF3D"/>
    <w:rsid w:val="7EFF39B8"/>
    <w:rsid w:val="7EFF60F8"/>
    <w:rsid w:val="7EFF6E0E"/>
    <w:rsid w:val="7EFF7F02"/>
    <w:rsid w:val="7EFFC9C0"/>
    <w:rsid w:val="7F016EF9"/>
    <w:rsid w:val="7F0666F4"/>
    <w:rsid w:val="7F0709B3"/>
    <w:rsid w:val="7F1C1F84"/>
    <w:rsid w:val="7F1D01D6"/>
    <w:rsid w:val="7F2E36D3"/>
    <w:rsid w:val="7F2E87D4"/>
    <w:rsid w:val="7F3E1A99"/>
    <w:rsid w:val="7F3F1857"/>
    <w:rsid w:val="7F3F9629"/>
    <w:rsid w:val="7F45772D"/>
    <w:rsid w:val="7F4D0932"/>
    <w:rsid w:val="7F565496"/>
    <w:rsid w:val="7F596D35"/>
    <w:rsid w:val="7F5B2AAD"/>
    <w:rsid w:val="7F5C05D3"/>
    <w:rsid w:val="7F625D63"/>
    <w:rsid w:val="7F6758AA"/>
    <w:rsid w:val="7F6AF80A"/>
    <w:rsid w:val="7F6F47AA"/>
    <w:rsid w:val="7F7122D0"/>
    <w:rsid w:val="7F7388A2"/>
    <w:rsid w:val="7F7ACF6A"/>
    <w:rsid w:val="7F7D2E86"/>
    <w:rsid w:val="7F7EB020"/>
    <w:rsid w:val="7F885D06"/>
    <w:rsid w:val="7F8952AA"/>
    <w:rsid w:val="7F967F89"/>
    <w:rsid w:val="7F974104"/>
    <w:rsid w:val="7F98785D"/>
    <w:rsid w:val="7F9D5951"/>
    <w:rsid w:val="7FA1FDA0"/>
    <w:rsid w:val="7FA41032"/>
    <w:rsid w:val="7FAF44F2"/>
    <w:rsid w:val="7FBB9E79"/>
    <w:rsid w:val="7FBC8651"/>
    <w:rsid w:val="7FBDD06A"/>
    <w:rsid w:val="7FBE5278"/>
    <w:rsid w:val="7FBF128D"/>
    <w:rsid w:val="7FBF48B8"/>
    <w:rsid w:val="7FBF5270"/>
    <w:rsid w:val="7FBFBF1A"/>
    <w:rsid w:val="7FC5FC55"/>
    <w:rsid w:val="7FC9210C"/>
    <w:rsid w:val="7FCDD108"/>
    <w:rsid w:val="7FCF1CC7"/>
    <w:rsid w:val="7FD14B1D"/>
    <w:rsid w:val="7FDBB4F8"/>
    <w:rsid w:val="7FDD01C6"/>
    <w:rsid w:val="7FDDE270"/>
    <w:rsid w:val="7FDF2309"/>
    <w:rsid w:val="7FDF2DEE"/>
    <w:rsid w:val="7FDF4174"/>
    <w:rsid w:val="7FDF548C"/>
    <w:rsid w:val="7FDF7ECB"/>
    <w:rsid w:val="7FDFA652"/>
    <w:rsid w:val="7FE17456"/>
    <w:rsid w:val="7FE40CF4"/>
    <w:rsid w:val="7FEB3F18"/>
    <w:rsid w:val="7FEBED43"/>
    <w:rsid w:val="7FEDE0A4"/>
    <w:rsid w:val="7FF206A1"/>
    <w:rsid w:val="7FF51955"/>
    <w:rsid w:val="7FF5A4FA"/>
    <w:rsid w:val="7FF73427"/>
    <w:rsid w:val="7FF73DAC"/>
    <w:rsid w:val="7FF778D6"/>
    <w:rsid w:val="7FF79E46"/>
    <w:rsid w:val="7FF7BAE4"/>
    <w:rsid w:val="7FF7FC39"/>
    <w:rsid w:val="7FFC473A"/>
    <w:rsid w:val="7FFD3B64"/>
    <w:rsid w:val="7FFDFCE2"/>
    <w:rsid w:val="7FFE03E8"/>
    <w:rsid w:val="7FFE66FC"/>
    <w:rsid w:val="7FFF0818"/>
    <w:rsid w:val="7FFF1BCA"/>
    <w:rsid w:val="7FFF59BF"/>
    <w:rsid w:val="7FFF78D6"/>
    <w:rsid w:val="7FFF899C"/>
    <w:rsid w:val="7FFFFDC2"/>
    <w:rsid w:val="845D0E11"/>
    <w:rsid w:val="85FD34D1"/>
    <w:rsid w:val="86D47761"/>
    <w:rsid w:val="8BCF9557"/>
    <w:rsid w:val="8BFFD8D5"/>
    <w:rsid w:val="8CA60AE6"/>
    <w:rsid w:val="8DD2CF73"/>
    <w:rsid w:val="8EFF83F6"/>
    <w:rsid w:val="8F08A08D"/>
    <w:rsid w:val="8FBBC915"/>
    <w:rsid w:val="8FF7111D"/>
    <w:rsid w:val="923F4E5C"/>
    <w:rsid w:val="93FEFC81"/>
    <w:rsid w:val="977C5197"/>
    <w:rsid w:val="97AF0442"/>
    <w:rsid w:val="97FEA536"/>
    <w:rsid w:val="9ADCFA77"/>
    <w:rsid w:val="9BFEDB60"/>
    <w:rsid w:val="9CF6D5C1"/>
    <w:rsid w:val="9D5B08CC"/>
    <w:rsid w:val="9DFD0490"/>
    <w:rsid w:val="9EBF1DB2"/>
    <w:rsid w:val="9EBF201E"/>
    <w:rsid w:val="9EDB07DA"/>
    <w:rsid w:val="9EF70641"/>
    <w:rsid w:val="9FBEE0B9"/>
    <w:rsid w:val="9FDE974E"/>
    <w:rsid w:val="9FFEA23A"/>
    <w:rsid w:val="A5AE6C6A"/>
    <w:rsid w:val="A5FE446E"/>
    <w:rsid w:val="A6EF6166"/>
    <w:rsid w:val="A77EF463"/>
    <w:rsid w:val="A7BF14D1"/>
    <w:rsid w:val="A7FD5677"/>
    <w:rsid w:val="A7FE0FED"/>
    <w:rsid w:val="AA7E8023"/>
    <w:rsid w:val="AACDE5DB"/>
    <w:rsid w:val="ABFD2D76"/>
    <w:rsid w:val="ADFCB100"/>
    <w:rsid w:val="ADFDC770"/>
    <w:rsid w:val="AEEDF1D8"/>
    <w:rsid w:val="AEF0B8B2"/>
    <w:rsid w:val="AEF83EA0"/>
    <w:rsid w:val="AEFE1D93"/>
    <w:rsid w:val="AEFFC8F6"/>
    <w:rsid w:val="AF67067F"/>
    <w:rsid w:val="AF7E490B"/>
    <w:rsid w:val="AFAF417D"/>
    <w:rsid w:val="AFCC8676"/>
    <w:rsid w:val="AFD64C27"/>
    <w:rsid w:val="AFDB0FE1"/>
    <w:rsid w:val="AFF3C1BA"/>
    <w:rsid w:val="AFFFF681"/>
    <w:rsid w:val="B1FEAF5B"/>
    <w:rsid w:val="B1FF3018"/>
    <w:rsid w:val="B33B8FBC"/>
    <w:rsid w:val="B37508F3"/>
    <w:rsid w:val="B3FE4124"/>
    <w:rsid w:val="B56FF981"/>
    <w:rsid w:val="B5FB9A33"/>
    <w:rsid w:val="B5FE518F"/>
    <w:rsid w:val="B647A467"/>
    <w:rsid w:val="B6EF1EBF"/>
    <w:rsid w:val="B6F37D66"/>
    <w:rsid w:val="B6FBCC60"/>
    <w:rsid w:val="B7AFD1D4"/>
    <w:rsid w:val="B7B0AE43"/>
    <w:rsid w:val="B7CB628F"/>
    <w:rsid w:val="B7E4C4D2"/>
    <w:rsid w:val="B7F156C9"/>
    <w:rsid w:val="B7F730AD"/>
    <w:rsid w:val="B7F7EE7A"/>
    <w:rsid w:val="B7FA4FB4"/>
    <w:rsid w:val="B7FDD873"/>
    <w:rsid w:val="B7FE47AC"/>
    <w:rsid w:val="B9CDF96E"/>
    <w:rsid w:val="BA4F9238"/>
    <w:rsid w:val="BAF5E028"/>
    <w:rsid w:val="BB466DA1"/>
    <w:rsid w:val="BBBA45DC"/>
    <w:rsid w:val="BBDFB965"/>
    <w:rsid w:val="BBE9E7D6"/>
    <w:rsid w:val="BBFCD49D"/>
    <w:rsid w:val="BC6D6D5B"/>
    <w:rsid w:val="BC7B5305"/>
    <w:rsid w:val="BCBE0132"/>
    <w:rsid w:val="BCDFAB14"/>
    <w:rsid w:val="BD6FEB14"/>
    <w:rsid w:val="BD7ED8D9"/>
    <w:rsid w:val="BD9F503C"/>
    <w:rsid w:val="BDC4FAB2"/>
    <w:rsid w:val="BDFACEB0"/>
    <w:rsid w:val="BDFDFCB0"/>
    <w:rsid w:val="BDFE758A"/>
    <w:rsid w:val="BE6D55C0"/>
    <w:rsid w:val="BE7F36FB"/>
    <w:rsid w:val="BEBF0931"/>
    <w:rsid w:val="BECF426B"/>
    <w:rsid w:val="BED769FA"/>
    <w:rsid w:val="BEDE505F"/>
    <w:rsid w:val="BEEE02B1"/>
    <w:rsid w:val="BEF72EB1"/>
    <w:rsid w:val="BEFB956F"/>
    <w:rsid w:val="BEFFCAE1"/>
    <w:rsid w:val="BF3A6750"/>
    <w:rsid w:val="BF3D62D9"/>
    <w:rsid w:val="BF3F33EB"/>
    <w:rsid w:val="BF566438"/>
    <w:rsid w:val="BF5FED2B"/>
    <w:rsid w:val="BF731008"/>
    <w:rsid w:val="BF7F6ED9"/>
    <w:rsid w:val="BF851C8A"/>
    <w:rsid w:val="BF8EE99E"/>
    <w:rsid w:val="BF9F589D"/>
    <w:rsid w:val="BFAB3AB2"/>
    <w:rsid w:val="BFAF5D6D"/>
    <w:rsid w:val="BFB566E2"/>
    <w:rsid w:val="BFBB00E0"/>
    <w:rsid w:val="BFBB3A07"/>
    <w:rsid w:val="BFBF4A2C"/>
    <w:rsid w:val="BFBF9DB8"/>
    <w:rsid w:val="BFD73217"/>
    <w:rsid w:val="BFDD7BDB"/>
    <w:rsid w:val="BFE7F70D"/>
    <w:rsid w:val="BFF7682A"/>
    <w:rsid w:val="BFFCBD53"/>
    <w:rsid w:val="BFFDE752"/>
    <w:rsid w:val="BFFE491B"/>
    <w:rsid w:val="BFFEEDEA"/>
    <w:rsid w:val="C7CF933A"/>
    <w:rsid w:val="C8FA8BDE"/>
    <w:rsid w:val="CA638B98"/>
    <w:rsid w:val="CAAF4FC0"/>
    <w:rsid w:val="CBBF96F0"/>
    <w:rsid w:val="CBDF455C"/>
    <w:rsid w:val="CBEFE575"/>
    <w:rsid w:val="CCF4CEEA"/>
    <w:rsid w:val="CDBE6D57"/>
    <w:rsid w:val="CE5EE58A"/>
    <w:rsid w:val="CEF2E349"/>
    <w:rsid w:val="CEF939AE"/>
    <w:rsid w:val="CF1F9410"/>
    <w:rsid w:val="CFBA2ED8"/>
    <w:rsid w:val="CFBDA6F6"/>
    <w:rsid w:val="CFDE0FAB"/>
    <w:rsid w:val="CFEA29BF"/>
    <w:rsid w:val="CFECEE62"/>
    <w:rsid w:val="CFF94CF1"/>
    <w:rsid w:val="D1F57BB5"/>
    <w:rsid w:val="D35F2128"/>
    <w:rsid w:val="D3CD9BA6"/>
    <w:rsid w:val="D3FB4578"/>
    <w:rsid w:val="D3FD7ED5"/>
    <w:rsid w:val="D4FF3588"/>
    <w:rsid w:val="D5FF5AD3"/>
    <w:rsid w:val="D63F919B"/>
    <w:rsid w:val="D6BF1C5B"/>
    <w:rsid w:val="D6EB9E3D"/>
    <w:rsid w:val="D79B8750"/>
    <w:rsid w:val="D7AFB2EC"/>
    <w:rsid w:val="D7DB195F"/>
    <w:rsid w:val="D7DB8584"/>
    <w:rsid w:val="D7EF94A4"/>
    <w:rsid w:val="D7F378FF"/>
    <w:rsid w:val="D8F92A86"/>
    <w:rsid w:val="D9374822"/>
    <w:rsid w:val="D96B0041"/>
    <w:rsid w:val="D9945E4C"/>
    <w:rsid w:val="D9FDCF5B"/>
    <w:rsid w:val="D9FF7670"/>
    <w:rsid w:val="DA2D54FD"/>
    <w:rsid w:val="DAB73357"/>
    <w:rsid w:val="DADF61EC"/>
    <w:rsid w:val="DB6160E3"/>
    <w:rsid w:val="DB6B4744"/>
    <w:rsid w:val="DB7E2B38"/>
    <w:rsid w:val="DBB7A6CF"/>
    <w:rsid w:val="DBD7B2D5"/>
    <w:rsid w:val="DBD9CC2A"/>
    <w:rsid w:val="DBECF864"/>
    <w:rsid w:val="DBEEF7F7"/>
    <w:rsid w:val="DBF7EC29"/>
    <w:rsid w:val="DBFD8A7C"/>
    <w:rsid w:val="DBFF1242"/>
    <w:rsid w:val="DC7EDB88"/>
    <w:rsid w:val="DCFF8FE0"/>
    <w:rsid w:val="DD3E17B1"/>
    <w:rsid w:val="DD6EDCCA"/>
    <w:rsid w:val="DD7B2B64"/>
    <w:rsid w:val="DD7F4FC8"/>
    <w:rsid w:val="DDAF2600"/>
    <w:rsid w:val="DDBDBEAE"/>
    <w:rsid w:val="DDC74C27"/>
    <w:rsid w:val="DDDFE530"/>
    <w:rsid w:val="DDEE357C"/>
    <w:rsid w:val="DDF30A13"/>
    <w:rsid w:val="DDF73E2C"/>
    <w:rsid w:val="DDF7B7A0"/>
    <w:rsid w:val="DE3B35A1"/>
    <w:rsid w:val="DE50ABD2"/>
    <w:rsid w:val="DEBC2F3B"/>
    <w:rsid w:val="DEC6EF4D"/>
    <w:rsid w:val="DEDFF5AF"/>
    <w:rsid w:val="DEF9E5D0"/>
    <w:rsid w:val="DEFFC6A5"/>
    <w:rsid w:val="DF31776A"/>
    <w:rsid w:val="DF3BA7C2"/>
    <w:rsid w:val="DF6374CB"/>
    <w:rsid w:val="DF74A9B8"/>
    <w:rsid w:val="DF7AFD4D"/>
    <w:rsid w:val="DF92A935"/>
    <w:rsid w:val="DF99835F"/>
    <w:rsid w:val="DFBA64AC"/>
    <w:rsid w:val="DFBE8A97"/>
    <w:rsid w:val="DFCF57EA"/>
    <w:rsid w:val="DFD5D99D"/>
    <w:rsid w:val="DFDFBBAA"/>
    <w:rsid w:val="DFDFDAE4"/>
    <w:rsid w:val="DFE646BA"/>
    <w:rsid w:val="DFEBACA2"/>
    <w:rsid w:val="DFEF5801"/>
    <w:rsid w:val="DFEFE915"/>
    <w:rsid w:val="DFF620E4"/>
    <w:rsid w:val="DFF9FD78"/>
    <w:rsid w:val="DFFD685C"/>
    <w:rsid w:val="DFFDC197"/>
    <w:rsid w:val="DFFF6DC5"/>
    <w:rsid w:val="DFFF77D3"/>
    <w:rsid w:val="DFFFD836"/>
    <w:rsid w:val="DFFFE5EF"/>
    <w:rsid w:val="E3AF9C56"/>
    <w:rsid w:val="E3FB2958"/>
    <w:rsid w:val="E5038510"/>
    <w:rsid w:val="E5C67D82"/>
    <w:rsid w:val="E5FF2878"/>
    <w:rsid w:val="E6761634"/>
    <w:rsid w:val="E6DD05D5"/>
    <w:rsid w:val="E6F78D77"/>
    <w:rsid w:val="E6FB517D"/>
    <w:rsid w:val="E6FD5EFB"/>
    <w:rsid w:val="E75748BE"/>
    <w:rsid w:val="E7AB6C40"/>
    <w:rsid w:val="E7B7BB9B"/>
    <w:rsid w:val="E7BDDAE8"/>
    <w:rsid w:val="E7BFE026"/>
    <w:rsid w:val="E7D348BE"/>
    <w:rsid w:val="E7DF8BB0"/>
    <w:rsid w:val="E7F773DD"/>
    <w:rsid w:val="E7FF9C2F"/>
    <w:rsid w:val="E8FA98EF"/>
    <w:rsid w:val="E9BD68F9"/>
    <w:rsid w:val="E9C9C1C9"/>
    <w:rsid w:val="E9DD9C8C"/>
    <w:rsid w:val="E9FBD7F6"/>
    <w:rsid w:val="E9FF8D90"/>
    <w:rsid w:val="EB087F42"/>
    <w:rsid w:val="EB6F9537"/>
    <w:rsid w:val="EBBA24E6"/>
    <w:rsid w:val="EBDAFD26"/>
    <w:rsid w:val="EBDED979"/>
    <w:rsid w:val="ECDE47D8"/>
    <w:rsid w:val="ED72411D"/>
    <w:rsid w:val="EDDB6AEF"/>
    <w:rsid w:val="EDEF1989"/>
    <w:rsid w:val="EDEF6DB9"/>
    <w:rsid w:val="EDF68E05"/>
    <w:rsid w:val="EDF74CE9"/>
    <w:rsid w:val="EDFF139D"/>
    <w:rsid w:val="EDFF5DBC"/>
    <w:rsid w:val="EE1F52DF"/>
    <w:rsid w:val="EE6F20D2"/>
    <w:rsid w:val="EE7BE091"/>
    <w:rsid w:val="EEB5D5E5"/>
    <w:rsid w:val="EEBECACF"/>
    <w:rsid w:val="EEE774F9"/>
    <w:rsid w:val="EEEA4DC1"/>
    <w:rsid w:val="EEFB3F19"/>
    <w:rsid w:val="EEFD7A7A"/>
    <w:rsid w:val="EEFFD10A"/>
    <w:rsid w:val="EF35857D"/>
    <w:rsid w:val="EF3CA018"/>
    <w:rsid w:val="EF6E4695"/>
    <w:rsid w:val="EF7B649A"/>
    <w:rsid w:val="EF7C249C"/>
    <w:rsid w:val="EF7D1BF6"/>
    <w:rsid w:val="EF7DA25E"/>
    <w:rsid w:val="EF7FF458"/>
    <w:rsid w:val="EF8060BA"/>
    <w:rsid w:val="EF9F892C"/>
    <w:rsid w:val="EFAFEFC6"/>
    <w:rsid w:val="EFBDB22E"/>
    <w:rsid w:val="EFBDC2B3"/>
    <w:rsid w:val="EFBFD4C1"/>
    <w:rsid w:val="EFDE56E8"/>
    <w:rsid w:val="EFDEB7AC"/>
    <w:rsid w:val="EFDEF221"/>
    <w:rsid w:val="EFE36860"/>
    <w:rsid w:val="EFEDF7F7"/>
    <w:rsid w:val="EFFC822D"/>
    <w:rsid w:val="EFFD560E"/>
    <w:rsid w:val="EFFDB576"/>
    <w:rsid w:val="EFFE1119"/>
    <w:rsid w:val="EFFEA73C"/>
    <w:rsid w:val="EFFF0738"/>
    <w:rsid w:val="F1BBDD03"/>
    <w:rsid w:val="F1DEFA41"/>
    <w:rsid w:val="F1DFAAFC"/>
    <w:rsid w:val="F1FDD09F"/>
    <w:rsid w:val="F2AD12E5"/>
    <w:rsid w:val="F2D4D296"/>
    <w:rsid w:val="F2F90F4D"/>
    <w:rsid w:val="F36F69AB"/>
    <w:rsid w:val="F3DBB884"/>
    <w:rsid w:val="F3DF0C42"/>
    <w:rsid w:val="F3E77E5B"/>
    <w:rsid w:val="F3F34CFE"/>
    <w:rsid w:val="F3FF1594"/>
    <w:rsid w:val="F4BFFA87"/>
    <w:rsid w:val="F4FF5641"/>
    <w:rsid w:val="F5676F28"/>
    <w:rsid w:val="F56FBF75"/>
    <w:rsid w:val="F5DE170F"/>
    <w:rsid w:val="F5F2FC21"/>
    <w:rsid w:val="F5FE6F38"/>
    <w:rsid w:val="F62FF386"/>
    <w:rsid w:val="F676F577"/>
    <w:rsid w:val="F67FAC7A"/>
    <w:rsid w:val="F6AC0778"/>
    <w:rsid w:val="F6B61C5B"/>
    <w:rsid w:val="F6BB5C35"/>
    <w:rsid w:val="F6DD1AF1"/>
    <w:rsid w:val="F6DF888B"/>
    <w:rsid w:val="F6FF5DF6"/>
    <w:rsid w:val="F6FFB1AD"/>
    <w:rsid w:val="F7636C2B"/>
    <w:rsid w:val="F7795334"/>
    <w:rsid w:val="F77B46F9"/>
    <w:rsid w:val="F77B6BE2"/>
    <w:rsid w:val="F77F2E3C"/>
    <w:rsid w:val="F77FAB7E"/>
    <w:rsid w:val="F78FE81C"/>
    <w:rsid w:val="F79D3CD9"/>
    <w:rsid w:val="F79FC5F3"/>
    <w:rsid w:val="F7BDF6E6"/>
    <w:rsid w:val="F7BF523C"/>
    <w:rsid w:val="F7D7467A"/>
    <w:rsid w:val="F7D7DCCC"/>
    <w:rsid w:val="F7DB265E"/>
    <w:rsid w:val="F7E7F919"/>
    <w:rsid w:val="F7E92A90"/>
    <w:rsid w:val="F7EAFFE0"/>
    <w:rsid w:val="F7EBE250"/>
    <w:rsid w:val="F7ECDE35"/>
    <w:rsid w:val="F7EFC373"/>
    <w:rsid w:val="F7EFE161"/>
    <w:rsid w:val="F7EFE842"/>
    <w:rsid w:val="F7F359AB"/>
    <w:rsid w:val="F7F52913"/>
    <w:rsid w:val="F7F70EF1"/>
    <w:rsid w:val="F7F7252D"/>
    <w:rsid w:val="F7FB8340"/>
    <w:rsid w:val="F7FE3527"/>
    <w:rsid w:val="F7FF606A"/>
    <w:rsid w:val="F7FFA28D"/>
    <w:rsid w:val="F7FFE6AB"/>
    <w:rsid w:val="F7FFFB78"/>
    <w:rsid w:val="F7FFFF46"/>
    <w:rsid w:val="F825BBF1"/>
    <w:rsid w:val="F85F7907"/>
    <w:rsid w:val="F8EEDFD6"/>
    <w:rsid w:val="F95708D7"/>
    <w:rsid w:val="F967C25B"/>
    <w:rsid w:val="F9773585"/>
    <w:rsid w:val="F9CFA774"/>
    <w:rsid w:val="F9DDB35E"/>
    <w:rsid w:val="F9F7B97C"/>
    <w:rsid w:val="F9FF9DEC"/>
    <w:rsid w:val="FA578B1B"/>
    <w:rsid w:val="FA7B2DA1"/>
    <w:rsid w:val="FA976163"/>
    <w:rsid w:val="FADBE867"/>
    <w:rsid w:val="FAECE668"/>
    <w:rsid w:val="FAFD30CC"/>
    <w:rsid w:val="FAFF5391"/>
    <w:rsid w:val="FB26E2C4"/>
    <w:rsid w:val="FB5DD28F"/>
    <w:rsid w:val="FB6B5B72"/>
    <w:rsid w:val="FB7B629B"/>
    <w:rsid w:val="FB7C6976"/>
    <w:rsid w:val="FBBD2EAE"/>
    <w:rsid w:val="FBBEF793"/>
    <w:rsid w:val="FBBF6516"/>
    <w:rsid w:val="FBDFBE60"/>
    <w:rsid w:val="FBDFD0BC"/>
    <w:rsid w:val="FBE61D78"/>
    <w:rsid w:val="FBEA6C6A"/>
    <w:rsid w:val="FBEBCC26"/>
    <w:rsid w:val="FBEEDADC"/>
    <w:rsid w:val="FBEFF783"/>
    <w:rsid w:val="FBF7B9BC"/>
    <w:rsid w:val="FCFD7958"/>
    <w:rsid w:val="FD3B2342"/>
    <w:rsid w:val="FD3F4699"/>
    <w:rsid w:val="FD5F63A0"/>
    <w:rsid w:val="FD6EAF9F"/>
    <w:rsid w:val="FD7E4296"/>
    <w:rsid w:val="FD7F9AA5"/>
    <w:rsid w:val="FD7FACF4"/>
    <w:rsid w:val="FD8CCCBE"/>
    <w:rsid w:val="FD9FD0F1"/>
    <w:rsid w:val="FDA61ADE"/>
    <w:rsid w:val="FDBF0030"/>
    <w:rsid w:val="FDD5F7E4"/>
    <w:rsid w:val="FDED08AE"/>
    <w:rsid w:val="FDF1B908"/>
    <w:rsid w:val="FDF518F9"/>
    <w:rsid w:val="FDF7898D"/>
    <w:rsid w:val="FDFB0F22"/>
    <w:rsid w:val="FDFD5A60"/>
    <w:rsid w:val="FDFD7060"/>
    <w:rsid w:val="FDFE0C0B"/>
    <w:rsid w:val="FE67B375"/>
    <w:rsid w:val="FE7D46D2"/>
    <w:rsid w:val="FE7F090F"/>
    <w:rsid w:val="FEAC0829"/>
    <w:rsid w:val="FEAE1E7E"/>
    <w:rsid w:val="FEBB72D8"/>
    <w:rsid w:val="FEBDF2F4"/>
    <w:rsid w:val="FECD8F89"/>
    <w:rsid w:val="FED7FA16"/>
    <w:rsid w:val="FEDA1386"/>
    <w:rsid w:val="FEDF7E64"/>
    <w:rsid w:val="FEE6E36B"/>
    <w:rsid w:val="FEEE45D6"/>
    <w:rsid w:val="FEF5F6A0"/>
    <w:rsid w:val="FEF67E72"/>
    <w:rsid w:val="FEF75B96"/>
    <w:rsid w:val="FEFDD7B5"/>
    <w:rsid w:val="FF1B397A"/>
    <w:rsid w:val="FF2FD07D"/>
    <w:rsid w:val="FF35A314"/>
    <w:rsid w:val="FF3E5141"/>
    <w:rsid w:val="FF3FF71A"/>
    <w:rsid w:val="FF4E1325"/>
    <w:rsid w:val="FF5CC828"/>
    <w:rsid w:val="FF653635"/>
    <w:rsid w:val="FF6550E8"/>
    <w:rsid w:val="FF66BD37"/>
    <w:rsid w:val="FF692F43"/>
    <w:rsid w:val="FF6F9E2D"/>
    <w:rsid w:val="FF77496E"/>
    <w:rsid w:val="FF7AF66F"/>
    <w:rsid w:val="FF7F8B1F"/>
    <w:rsid w:val="FF7F8BA0"/>
    <w:rsid w:val="FF99272C"/>
    <w:rsid w:val="FFA7E0F8"/>
    <w:rsid w:val="FFAD45B3"/>
    <w:rsid w:val="FFAFBDD4"/>
    <w:rsid w:val="FFB5E19B"/>
    <w:rsid w:val="FFBC19E7"/>
    <w:rsid w:val="FFBD6C23"/>
    <w:rsid w:val="FFBD8DE9"/>
    <w:rsid w:val="FFBDE63C"/>
    <w:rsid w:val="FFBEDE3A"/>
    <w:rsid w:val="FFBEDEFD"/>
    <w:rsid w:val="FFBF6966"/>
    <w:rsid w:val="FFBFCC22"/>
    <w:rsid w:val="FFC52A19"/>
    <w:rsid w:val="FFC5E785"/>
    <w:rsid w:val="FFC783DB"/>
    <w:rsid w:val="FFCF4715"/>
    <w:rsid w:val="FFD73AD9"/>
    <w:rsid w:val="FFD9170A"/>
    <w:rsid w:val="FFDA4995"/>
    <w:rsid w:val="FFDB53B9"/>
    <w:rsid w:val="FFDBF001"/>
    <w:rsid w:val="FFDC15B8"/>
    <w:rsid w:val="FFDCDDF1"/>
    <w:rsid w:val="FFDF3E48"/>
    <w:rsid w:val="FFDF5853"/>
    <w:rsid w:val="FFDFCED6"/>
    <w:rsid w:val="FFEA726F"/>
    <w:rsid w:val="FFEE3B89"/>
    <w:rsid w:val="FFEEBC8C"/>
    <w:rsid w:val="FFEFB580"/>
    <w:rsid w:val="FFF2A706"/>
    <w:rsid w:val="FFF396D6"/>
    <w:rsid w:val="FFF4B118"/>
    <w:rsid w:val="FFF5866F"/>
    <w:rsid w:val="FFF73DCD"/>
    <w:rsid w:val="FFF75B01"/>
    <w:rsid w:val="FFF78638"/>
    <w:rsid w:val="FFF78765"/>
    <w:rsid w:val="FFF79DBF"/>
    <w:rsid w:val="FFF7A807"/>
    <w:rsid w:val="FFF7C03D"/>
    <w:rsid w:val="FFF7FAD9"/>
    <w:rsid w:val="FFF927A4"/>
    <w:rsid w:val="FFFB0400"/>
    <w:rsid w:val="FFFCE70C"/>
    <w:rsid w:val="FFFDED46"/>
    <w:rsid w:val="FFFE865A"/>
    <w:rsid w:val="FFFEA242"/>
    <w:rsid w:val="FFFEC1D2"/>
    <w:rsid w:val="FFFF07F5"/>
    <w:rsid w:val="FFFF2229"/>
    <w:rsid w:val="FFFF2613"/>
    <w:rsid w:val="FFFF2DB1"/>
    <w:rsid w:val="FFFF31CE"/>
    <w:rsid w:val="FFFF8983"/>
    <w:rsid w:val="FFFF9098"/>
    <w:rsid w:val="FFFF95D0"/>
    <w:rsid w:val="FFFFA870"/>
    <w:rsid w:val="FFFFD4C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after="64" w:line="320" w:lineRule="auto"/>
      <w:ind w:hanging="1296"/>
      <w:outlineLvl w:val="6"/>
    </w:pPr>
    <w:rPr>
      <w:b/>
      <w:bCs/>
      <w:szCs w:val="24"/>
    </w:rPr>
  </w:style>
  <w:style w:type="paragraph" w:styleId="9">
    <w:name w:val="heading 8"/>
    <w:basedOn w:val="1"/>
    <w:next w:val="1"/>
    <w:semiHidden/>
    <w:unhideWhenUsed/>
    <w:qFormat/>
    <w:uiPriority w:val="0"/>
    <w:pPr>
      <w:keepNext/>
      <w:keepLines/>
      <w:numPr>
        <w:ilvl w:val="7"/>
        <w:numId w:val="1"/>
      </w:numPr>
      <w:spacing w:before="240" w:after="64" w:line="320" w:lineRule="auto"/>
      <w:ind w:hanging="1440"/>
      <w:outlineLvl w:val="7"/>
    </w:pPr>
    <w:rPr>
      <w:rFonts w:ascii="Cambria" w:hAnsi="Cambria" w:eastAsia="宋体"/>
      <w:szCs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Saturday Sans Regular" w:hAnsi="Saturday Sans Regular" w:eastAsia="方正黑体_GBK"/>
      <w:sz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toc 3"/>
    <w:basedOn w:val="1"/>
    <w:next w:val="1"/>
    <w:qFormat/>
    <w:uiPriority w:val="0"/>
    <w:pPr>
      <w:ind w:left="840" w:leftChars="400"/>
    </w:pPr>
  </w:style>
  <w:style w:type="paragraph" w:styleId="13">
    <w:name w:val="Balloon Text"/>
    <w:basedOn w:val="1"/>
    <w:link w:val="30"/>
    <w:qFormat/>
    <w:uiPriority w:val="0"/>
    <w:rPr>
      <w:rFonts w:ascii="宋体" w:eastAsia="宋体"/>
      <w:sz w:val="18"/>
      <w:szCs w:val="18"/>
    </w:r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table" w:styleId="20">
    <w:name w:val="Table Grid"/>
    <w:basedOn w:val="19"/>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22">
    <w:name w:val="FollowedHyperlink"/>
    <w:basedOn w:val="21"/>
    <w:qFormat/>
    <w:uiPriority w:val="0"/>
    <w:rPr>
      <w:color w:val="800080"/>
      <w:u w:val="single"/>
    </w:rPr>
  </w:style>
  <w:style w:type="character" w:styleId="23">
    <w:name w:val="Hyperlink"/>
    <w:basedOn w:val="21"/>
    <w:unhideWhenUsed/>
    <w:qFormat/>
    <w:uiPriority w:val="99"/>
    <w:rPr>
      <w:color w:val="0000FF" w:themeColor="hyperlink"/>
      <w:u w:val="single"/>
      <w14:textFill>
        <w14:solidFill>
          <w14:schemeClr w14:val="hlink"/>
        </w14:solidFill>
      </w14:textFill>
    </w:rPr>
  </w:style>
  <w:style w:type="character" w:styleId="24">
    <w:name w:val="annotation reference"/>
    <w:qFormat/>
    <w:uiPriority w:val="0"/>
    <w:rPr>
      <w:sz w:val="21"/>
      <w:szCs w:val="21"/>
    </w:rPr>
  </w:style>
  <w:style w:type="paragraph" w:customStyle="1" w:styleId="25">
    <w:name w:val="列出段落1"/>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eastAsia" w:ascii="等线" w:hAnsi="等线" w:eastAsia="等线" w:cs="Times New Roman"/>
      <w:color w:val="000000"/>
      <w:kern w:val="2"/>
      <w:sz w:val="24"/>
      <w:szCs w:val="24"/>
      <w:lang w:val="en-US" w:eastAsia="zh-CN" w:bidi="ar"/>
    </w:rPr>
  </w:style>
  <w:style w:type="paragraph" w:customStyle="1" w:styleId="26">
    <w:name w:val="Table_Sm_Heading"/>
    <w:basedOn w:val="1"/>
    <w:qFormat/>
    <w:uiPriority w:val="0"/>
    <w:pPr>
      <w:keepNext/>
      <w:keepLines/>
      <w:widowControl/>
      <w:suppressLineNumbers w:val="0"/>
      <w:spacing w:before="60" w:beforeAutospacing="0" w:after="40" w:afterAutospacing="0"/>
      <w:jc w:val="left"/>
    </w:pPr>
    <w:rPr>
      <w:rFonts w:hint="default" w:ascii="Arial" w:hAnsi="Arial" w:eastAsia="宋体" w:cs="Times New Roman"/>
      <w:b/>
      <w:color w:val="auto"/>
      <w:kern w:val="0"/>
      <w:sz w:val="16"/>
      <w:szCs w:val="16"/>
      <w:lang w:val="en-US" w:eastAsia="zh-CN" w:bidi="ar"/>
    </w:rPr>
  </w:style>
  <w:style w:type="paragraph" w:customStyle="1" w:styleId="27">
    <w:name w:val="Table_Medium"/>
    <w:basedOn w:val="1"/>
    <w:qFormat/>
    <w:uiPriority w:val="0"/>
    <w:pPr>
      <w:keepNext w:val="0"/>
      <w:keepLines w:val="0"/>
      <w:widowControl/>
      <w:suppressLineNumbers w:val="0"/>
      <w:spacing w:before="40" w:beforeAutospacing="0" w:after="40" w:afterAutospacing="0"/>
      <w:jc w:val="left"/>
    </w:pPr>
    <w:rPr>
      <w:rFonts w:hint="default" w:ascii="Arial" w:hAnsi="Arial" w:eastAsia="宋体" w:cs="Times New Roman"/>
      <w:color w:val="auto"/>
      <w:kern w:val="0"/>
      <w:sz w:val="18"/>
      <w:szCs w:val="18"/>
      <w:lang w:val="en-US" w:eastAsia="zh-CN" w:bidi="ar"/>
    </w:rPr>
  </w:style>
  <w:style w:type="character" w:customStyle="1" w:styleId="28">
    <w:name w:val="15"/>
    <w:qFormat/>
    <w:uiPriority w:val="0"/>
    <w:rPr>
      <w:rFonts w:hint="default" w:ascii="Times New Roman" w:hAnsi="Times New Roman" w:cs="Times New Roman"/>
    </w:rPr>
  </w:style>
  <w:style w:type="character" w:customStyle="1" w:styleId="29">
    <w:name w:val="10"/>
    <w:qFormat/>
    <w:uiPriority w:val="0"/>
    <w:rPr>
      <w:rFonts w:hint="default" w:ascii="Times New Roman" w:hAnsi="Times New Roman" w:cs="Times New Roman"/>
    </w:rPr>
  </w:style>
  <w:style w:type="character" w:customStyle="1" w:styleId="30">
    <w:name w:val="批注框文本字符"/>
    <w:link w:val="13"/>
    <w:qFormat/>
    <w:uiPriority w:val="0"/>
    <w:rPr>
      <w:rFonts w:ascii="宋体" w:eastAsia="宋体"/>
      <w:sz w:val="18"/>
      <w:szCs w:val="18"/>
    </w:rPr>
  </w:style>
  <w:style w:type="paragraph" w:customStyle="1" w:styleId="31">
    <w:name w:val="8级 表格"/>
    <w:basedOn w:val="1"/>
    <w:qFormat/>
    <w:uiPriority w:val="0"/>
    <w:pPr>
      <w:spacing w:before="25" w:beforeLines="25" w:after="25" w:afterLines="25"/>
    </w:pPr>
    <w:rPr>
      <w:rFonts w:ascii="Times New Roman" w:hAnsi="Times New Roman" w:eastAsia="宋体" w:cs="Times New Roman"/>
    </w:rPr>
  </w:style>
  <w:style w:type="table" w:customStyle="1" w:styleId="32">
    <w:name w:val="浅色列表1"/>
    <w:basedOn w:val="19"/>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paragraph" w:customStyle="1" w:styleId="33">
    <w:name w:val="WPSOffice手动目录 1"/>
    <w:qFormat/>
    <w:uiPriority w:val="0"/>
    <w:pPr>
      <w:ind w:leftChars="0"/>
    </w:pPr>
    <w:rPr>
      <w:rFonts w:asciiTheme="minorHAnsi" w:hAnsiTheme="minorHAnsi" w:eastAsiaTheme="minorEastAsia" w:cstheme="minorBidi"/>
      <w:sz w:val="20"/>
      <w:szCs w:val="20"/>
    </w:rPr>
  </w:style>
  <w:style w:type="paragraph" w:styleId="34">
    <w:name w:val="List Paragraph"/>
    <w:basedOn w:val="1"/>
    <w:qFormat/>
    <w:uiPriority w:val="34"/>
    <w:pPr>
      <w:spacing w:line="360" w:lineRule="auto"/>
      <w:ind w:firstLine="420" w:firstLineChars="200"/>
    </w:pPr>
    <w:rPr>
      <w:rFonts w:ascii="宋体" w:hAnsi="宋体" w:cs="宋体"/>
      <w:sz w:val="24"/>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character" w:customStyle="1" w:styleId="36">
    <w:name w:val="font31"/>
    <w:basedOn w:val="21"/>
    <w:qFormat/>
    <w:uiPriority w:val="0"/>
    <w:rPr>
      <w:rFonts w:hint="eastAsia" w:ascii="宋体" w:hAnsi="宋体" w:eastAsia="宋体" w:cs="宋体"/>
      <w:color w:val="000000"/>
      <w:sz w:val="36"/>
      <w:szCs w:val="36"/>
      <w:u w:val="none"/>
    </w:rPr>
  </w:style>
  <w:style w:type="character" w:customStyle="1" w:styleId="37">
    <w:name w:val="font41"/>
    <w:basedOn w:val="21"/>
    <w:qFormat/>
    <w:uiPriority w:val="0"/>
    <w:rPr>
      <w:rFonts w:hint="default" w:ascii="Helvetica LT Pro" w:hAnsi="Helvetica LT Pro" w:eastAsia="Helvetica LT Pro" w:cs="Helvetica LT Pro"/>
      <w:color w:val="000000"/>
      <w:sz w:val="36"/>
      <w:szCs w:val="36"/>
      <w:u w:val="none"/>
    </w:rPr>
  </w:style>
  <w:style w:type="character" w:customStyle="1" w:styleId="38">
    <w:name w:val="font51"/>
    <w:basedOn w:val="21"/>
    <w:qFormat/>
    <w:uiPriority w:val="0"/>
    <w:rPr>
      <w:rFonts w:ascii="微软雅黑" w:hAnsi="微软雅黑" w:eastAsia="微软雅黑" w:cs="微软雅黑"/>
      <w:color w:val="000000"/>
      <w:sz w:val="36"/>
      <w:szCs w:val="36"/>
      <w:u w:val="none"/>
    </w:rPr>
  </w:style>
  <w:style w:type="character" w:customStyle="1" w:styleId="39">
    <w:name w:val="font11"/>
    <w:basedOn w:val="21"/>
    <w:qFormat/>
    <w:uiPriority w:val="0"/>
    <w:rPr>
      <w:rFonts w:hint="eastAsia" w:ascii="微软雅黑" w:hAnsi="微软雅黑" w:eastAsia="微软雅黑" w:cs="微软雅黑"/>
      <w:color w:val="333333"/>
      <w:sz w:val="36"/>
      <w:szCs w:val="36"/>
      <w:u w:val="none"/>
    </w:rPr>
  </w:style>
  <w:style w:type="paragraph" w:customStyle="1" w:styleId="40">
    <w:name w:val="文档日期"/>
    <w:basedOn w:val="41"/>
    <w:qFormat/>
    <w:uiPriority w:val="0"/>
    <w:pPr>
      <w:spacing w:before="312" w:after="312" w:line="360" w:lineRule="auto"/>
    </w:pPr>
    <w:rPr>
      <w:rFonts w:ascii="宋体" w:hAnsi="宋体"/>
      <w:sz w:val="30"/>
    </w:rPr>
  </w:style>
  <w:style w:type="paragraph" w:customStyle="1" w:styleId="41">
    <w:name w:val="图片格式"/>
    <w:basedOn w:val="1"/>
    <w:qFormat/>
    <w:uiPriority w:val="0"/>
    <w:pPr>
      <w:widowControl w:val="0"/>
      <w:jc w:val="center"/>
    </w:pPr>
    <w:rPr>
      <w:rFonts w:ascii="Calibri" w:hAnsi="Calibri"/>
      <w:kern w:val="2"/>
      <w:sz w:val="21"/>
      <w:szCs w:val="20"/>
    </w:rPr>
  </w:style>
  <w:style w:type="character" w:customStyle="1" w:styleId="42">
    <w:name w:val="font21"/>
    <w:basedOn w:val="21"/>
    <w:qFormat/>
    <w:uiPriority w:val="0"/>
    <w:rPr>
      <w:rFonts w:ascii="Calibri" w:hAnsi="Calibri" w:cs="Calibri"/>
      <w:color w:val="000000"/>
      <w:sz w:val="21"/>
      <w:szCs w:val="21"/>
      <w:u w:val="none"/>
    </w:rPr>
  </w:style>
  <w:style w:type="paragraph" w:customStyle="1" w:styleId="43">
    <w:name w:val="列出段落11"/>
    <w:basedOn w:val="1"/>
    <w:qFormat/>
    <w:uiPriority w:val="0"/>
    <w:pPr>
      <w:keepNext w:val="0"/>
      <w:keepLines w:val="0"/>
      <w:widowControl w:val="0"/>
      <w:suppressLineNumbers w:val="0"/>
      <w:spacing w:after="160" w:afterAutospacing="0" w:line="276" w:lineRule="auto"/>
      <w:ind w:firstLine="420" w:firstLineChars="200"/>
      <w:jc w:val="both"/>
    </w:pPr>
    <w:rPr>
      <w:rFonts w:hint="default" w:ascii="Times New Roman" w:hAnsi="Times New Roman" w:eastAsia="宋体" w:cs="Times New Roman"/>
      <w:kern w:val="2"/>
      <w:sz w:val="21"/>
      <w:szCs w:val="21"/>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50" Type="http://schemas.microsoft.com/office/2011/relationships/people" Target="people.xml"/><Relationship Id="rId349" Type="http://schemas.openxmlformats.org/officeDocument/2006/relationships/fontTable" Target="fontTable.xml"/><Relationship Id="rId348" Type="http://schemas.openxmlformats.org/officeDocument/2006/relationships/customXml" Target="../customXml/item2.xml"/><Relationship Id="rId347" Type="http://schemas.openxmlformats.org/officeDocument/2006/relationships/numbering" Target="numbering.xml"/><Relationship Id="rId346" Type="http://schemas.openxmlformats.org/officeDocument/2006/relationships/customXml" Target="../customXml/item1.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b811b9c4-9c4a-46f7-ad75-5fa5b7b9445b</errorID>
      <errorWord>2024年09月</errorWord>
      <group>L1_Knowledge</group>
      <groupName>知识性问题</groupName>
      <ability>L2_Time</ability>
      <abilityName>日期时间</abilityName>
      <candidateList>
        <item>2024年9月</item>
      </candidateList>
      <explain>根据日常书写习惯，月份一般会省略前导零。</explain>
      <paraID>4B1D2899</paraID>
      <start>0</start>
      <end>7</end>
      <status>modified</status>
      <modifiedWord>2024年9月</modifiedWord>
      <trackRevisions>false</trackRevisions>
    </reviewItem>
    <reviewItem>
      <errorID>28de3657-e066-46da-9315-c1188a939e51</errorID>
      <errorWord>，</errorWord>
      <group>L1_Word</group>
      <groupName>字词问题</groupName>
      <ability>L2_Typo</ability>
      <abilityName>字词错误</abilityName>
      <candidateList>
        <item>，以</item>
      </candidateList>
      <explain/>
      <paraID>12428FC6</paraID>
      <start>22</start>
      <end>24</end>
      <status>modified</status>
      <modifiedWord>，以</modifiedWord>
      <trackRevisions>false</trackRevisions>
    </reviewItem>
    <reviewItem>
      <errorID>0e4abbb8-a7b7-4815-8c2b-9b2c1a3acc24</errorID>
      <errorWord>-</errorWord>
      <group>L1_Format</group>
      <groupName>格式问题</groupName>
      <ability>L2_HalfPunc_CN</ability>
      <abilityName>全半角问题</abilityName>
      <candidateList>
        <item>－</item>
      </candidateList>
      <explain>文本全半角错误。</explain>
      <paraID> 92052D1</paraID>
      <start>2</start>
      <end>3</end>
      <status>modified</status>
      <modifiedWord>－</modifiedWord>
      <trackRevisions>false</trackRevisions>
    </reviewItem>
    <reviewItem>
      <errorID>148ef315-ffb2-4475-8283-815e563252e3</errorID>
      <errorWord>:</errorWord>
      <group>L1_Format</group>
      <groupName>格式问题</groupName>
      <ability>L2_HalfPunc_CN</ability>
      <abilityName>全半角问题</abilityName>
      <candidateList>
        <item>：</item>
      </candidateList>
      <explain>文本全半角错误。</explain>
      <paraID>74C5BF76</paraID>
      <start>4</start>
      <end>5</end>
      <status>modified</status>
      <modifiedWord>：</modifiedWord>
      <trackRevisions>false</trackRevisions>
    </reviewItem>
    <reviewItem>
      <errorID>773c0849-3395-41ce-9346-158e13447744</errorID>
      <errorWord>:</errorWord>
      <group>L1_Format</group>
      <groupName>格式问题</groupName>
      <ability>L2_HalfPunc_CN</ability>
      <abilityName>全半角问题</abilityName>
      <candidateList>
        <item>：</item>
      </candidateList>
      <explain>文本全半角错误。</explain>
      <paraID>30E0A9E6</paraID>
      <start>4</start>
      <end>5</end>
      <status>modified</status>
      <modifiedWord>：</modifiedWord>
      <trackRevisions>false</trackRevisions>
    </reviewItem>
    <reviewItem>
      <errorID>0041b74f-e5d9-45fa-8be5-96d3cc713eb9</errorID>
      <errorWord>:</errorWord>
      <group>L1_Format</group>
      <groupName>格式问题</groupName>
      <ability>L2_HalfPunc_CN</ability>
      <abilityName>全半角问题</abilityName>
      <candidateList>
        <item>：</item>
      </candidateList>
      <explain>文本全半角错误。</explain>
      <paraID>39416539</paraID>
      <start>6</start>
      <end>7</end>
      <status>modified</status>
      <modifiedWord>：</modifiedWord>
      <trackRevisions>false</trackRevisions>
    </reviewItem>
    <reviewItem>
      <errorID>1facc935-60ca-472f-a475-89dfb279af37</errorID>
      <errorWord>-</errorWord>
      <group>L1_Format</group>
      <groupName>格式问题</groupName>
      <ability>L2_HalfPunc_CN</ability>
      <abilityName>全半角问题</abilityName>
      <candidateList>
        <item>－</item>
      </candidateList>
      <explain>文本全半角错误。</explain>
      <paraID> 66BA698</paraID>
      <start>4</start>
      <end>5</end>
      <status>modified</status>
      <modifiedWord>－</modifiedWord>
      <trackRevisions>false</trackRevisions>
    </reviewItem>
    <reviewItem>
      <errorID>2e0b6689-bd6b-42a7-8167-5e773e43a83e</errorID>
      <errorWord>-</errorWord>
      <group>L1_Format</group>
      <groupName>格式问题</groupName>
      <ability>L2_HalfPunc_CN</ability>
      <abilityName>全半角问题</abilityName>
      <candidateList>
        <item>－</item>
      </candidateList>
      <explain>文本全半角错误。</explain>
      <paraID>1B4E8A2F</paraID>
      <start>4</start>
      <end>5</end>
      <status>modified</status>
      <modifiedWord>－</modifiedWord>
      <trackRevisions>false</trackRevisions>
    </reviewItem>
    <reviewItem>
      <errorID>f3d983af-94a2-407b-8220-41c8d17ae61d</errorID>
      <errorWord>-</errorWord>
      <group>L1_Format</group>
      <groupName>格式问题</groupName>
      <ability>L2_HalfPunc_CN</ability>
      <abilityName>全半角问题</abilityName>
      <candidateList>
        <item>－</item>
      </candidateList>
      <explain>文本全半角错误。</explain>
      <paraID>63BD8FBD</paraID>
      <start>2</start>
      <end>3</end>
      <status>modified</status>
      <modifiedWord>－</modifiedWord>
      <trackRevisions>false</trackRevisions>
    </reviewItem>
    <reviewItem>
      <errorID>41aba0f2-1e69-42e9-a178-ff2e7fd37a8f</errorID>
      <errorWord>:</errorWord>
      <group>L1_Format</group>
      <groupName>格式问题</groupName>
      <ability>L2_HalfPunc_CN</ability>
      <abilityName>全半角问题</abilityName>
      <candidateList>
        <item>：</item>
      </candidateList>
      <explain>文本全半角错误。</explain>
      <paraID>296601DE</paraID>
      <start>4</start>
      <end>5</end>
      <status>modified</status>
      <modifiedWord>：</modifiedWord>
      <trackRevisions>false</trackRevisions>
    </reviewItem>
    <reviewItem>
      <errorID>32009d59-7e50-48cb-a763-405fea28acc6</errorID>
      <errorWord>:</errorWord>
      <group>L1_Format</group>
      <groupName>格式问题</groupName>
      <ability>L2_HalfPunc_CN</ability>
      <abilityName>全半角问题</abilityName>
      <candidateList>
        <item>：</item>
      </candidateList>
      <explain>文本全半角错误。</explain>
      <paraID>5CF4E09D</paraID>
      <start>4</start>
      <end>5</end>
      <status>modified</status>
      <modifiedWord>：</modifiedWord>
      <trackRevisions>false</trackRevisions>
    </reviewItem>
    <reviewItem>
      <errorID>c2bc95ab-3e14-4c78-8350-6e7d605d3868</errorID>
      <errorWord>:</errorWord>
      <group>L1_Format</group>
      <groupName>格式问题</groupName>
      <ability>L2_HalfPunc_CN</ability>
      <abilityName>全半角问题</abilityName>
      <candidateList>
        <item>：</item>
      </candidateList>
      <explain>文本全半角错误。</explain>
      <paraID>3614C15D</paraID>
      <start>6</start>
      <end>7</end>
      <status>modified</status>
      <modifiedWord>：</modifiedWord>
      <trackRevisions>false</trackRevisions>
    </reviewItem>
    <reviewItem>
      <errorID>dc456dde-efea-4d47-967f-36baf4d58a95</errorID>
      <errorWord>-</errorWord>
      <group>L1_Format</group>
      <groupName>格式问题</groupName>
      <ability>L2_HalfPunc_CN</ability>
      <abilityName>全半角问题</abilityName>
      <candidateList>
        <item>－</item>
      </candidateList>
      <explain>文本全半角错误。</explain>
      <paraID>3557833B</paraID>
      <start>2</start>
      <end>3</end>
      <status>modified</status>
      <modifiedWord>－</modifiedWord>
      <trackRevisions>false</trackRevisions>
    </reviewItem>
    <reviewItem>
      <errorID>21e93309-5151-4d52-a590-7d9dc48475a9</errorID>
      <errorWord>:</errorWord>
      <group>L1_Format</group>
      <groupName>格式问题</groupName>
      <ability>L2_HalfPunc_CN</ability>
      <abilityName>全半角问题</abilityName>
      <candidateList>
        <item>：</item>
      </candidateList>
      <explain>文本全半角错误。</explain>
      <paraID>771E9618</paraID>
      <start>4</start>
      <end>5</end>
      <status>modified</status>
      <modifiedWord>：</modifiedWord>
      <trackRevisions>false</trackRevisions>
    </reviewItem>
    <reviewItem>
      <errorID>f21fb4f2-b4ce-4c40-8d61-eb097e832ad0</errorID>
      <errorWord>:</errorWord>
      <group>L1_Format</group>
      <groupName>格式问题</groupName>
      <ability>L2_HalfPunc_CN</ability>
      <abilityName>全半角问题</abilityName>
      <candidateList>
        <item>：</item>
      </candidateList>
      <explain>文本全半角错误。</explain>
      <paraID>4604F8BF</paraID>
      <start>4</start>
      <end>5</end>
      <status>modified</status>
      <modifiedWord>：</modifiedWord>
      <trackRevisions>false</trackRevisions>
    </reviewItem>
    <reviewItem>
      <errorID>ad7f5c86-313b-4328-a9ea-a362480bc856</errorID>
      <errorWord>:</errorWord>
      <group>L1_Format</group>
      <groupName>格式问题</groupName>
      <ability>L2_HalfPunc_CN</ability>
      <abilityName>全半角问题</abilityName>
      <candidateList>
        <item>：</item>
      </candidateList>
      <explain>文本全半角错误。</explain>
      <paraID>7D21DC3C</paraID>
      <start>4</start>
      <end>5</end>
      <status>modified</status>
      <modifiedWord>：</modifiedWord>
      <trackRevisions>false</trackRevisions>
    </reviewItem>
    <reviewItem>
      <errorID>d0cb08df-78f2-4353-b638-730c11cb3c2e</errorID>
      <errorWord>-</errorWord>
      <group>L1_Format</group>
      <groupName>格式问题</groupName>
      <ability>L2_HalfPunc_CN</ability>
      <abilityName>全半角问题</abilityName>
      <candidateList>
        <item>－</item>
      </candidateList>
      <explain>文本全半角错误。</explain>
      <paraID>62E1F00A</paraID>
      <start>2</start>
      <end>3</end>
      <status>modified</status>
      <modifiedWord>－</modifiedWord>
      <trackRevisions>false</trackRevisions>
    </reviewItem>
    <reviewItem>
      <errorID>8091e011-6960-4656-a8f9-acb7372ad836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19AC38F5</paraID>
      <start>0</start>
      <end>2</end>
      <status>modified</status>
      <modifiedWord>1.</modifiedWord>
      <trackRevisions>false</trackRevisions>
    </reviewItem>
    <reviewItem>
      <errorID>0b4b483c-68e3-4401-bdb3-fef8337b72a5</errorID>
      <errorWord>:</errorWord>
      <group>L1_Format</group>
      <groupName>格式问题</groupName>
      <ability>L2_HalfPunc_CN</ability>
      <abilityName>全半角问题</abilityName>
      <candidateList>
        <item>：</item>
      </candidateList>
      <explain>文本全半角错误。</explain>
      <paraID>292E9603</paraID>
      <start>4</start>
      <end>5</end>
      <status>modified</status>
      <modifiedWord>：</modifiedWord>
      <trackRevisions>false</trackRevisions>
    </reviewItem>
    <reviewItem>
      <errorID>354f64c3-5559-401e-9f76-fd9f6e886b87</errorID>
      <errorWord>:</errorWord>
      <group>L1_Format</group>
      <groupName>格式问题</groupName>
      <ability>L2_HalfPunc_CN</ability>
      <abilityName>全半角问题</abilityName>
      <candidateList>
        <item>：</item>
      </candidateList>
      <explain>文本全半角错误。</explain>
      <paraID>6B1B9784</paraID>
      <start>4</start>
      <end>5</end>
      <status>modified</status>
      <modifiedWord>：</modifiedWord>
      <trackRevisions>false</trackRevisions>
    </reviewItem>
    <reviewItem>
      <errorID>0ebc2826-4a64-4f69-99e8-9940ca3c6afc</errorID>
      <errorWord>:</errorWord>
      <group>L1_Format</group>
      <groupName>格式问题</groupName>
      <ability>L2_HalfPunc_CN</ability>
      <abilityName>全半角问题</abilityName>
      <candidateList>
        <item>：</item>
      </candidateList>
      <explain>文本全半角错误。</explain>
      <paraID>780CA17C</paraID>
      <start>6</start>
      <end>7</end>
      <status>modified</status>
      <modifiedWord>：</modifiedWord>
      <trackRevisions>false</trackRevisions>
    </reviewItem>
    <reviewItem>
      <errorID>745ee986-3ffb-450b-8464-7c0740b0156e</errorID>
      <errorWord>-</errorWord>
      <group>L1_Format</group>
      <groupName>格式问题</groupName>
      <ability>L2_HalfPunc_CN</ability>
      <abilityName>全半角问题</abilityName>
      <candidateList>
        <item>－</item>
      </candidateList>
      <explain>文本全半角错误。</explain>
      <paraID>5266FA58</paraID>
      <start>2</start>
      <end>3</end>
      <status>modified</status>
      <modifiedWord>－</modifiedWord>
      <trackRevisions>false</trackRevisions>
    </reviewItem>
    <reviewItem>
      <errorID>f8f7bd26-e880-4b37-8962-4e108e148e68</errorID>
      <errorWord>:</errorWord>
      <group>L1_Format</group>
      <groupName>格式问题</groupName>
      <ability>L2_HalfPunc_CN</ability>
      <abilityName>全半角问题</abilityName>
      <candidateList>
        <item>：</item>
      </candidateList>
      <explain>文本全半角错误。</explain>
      <paraID>2E0A70C9</paraID>
      <start>4</start>
      <end>5</end>
      <status>modified</status>
      <modifiedWord>：</modifiedWord>
      <trackRevisions>false</trackRevisions>
    </reviewItem>
    <reviewItem>
      <errorID>712a44a8-9071-4c01-9255-7a9ed3d7b1e3</errorID>
      <errorWord>:</errorWord>
      <group>L1_Format</group>
      <groupName>格式问题</groupName>
      <ability>L2_HalfPunc_CN</ability>
      <abilityName>全半角问题</abilityName>
      <candidateList>
        <item>：</item>
      </candidateList>
      <explain>文本全半角错误。</explain>
      <paraID>5C8EACE1</paraID>
      <start>4</start>
      <end>5</end>
      <status>modified</status>
      <modifiedWord>：</modifiedWord>
      <trackRevisions>false</trackRevisions>
    </reviewItem>
    <reviewItem>
      <errorID>79493c03-ee11-4aca-8301-99c8df369803</errorID>
      <errorWord>:</errorWord>
      <group>L1_Format</group>
      <groupName>格式问题</groupName>
      <ability>L2_HalfPunc_CN</ability>
      <abilityName>全半角问题</abilityName>
      <candidateList>
        <item>：</item>
      </candidateList>
      <explain>文本全半角错误。</explain>
      <paraID>47A90668</paraID>
      <start>6</start>
      <end>7</end>
      <status>modified</status>
      <modifiedWord>：</modifiedWord>
      <trackRevisions>false</trackRevisions>
    </reviewItem>
    <reviewItem>
      <errorID>2ee4f674-8901-486f-9e19-abb45e340242</errorID>
      <errorWord>:</errorWord>
      <group>L1_Format</group>
      <groupName>格式问题</groupName>
      <ability>L2_HalfPunc_CN</ability>
      <abilityName>全半角问题</abilityName>
      <candidateList>
        <item>：</item>
      </candidateList>
      <explain>文本全半角错误。</explain>
      <paraID>2AA264EB</paraID>
      <start>4</start>
      <end>5</end>
      <status>modified</status>
      <modifiedWord>：</modifiedWord>
      <trackRevisions>false</trackRevisions>
    </reviewItem>
    <reviewItem>
      <errorID>865edf51-59b0-45a3-b57c-813514db601b</errorID>
      <errorWord>-</errorWord>
      <group>L1_Format</group>
      <groupName>格式问题</groupName>
      <ability>L2_HalfPunc_CN</ability>
      <abilityName>全半角问题</abilityName>
      <candidateList>
        <item>－</item>
      </candidateList>
      <explain>文本全半角错误。</explain>
      <paraID>6A7CB5E0</paraID>
      <start>4</start>
      <end>5</end>
      <status>modified</status>
      <modifiedWord>－</modifiedWord>
      <trackRevisions>false</trackRevisions>
    </reviewItem>
    <reviewItem>
      <errorID>6450a771-0bfd-4254-8cae-2a6190368d32</errorID>
      <errorWord>-</errorWord>
      <group>L1_Format</group>
      <groupName>格式问题</groupName>
      <ability>L2_HalfPunc_CN</ability>
      <abilityName>全半角问题</abilityName>
      <candidateList>
        <item>－</item>
      </candidateList>
      <explain>文本全半角错误。</explain>
      <paraID>3C3D1782</paraID>
      <start>7</start>
      <end>8</end>
      <status>modified</status>
      <modifiedWord>－</modifiedWord>
      <trackRevisions>false</trackRevisions>
    </reviewItem>
    <reviewItem>
      <errorID>cc8b17d0-75fd-4526-9fee-2653930da97c</errorID>
      <errorWord>责</errorWord>
      <group>L1_Word</group>
      <groupName>字词问题</groupName>
      <ability>L2_Typo</ability>
      <abilityName>字词错误</abilityName>
      <candidateList>
        <item>责人</item>
      </candidateList>
      <explain/>
      <paraID>3C3D1782</paraID>
      <start>13</start>
      <end>15</end>
      <status>modified</status>
      <modifiedWord>责人</modifiedWord>
      <trackRevisions>false</trackRevisions>
    </reviewItem>
    <reviewItem>
      <errorID>14a96c7a-cbf0-4920-a4f5-52f2f7fc71f3</errorID>
      <errorWord>-</errorWord>
      <group>L1_Format</group>
      <groupName>格式问题</groupName>
      <ability>L2_HalfPunc_CN</ability>
      <abilityName>全半角问题</abilityName>
      <candidateList>
        <item>－</item>
      </candidateList>
      <explain>文本全半角错误。</explain>
      <paraID>50426170</paraID>
      <start>6</start>
      <end>7</end>
      <status>modified</status>
      <modifiedWord>－</modifiedWord>
      <trackRevisions>false</trackRevisions>
    </reviewItem>
    <reviewItem>
      <errorID>7cf4515a-99f0-4d84-ae2c-5ce658669760</errorID>
      <errorWord>-</errorWord>
      <group>L1_Format</group>
      <groupName>格式问题</groupName>
      <ability>L2_HalfPunc_CN</ability>
      <abilityName>全半角问题</abilityName>
      <candidateList>
        <item>－</item>
      </candidateList>
      <explain>文本全半角错误。</explain>
      <paraID> 3558984</paraID>
      <start>6</start>
      <end>7</end>
      <status>modified</status>
      <modifiedWord>－</modifiedWord>
      <trackRevisions>false</trackRevisions>
    </reviewItem>
    <reviewItem>
      <errorID>42c40874-c607-44e6-9ba0-6c6999f80ac1</errorID>
      <errorWord>:</errorWord>
      <group>L1_Format</group>
      <groupName>格式问题</groupName>
      <ability>L2_HalfPunc_CN</ability>
      <abilityName>全半角问题</abilityName>
      <candidateList>
        <item>：</item>
      </candidateList>
      <explain>文本全半角错误。</explain>
      <paraID>2A6F3D81</paraID>
      <start>4</start>
      <end>5</end>
      <status>modified</status>
      <modifiedWord>：</modifiedWord>
      <trackRevisions>false</trackRevisions>
    </reviewItem>
    <reviewItem>
      <errorID>319a3da4-cf76-4a52-bea7-5f8927cd2525</errorID>
      <errorWord>-</errorWord>
      <group>L1_Format</group>
      <groupName>格式问题</groupName>
      <ability>L2_HalfPunc_CN</ability>
      <abilityName>全半角问题</abilityName>
      <candidateList>
        <item>－</item>
      </candidateList>
      <explain>文本全半角错误。</explain>
      <paraID>3046C48D</paraID>
      <start>2</start>
      <end>3</end>
      <status>modified</status>
      <modifiedWord>－</modifiedWord>
      <trackRevisions>false</trackRevisions>
    </reviewItem>
    <reviewItem>
      <errorID>154a551f-f7fe-4f9a-9870-306df0030535</errorID>
      <errorWord>-</errorWord>
      <group>L1_Format</group>
      <groupName>格式问题</groupName>
      <ability>L2_HalfPunc_CN</ability>
      <abilityName>全半角问题</abilityName>
      <candidateList>
        <item>－</item>
      </candidateList>
      <explain>文本全半角错误。</explain>
      <paraID>5FD6C017</paraID>
      <start>2</start>
      <end>3</end>
      <status>modified</status>
      <modifiedWord>－</modifiedWord>
      <trackRevisions>false</trackRevisions>
    </reviewItem>
    <reviewItem>
      <errorID>aa29a478-da02-4caa-899c-2b206d203718</errorID>
      <errorWord>-</errorWord>
      <group>L1_Format</group>
      <groupName>格式问题</groupName>
      <ability>L2_HalfPunc_CN</ability>
      <abilityName>全半角问题</abilityName>
      <candidateList>
        <item>－</item>
      </candidateList>
      <explain>文本全半角错误。</explain>
      <paraID>56EEEDC2</paraID>
      <start>2</start>
      <end>3</end>
      <status>modified</status>
      <modifiedWord>－</modifiedWord>
      <trackRevisions>false</trackRevisions>
    </reviewItem>
    <reviewItem>
      <errorID>593c3845-3057-4a85-920d-2b6651df9948</errorID>
      <errorWord>:</errorWord>
      <group>L1_Format</group>
      <groupName>格式问题</groupName>
      <ability>L2_HalfPunc_CN</ability>
      <abilityName>全半角问题</abilityName>
      <candidateList>
        <item>：</item>
      </candidateList>
      <explain>文本全半角错误。</explain>
      <paraID>334A6BA2</paraID>
      <start>6</start>
      <end>7</end>
      <status>modified</status>
      <modifiedWord>：</modifiedWord>
      <trackRevisions>false</trackRevisions>
    </reviewItem>
    <reviewItem>
      <errorID>66c41c72-8f72-4068-8398-d7037e519ef8</errorID>
      <errorWord>-</errorWord>
      <group>L1_Format</group>
      <groupName>格式问题</groupName>
      <ability>L2_HalfPunc_CN</ability>
      <abilityName>全半角问题</abilityName>
      <candidateList>
        <item>－</item>
      </candidateList>
      <explain>文本全半角错误。</explain>
      <paraID>3DC2DDEF</paraID>
      <start>4</start>
      <end>5</end>
      <status>modified</status>
      <modifiedWord>－</modifiedWord>
      <trackRevisions>false</trackRevisions>
    </reviewItem>
    <reviewItem>
      <errorID>0003554f-9a7d-42b3-9f22-a4602a25d360</errorID>
      <errorWord>-</errorWord>
      <group>L1_Format</group>
      <groupName>格式问题</groupName>
      <ability>L2_HalfPunc_CN</ability>
      <abilityName>全半角问题</abilityName>
      <candidateList>
        <item>－</item>
      </candidateList>
      <explain>文本全半角错误。</explain>
      <paraID>49415B26</paraID>
      <start>7</start>
      <end>8</end>
      <status>modified</status>
      <modifiedWord>－</modifiedWord>
      <trackRevisions>false</trackRevisions>
    </reviewItem>
    <reviewItem>
      <errorID>2161961d-4a9c-4aee-8648-c801eb2e7176</errorID>
      <errorWord>-</errorWord>
      <group>L1_Format</group>
      <groupName>格式问题</groupName>
      <ability>L2_HalfPunc_CN</ability>
      <abilityName>全半角问题</abilityName>
      <candidateList>
        <item>－</item>
      </candidateList>
      <explain>文本全半角错误。</explain>
      <paraID>237CE1F1</paraID>
      <start>6</start>
      <end>7</end>
      <status>modified</status>
      <modifiedWord>－</modifiedWord>
      <trackRevisions>false</trackRevisions>
    </reviewItem>
    <reviewItem>
      <errorID>c84ab288-252b-4f6a-9bda-ff4499023b5b</errorID>
      <errorWord>-</errorWord>
      <group>L1_Format</group>
      <groupName>格式问题</groupName>
      <ability>L2_HalfPunc_CN</ability>
      <abilityName>全半角问题</abilityName>
      <candidateList>
        <item>－</item>
      </candidateList>
      <explain>文本全半角错误。</explain>
      <paraID>473BC2B9</paraID>
      <start>6</start>
      <end>7</end>
      <status>modified</status>
      <modifiedWord>－</modifiedWord>
      <trackRevisions>false</trackRevisions>
    </reviewItem>
    <reviewItem>
      <errorID>e2a0624f-af6c-4655-bf80-0058f00b0f81</errorID>
      <errorWord>包</errorWord>
      <group>L1_Word</group>
      <groupName>字词问题</groupName>
      <ability>L2_Typo</ability>
      <abilityName>字词错误</abilityName>
      <candidateList>
        <item>包括</item>
      </candidateList>
      <explain/>
      <paraID>10A46DF6</paraID>
      <start>15</start>
      <end>17</end>
      <status>modified</status>
      <modifiedWord>包括</modifiedWord>
      <trackRevisions>false</trackRevisions>
    </reviewItem>
    <reviewItem>
      <errorID>a4a0d318-f517-4447-b0bc-e9ee4085e640</errorID>
      <errorWord>模版</errorWord>
      <group>L1_Word</group>
      <groupName>字词问题</groupName>
      <ability>L2_Typo</ability>
      <abilityName>字词错误</abilityName>
      <candidateList>
        <item>模板</item>
      </candidateList>
      <explain/>
      <paraID>7B95F184</paraID>
      <start>10</start>
      <end>12</end>
      <status>modified</status>
      <modifiedWord>模板</modifiedWord>
      <trackRevisions>false</trackRevisions>
    </reviewItem>
    <reviewItem>
      <errorID>fec01dd2-e08c-4bc6-bdc1-db81441ba98f</errorID>
      <errorWord>*</errorWord>
      <group>L1_Punc</group>
      <groupName>标点问题</groupName>
      <ability>L2_Punc_CN</ability>
      <abilityName>标点符号问题</abilityName>
      <candidateList/>
      <explain/>
      <paraID>2C058625</paraID>
      <start>0</start>
      <end>1</end>
      <status>unmodified</status>
      <modifiedWord/>
      <trackRevisions>false</trackRevisions>
    </reviewItem>
    <reviewItem>
      <errorID>c31a9b8a-6735-4d7d-ba04-c5310e77ea98</errorID>
      <errorWord>*</errorWord>
      <group>L1_Punc</group>
      <groupName>标点问题</groupName>
      <ability>L2_Punc_CN</ability>
      <abilityName>标点符号问题</abilityName>
      <candidateList/>
      <explain/>
      <paraID>6372AD1B</paraID>
      <start>0</start>
      <end>1</end>
      <status>unmodified</status>
      <modifiedWord/>
      <trackRevisions>false</trackRevisions>
    </reviewItem>
    <reviewItem>
      <errorID>22f7b2d1-d86a-47e6-b203-08be6347ac19</errorID>
      <errorWord>*</errorWord>
      <group>L1_Punc</group>
      <groupName>标点问题</groupName>
      <ability>L2_Punc_CN</ability>
      <abilityName>标点符号问题</abilityName>
      <candidateList/>
      <explain/>
      <paraID>4801897C</paraID>
      <start>0</start>
      <end>1</end>
      <status>unmodified</status>
      <modifiedWord/>
      <trackRevisions>false</trackRevisions>
    </reviewItem>
    <reviewItem>
      <errorID>e062d728-e76c-4619-8755-f704b49d6e52</errorID>
      <errorWord>*</errorWord>
      <group>L1_Punc</group>
      <groupName>标点问题</groupName>
      <ability>L2_Punc_CN</ability>
      <abilityName>标点符号问题</abilityName>
      <candidateList/>
      <explain/>
      <paraID>40C5E1D7</paraID>
      <start>0</start>
      <end>1</end>
      <status>unmodified</status>
      <modifiedWord/>
      <trackRevisions>false</trackRevisions>
    </reviewItem>
    <reviewItem>
      <errorID>6d3e1988-80c6-42c1-825f-d1ef994ebf64</errorID>
      <errorWord>*</errorWord>
      <group>L1_Punc</group>
      <groupName>标点问题</groupName>
      <ability>L2_Punc_CN</ability>
      <abilityName>标点符号问题</abilityName>
      <candidateList/>
      <explain/>
      <paraID>5AF2737A</paraID>
      <start>0</start>
      <end>1</end>
      <status>unmodified</status>
      <modifiedWord/>
      <trackRevisions>false</trackRevisions>
    </reviewItem>
    <reviewItem>
      <errorID>fb3575bc-7a75-44f9-8043-ef4b6386aca6</errorID>
      <errorWord>*</errorWord>
      <group>L1_Punc</group>
      <groupName>标点问题</groupName>
      <ability>L2_Punc_CN</ability>
      <abilityName>标点符号问题</abilityName>
      <candidateList/>
      <explain/>
      <paraID>7252849A</paraID>
      <start>0</start>
      <end>1</end>
      <status>unmodified</status>
      <modifiedWord/>
      <trackRevisions>false</trackRevisions>
    </reviewItem>
    <reviewItem>
      <errorID>a5ec8b2f-2435-4cfb-9c23-a9c1013cbeff</errorID>
      <errorWord>-</errorWord>
      <group>L1_Format</group>
      <groupName>格式问题</groupName>
      <ability>L2_HalfPunc_CN</ability>
      <abilityName>全半角问题</abilityName>
      <candidateList>
        <item>－</item>
      </candidateList>
      <explain>文本全半角错误。</explain>
      <paraID>545EB335</paraID>
      <start>4</start>
      <end>5</end>
      <status>modified</status>
      <modifiedWord>－</modifiedWord>
      <trackRevisions>false</trackRevisions>
    </reviewItem>
    <reviewItem>
      <errorID>c6c354ba-db0b-4aa7-9a52-52ec32bbbcaa</errorID>
      <errorWord>:</errorWord>
      <group>L1_Format</group>
      <groupName>格式问题</groupName>
      <ability>L2_HalfPunc_CN</ability>
      <abilityName>全半角问题</abilityName>
      <candidateList>
        <item>：</item>
      </candidateList>
      <explain>文本全半角错误。</explain>
      <paraID> C32143C</paraID>
      <start>4</start>
      <end>5</end>
      <status>modified</status>
      <modifiedWord>：</modifiedWord>
      <trackRevisions>false</trackRevisions>
    </reviewItem>
    <reviewItem>
      <errorID>597f5c4b-3c68-48ba-9a4a-98a1957e87ab</errorID>
      <errorWord>-</errorWord>
      <group>L1_Format</group>
      <groupName>格式问题</groupName>
      <ability>L2_HalfPunc_CN</ability>
      <abilityName>全半角问题</abilityName>
      <candidateList>
        <item>－</item>
      </candidateList>
      <explain>文本全半角错误。</explain>
      <paraID> A989A0B</paraID>
      <start>4</start>
      <end>5</end>
      <status>modified</status>
      <modifiedWord>－</modifiedWord>
      <trackRevisions>false</trackRevisions>
    </reviewItem>
    <reviewItem>
      <errorID>7b75ee44-b2e4-4650-9c3b-ea6af99e17ea</errorID>
      <errorWord>:</errorWord>
      <group>L1_Format</group>
      <groupName>格式问题</groupName>
      <ability>L2_HalfPunc_CN</ability>
      <abilityName>全半角问题</abilityName>
      <candidateList>
        <item>：</item>
      </candidateList>
      <explain>文本全半角错误。</explain>
      <paraID>62E05122</paraID>
      <start>4</start>
      <end>5</end>
      <status>modified</status>
      <modifiedWord>：</modifiedWord>
      <trackRevisions>false</trackRevisions>
    </reviewItem>
    <reviewItem>
      <errorID>295ee390-c3c2-417b-9f16-bbce1e8a78ef</errorID>
      <errorWord>-</errorWord>
      <group>L1_Format</group>
      <groupName>格式问题</groupName>
      <ability>L2_HalfPunc_CN</ability>
      <abilityName>全半角问题</abilityName>
      <candidateList>
        <item>－</item>
      </candidateList>
      <explain>文本全半角错误。</explain>
      <paraID>5F0B837C</paraID>
      <start>2</start>
      <end>3</end>
      <status>modified</status>
      <modifiedWord>－</modifiedWord>
      <trackRevisions>false</trackRevisions>
    </reviewItem>
    <reviewItem>
      <errorID>19ef4deb-fba5-4f84-ac7a-65b62c5a1df2</errorID>
      <errorWord>-</errorWord>
      <group>L1_Format</group>
      <groupName>格式问题</groupName>
      <ability>L2_HalfPunc_CN</ability>
      <abilityName>全半角问题</abilityName>
      <candidateList>
        <item>－</item>
      </candidateList>
      <explain>文本全半角错误。</explain>
      <paraID>312FBF10</paraID>
      <start>4</start>
      <end>5</end>
      <status>modified</status>
      <modifiedWord>－</modifiedWord>
      <trackRevisions>false</trackRevisions>
    </reviewItem>
    <reviewItem>
      <errorID>6d10d086-aff2-4b7e-886b-38a4931dcf50</errorID>
      <errorWord>-</errorWord>
      <group>L1_Format</group>
      <groupName>格式问题</groupName>
      <ability>L2_HalfPunc_CN</ability>
      <abilityName>全半角问题</abilityName>
      <candidateList>
        <item>－</item>
      </candidateList>
      <explain>文本全半角错误。</explain>
      <paraID>3B6A1B1B</paraID>
      <start>4</start>
      <end>5</end>
      <status>modified</status>
      <modifiedWord>－</modifiedWord>
      <trackRevisions>false</trackRevisions>
    </reviewItem>
    <reviewItem>
      <errorID>7ccc4710-6255-4d03-ae1a-72041ab82a6e</errorID>
      <errorWord>:</errorWord>
      <group>L1_Format</group>
      <groupName>格式问题</groupName>
      <ability>L2_HalfPunc_CN</ability>
      <abilityName>全半角问题</abilityName>
      <candidateList>
        <item>：</item>
      </candidateList>
      <explain>文本全半角错误。</explain>
      <paraID>3C5C3B9A</paraID>
      <start>6</start>
      <end>7</end>
      <status>modified</status>
      <modifiedWord>：</modifiedWord>
      <trackRevisions>false</trackRevisions>
    </reviewItem>
    <reviewItem>
      <errorID>bd9bd17b-6bf6-4d87-bb91-ff4939b74087</errorID>
      <errorWord>于</errorWord>
      <group>L1_Word</group>
      <groupName>字词问题</groupName>
      <ability>L2_Typo</ability>
      <abilityName>字词错误</abilityName>
      <candidateList>
        <item>与</item>
      </candidateList>
      <explain/>
      <paraID>5DD73305</paraID>
      <start>0</start>
      <end>1</end>
      <status>modified</status>
      <modifiedWord>与</modifiedWord>
      <trackRevisions>false</trackRevisions>
    </reviewItem>
    <reviewItem>
      <errorID>c46fabb1-a793-4969-9a91-5a91cb758400</errorID>
      <errorWord>-</errorWord>
      <group>L1_Format</group>
      <groupName>格式问题</groupName>
      <ability>L2_HalfPunc_CN</ability>
      <abilityName>全半角问题</abilityName>
      <candidateList>
        <item>－</item>
      </candidateList>
      <explain>文本全半角错误。</explain>
      <paraID>231B4390</paraID>
      <start>8</start>
      <end>9</end>
      <status>modified</status>
      <modifiedWord>－</modifiedWord>
      <trackRevisions>false</trackRevisions>
    </reviewItem>
    <reviewItem>
      <errorID>fc0d8a1e-93d7-4b4a-9bc8-a478fae9c1cc</errorID>
      <errorWord>-</errorWord>
      <group>L1_Format</group>
      <groupName>格式问题</groupName>
      <ability>L2_HalfPunc_CN</ability>
      <abilityName>全半角问题</abilityName>
      <candidateList>
        <item>－</item>
      </candidateList>
      <explain>文本全半角错误。</explain>
      <paraID>231B4390</paraID>
      <start>17</start>
      <end>18</end>
      <status>modified</status>
      <modifiedWord>－</modifiedWord>
      <trackRevisions>false</trackRevisions>
    </reviewItem>
    <reviewItem>
      <errorID>ecd6b62a-56c8-4635-ad60-64bea3c611ac</errorID>
      <errorWord>于</errorWord>
      <group>L1_Word</group>
      <groupName>字词问题</groupName>
      <ability>L2_Typo</ability>
      <abilityName>字词错误</abilityName>
      <candidateList>
        <item>与</item>
      </candidateList>
      <explain/>
      <paraID> F100271</paraID>
      <start>0</start>
      <end>1</end>
      <status>modified</status>
      <modifiedWord>与</modifiedWord>
      <trackRevisions>false</trackRevisions>
    </reviewItem>
    <reviewItem>
      <errorID>68f87642-06fc-4bf7-84fc-2d0e8ec9f694</errorID>
      <errorWord>-</errorWord>
      <group>L1_Format</group>
      <groupName>格式问题</groupName>
      <ability>L2_HalfPunc_CN</ability>
      <abilityName>全半角问题</abilityName>
      <candidateList>
        <item>－</item>
      </candidateList>
      <explain>文本全半角错误。</explain>
      <paraID>730FD72F</paraID>
      <start>8</start>
      <end>9</end>
      <status>modified</status>
      <modifiedWord>－</modifiedWord>
      <trackRevisions>false</trackRevisions>
    </reviewItem>
    <reviewItem>
      <errorID>ba4d1847-c4bd-4915-8398-30caed4311cd</errorID>
      <errorWord>-</errorWord>
      <group>L1_Format</group>
      <groupName>格式问题</groupName>
      <ability>L2_HalfPunc_CN</ability>
      <abilityName>全半角问题</abilityName>
      <candidateList>
        <item>－</item>
      </candidateList>
      <explain>文本全半角错误。</explain>
      <paraID>730FD72F</paraID>
      <start>17</start>
      <end>18</end>
      <status>modified</status>
      <modifiedWord>－</modifiedWord>
      <trackRevisions>false</trackRevisions>
    </reviewItem>
    <reviewItem>
      <errorID>d5d93699-26c9-48ff-867d-81ed7df562bb</errorID>
      <errorWord>后督</errorWord>
      <group>L1_Word</group>
      <groupName>字词问题</groupName>
      <ability>L2_Typo</ability>
      <abilityName>字词错误</abilityName>
      <candidateList>
        <item>后台</item>
      </candidateList>
      <explain/>
      <paraID>5ED076BD</paraID>
      <start>34</start>
      <end>36</end>
      <status>modified</status>
      <modifiedWord>后台</modifiedWord>
      <trackRevisions>false</trackRevisions>
    </reviewItem>
    <reviewItem>
      <errorID>66bf98ea-2d91-4a9d-8852-151c0d36b2d9</errorID>
      <errorWord>*</errorWord>
      <group>L1_Punc</group>
      <groupName>标点问题</groupName>
      <ability>L2_Punc_CN</ability>
      <abilityName>标点符号问题</abilityName>
      <candidateList/>
      <explain/>
      <paraID>3FDF7E3C</paraID>
      <start>0</start>
      <end>1</end>
      <status>unmodified</status>
      <modifiedWord/>
      <trackRevisions>false</trackRevisions>
    </reviewItem>
    <reviewItem>
      <errorID>7c5be0be-f167-4738-9cbe-164f97755f12</errorID>
      <errorWord>*</errorWord>
      <group>L1_Punc</group>
      <groupName>标点问题</groupName>
      <ability>L2_Punc_CN</ability>
      <abilityName>标点符号问题</abilityName>
      <candidateList/>
      <explain/>
      <paraID> 6405C0A</paraID>
      <start>0</start>
      <end>1</end>
      <status>unmodified</status>
      <modifiedWord/>
      <trackRevisions>false</trackRevisions>
    </reviewItem>
    <reviewItem>
      <errorID>dce79119-3202-4014-b860-a6f8d1304915</errorID>
      <errorWord>*</errorWord>
      <group>L1_Punc</group>
      <groupName>标点问题</groupName>
      <ability>L2_Punc_CN</ability>
      <abilityName>标点符号问题</abilityName>
      <candidateList/>
      <explain/>
      <paraID>7868320B</paraID>
      <start>0</start>
      <end>1</end>
      <status>unmodified</status>
      <modifiedWord/>
      <trackRevisions>false</trackRevisions>
    </reviewItem>
    <reviewItem>
      <errorID>e202418c-3c5a-4ca4-9344-3fd610656007</errorID>
      <errorWord>*</errorWord>
      <group>L1_Punc</group>
      <groupName>标点问题</groupName>
      <ability>L2_Punc_CN</ability>
      <abilityName>标点符号问题</abilityName>
      <candidateList/>
      <explain/>
      <paraID>35210B4A</paraID>
      <start>0</start>
      <end>1</end>
      <status>unmodified</status>
      <modifiedWord/>
      <trackRevisions>false</trackRevisions>
    </reviewItem>
    <reviewItem>
      <errorID>4e92b8bb-159b-4138-bf3d-ee267507f9c1</errorID>
      <errorWord>*</errorWord>
      <group>L1_Punc</group>
      <groupName>标点问题</groupName>
      <ability>L2_Punc_CN</ability>
      <abilityName>标点符号问题</abilityName>
      <candidateList/>
      <explain/>
      <paraID>6784DAF3</paraID>
      <start>0</start>
      <end>1</end>
      <status>unmodified</status>
      <modifiedWord/>
      <trackRevisions>false</trackRevisions>
    </reviewItem>
    <reviewItem>
      <errorID>a5f44a18-0cac-40ff-afda-221ad818eeb3</errorID>
      <errorWord>*</errorWord>
      <group>L1_Punc</group>
      <groupName>标点问题</groupName>
      <ability>L2_Punc_CN</ability>
      <abilityName>标点符号问题</abilityName>
      <candidateList/>
      <explain/>
      <paraID>4950B2DF</paraID>
      <start>0</start>
      <end>1</end>
      <status>unmodified</status>
      <modifiedWord/>
      <trackRevisions>false</trackRevisions>
    </reviewItem>
    <reviewItem>
      <errorID>f501897a-726e-45ca-aa81-377d255c026b</errorID>
      <errorWord>*</errorWord>
      <group>L1_Punc</group>
      <groupName>标点问题</groupName>
      <ability>L2_Punc_CN</ability>
      <abilityName>标点符号问题</abilityName>
      <candidateList/>
      <explain/>
      <paraID>3E672F84</paraID>
      <start>0</start>
      <end>1</end>
      <status>unmodified</status>
      <modifiedWord/>
      <trackRevisions>false</trackRevisions>
    </reviewItem>
    <reviewItem>
      <errorID>2069c93a-ca05-4ac4-a540-ed9d1a9b848c</errorID>
      <errorWord>*</errorWord>
      <group>L1_Punc</group>
      <groupName>标点问题</groupName>
      <ability>L2_Punc_CN</ability>
      <abilityName>标点符号问题</abilityName>
      <candidateList/>
      <explain/>
      <paraID>470AC270</paraID>
      <start>0</start>
      <end>1</end>
      <status>unmodified</status>
      <modifiedWord/>
      <trackRevisions>false</trackRevisions>
    </reviewItem>
    <reviewItem>
      <errorID>ad20180c-68c3-4fe6-9c47-4fcff55acc5c</errorID>
      <errorWord>*</errorWord>
      <group>L1_Punc</group>
      <groupName>标点问题</groupName>
      <ability>L2_Punc_CN</ability>
      <abilityName>标点符号问题</abilityName>
      <candidateList/>
      <explain/>
      <paraID>4D5AEDA3</paraID>
      <start>0</start>
      <end>1</end>
      <status>unmodified</status>
      <modifiedWord/>
      <trackRevisions>false</trackRevisions>
    </reviewItem>
    <reviewItem>
      <errorID>3cbbd47c-f56f-43c7-a346-3d9d740d0441</errorID>
      <errorWord>：：</errorWord>
      <group>L1_Punc</group>
      <groupName>标点问题</groupName>
      <ability>L2_Punc_CN</ability>
      <abilityName>标点符号问题</abilityName>
      <candidateList>
        <item>：</item>
      </candidateList>
      <explain/>
      <paraID>1A9C44F6</paraID>
      <start>15</start>
      <end>16</end>
      <status>modified</status>
      <modifiedWord>：</modifiedWord>
      <trackRevisions>false</trackRevisions>
    </reviewItem>
    <reviewItem>
      <errorID>c2a50493-e219-46cd-8327-bf15c4ed3e28</errorID>
      <errorWord>-</errorWord>
      <group>L1_Format</group>
      <groupName>格式问题</groupName>
      <ability>L2_HalfPunc_CN</ability>
      <abilityName>全半角问题</abilityName>
      <candidateList>
        <item>－</item>
      </candidateList>
      <explain>文本全半角错误。</explain>
      <paraID>30184135</paraID>
      <start>4</start>
      <end>5</end>
      <status>modified</status>
      <modifiedWord>－</modifiedWord>
      <trackRevisions>false</trackRevisions>
    </reviewItem>
    <reviewItem>
      <errorID>a31faee1-618e-4556-85ed-d2fcddec1741</errorID>
      <errorWord>-</errorWord>
      <group>L1_Format</group>
      <groupName>格式问题</groupName>
      <ability>L2_HalfPunc_CN</ability>
      <abilityName>全半角问题</abilityName>
      <candidateList>
        <item>－</item>
      </candidateList>
      <explain>文本全半角错误。</explain>
      <paraID>4EE4EDD4</paraID>
      <start>7</start>
      <end>8</end>
      <status>modified</status>
      <modifiedWord>－</modifiedWord>
      <trackRevisions>false</trackRevisions>
    </reviewItem>
    <reviewItem>
      <errorID>a0c1d0e1-8023-4b05-a41e-257b95a0ac5a</errorID>
      <errorWord>:</errorWord>
      <group>L1_Format</group>
      <groupName>格式问题</groupName>
      <ability>L2_HalfPunc_CN</ability>
      <abilityName>全半角问题</abilityName>
      <candidateList>
        <item>：</item>
      </candidateList>
      <explain>文本全半角错误。</explain>
      <paraID>3BE0CAA9</paraID>
      <start>4</start>
      <end>5</end>
      <status>modified</status>
      <modifiedWord>：</modifiedWord>
      <trackRevisions>false</trackRevisions>
    </reviewItem>
    <reviewItem>
      <errorID>68cf6d3e-1dac-4185-8510-ebd06859d405</errorID>
      <errorWord>-</errorWord>
      <group>L1_Format</group>
      <groupName>格式问题</groupName>
      <ability>L2_HalfPunc_CN</ability>
      <abilityName>全半角问题</abilityName>
      <candidateList>
        <item>－</item>
      </candidateList>
      <explain>文本全半角错误。</explain>
      <paraID>37456ED8</paraID>
      <start>4</start>
      <end>5</end>
      <status>modified</status>
      <modifiedWord>－</modifiedWord>
      <trackRevisions>false</trackRevisions>
    </reviewItem>
    <reviewItem>
      <errorID>c0f7d4a1-956d-4711-9e1b-5f034fff0a86</errorID>
      <errorWord>:</errorWord>
      <group>L1_Format</group>
      <groupName>格式问题</groupName>
      <ability>L2_HalfPunc_CN</ability>
      <abilityName>全半角问题</abilityName>
      <candidateList>
        <item>：</item>
      </candidateList>
      <explain>文本全半角错误。</explain>
      <paraID>6B483EE6</paraID>
      <start>4</start>
      <end>5</end>
      <status>modified</status>
      <modifiedWord>：</modifiedWord>
      <trackRevisions>false</trackRevisions>
    </reviewItem>
    <reviewItem>
      <errorID>7579f20a-ab95-4e89-8ea7-25cde10ea4fc</errorID>
      <errorWord>模版</errorWord>
      <group>L1_Word</group>
      <groupName>字词问题</groupName>
      <ability>L2_Typo</ability>
      <abilityName>字词错误</abilityName>
      <candidateList>
        <item>模板</item>
      </candidateList>
      <explain>存在发音相同字词的误用。</explain>
      <paraID>25B70EF3</paraID>
      <start>7</start>
      <end>9</end>
      <status>modified</status>
      <modifiedWord>模板</modifiedWord>
      <trackRevisions>false</trackRevisions>
    </reviewItem>
    <reviewItem>
      <errorID>95a48191-d6fd-4aff-9252-39d28047c36a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31BE1A55</paraID>
      <start>0</start>
      <end>2</end>
      <status>modified</status>
      <modifiedWord>1.</modifiedWord>
      <trackRevisions>false</trackRevisions>
    </reviewItem>
    <reviewItem>
      <errorID>acbd82ad-7333-4e52-b38d-5b22e40c3d0f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614DCE77</paraID>
      <start>0</start>
      <end>2</end>
      <status>modified</status>
      <modifiedWord>2.</modifiedWord>
      <trackRevisions>false</trackRevisions>
    </reviewItem>
    <reviewItem>
      <errorID>2a64011b-e219-4359-b371-49d4523d1a4a</errorID>
      <errorWord>成</errorWord>
      <group>L1_Word</group>
      <groupName>字词问题</groupName>
      <ability>L2_Typo</ability>
      <abilityName>字词错误</abilityName>
      <candidateList>
        <item>成后</item>
      </candidateList>
      <explain/>
      <paraID>614DCE77</paraID>
      <start>28</start>
      <end>30</end>
      <status>modified</status>
      <modifiedWord>成后</modifiedWord>
      <trackRevisions>false</trackRevisions>
    </reviewItem>
    <reviewItem>
      <errorID>f4020581-355a-49e9-ba00-2dbd51243306</errorID>
      <errorWord>-</errorWord>
      <group>L1_Format</group>
      <groupName>格式问题</groupName>
      <ability>L2_HalfPunc_CN</ability>
      <abilityName>全半角问题</abilityName>
      <candidateList>
        <item>－</item>
      </candidateList>
      <explain>文本全半角错误。</explain>
      <paraID>392ABEEC</paraID>
      <start>6</start>
      <end>7</end>
      <status>modified</status>
      <modifiedWord>－</modifiedWord>
      <trackRevisions>false</trackRevisions>
    </reviewItem>
    <reviewItem>
      <errorID>cd86c9d4-2636-4d8a-9b57-2c27f635a34b</errorID>
      <errorWord>后督管理</errorWord>
      <group>L1_Word</group>
      <groupName>字词问题</groupName>
      <ability>L2_Typo</ability>
      <abilityName>字词错误</abilityName>
      <candidateList>
        <item>后台管理</item>
      </candidateList>
      <explain/>
      <paraID>528B12D0</paraID>
      <start>18</start>
      <end>22</end>
      <status>modified</status>
      <modifiedWord>后台管理</modifiedWord>
      <trackRevisions>false</trackRevisions>
    </reviewItem>
    <reviewItem>
      <errorID>d85ea351-ebbd-4011-b2e2-f8819dc98743</errorID>
      <errorWord>已将</errorWord>
      <group>L1_Word</group>
      <groupName>字词问题</groupName>
      <ability>L2_Typo</ability>
      <abilityName>字词错误</abilityName>
      <candidateList>
        <item>已经</item>
      </candidateList>
      <explain>存在发音相近字词的误用。</explain>
      <paraID>  E4569F</paraID>
      <start>9</start>
      <end>11</end>
      <status>modified</status>
      <modifiedWord>已经</modifiedWord>
      <trackRevisions>false</trackRevisions>
    </reviewItem>
    <reviewItem>
      <errorID>75f5cc2f-dc1c-432a-b0f1-8986ec2dce95</errorID>
      <errorWord>后督管理</errorWord>
      <group>L1_Word</group>
      <groupName>字词问题</groupName>
      <ability>L2_Typo</ability>
      <abilityName>字词错误</abilityName>
      <candidateList>
        <item>后台管理</item>
      </candidateList>
      <explain/>
      <paraID>2DA382D1</paraID>
      <start>18</start>
      <end>22</end>
      <status>modified</status>
      <modifiedWord>后台管理</modifiedWord>
      <trackRevisions>false</trackRevisions>
    </reviewItem>
    <reviewItem>
      <errorID>198727f3-93ad-474f-900b-d051cb2af8db</errorID>
      <errorWord>统一</errorWord>
      <group>L1_Word</group>
      <groupName>字词问题</groupName>
      <ability>L2_Typo</ability>
      <abilityName>字词错误</abilityName>
      <candidateList>
        <item>同一</item>
      </candidateList>
      <explain/>
      <paraID>4CB144CF</paraID>
      <start>41</start>
      <end>43</end>
      <status>modified</status>
      <modifiedWord>同一</modifiedWord>
      <trackRevisions>false</trackRevisions>
    </reviewItem>
    <reviewItem>
      <errorID>6d064583-da9d-49b7-b320-3768489e1582</errorID>
      <errorWord>统一</errorWord>
      <group>L1_Word</group>
      <groupName>字词问题</groupName>
      <ability>L2_Typo</ability>
      <abilityName>字词错误</abilityName>
      <candidateList>
        <item>同一</item>
      </candidateList>
      <explain/>
      <paraID>4EB18610</paraID>
      <start>41</start>
      <end>43</end>
      <status>modified</status>
      <modifiedWord>同一</modifiedWord>
      <trackRevisions>false</trackRevisions>
    </reviewItem>
    <reviewItem>
      <errorID>80cb9669-d209-45ef-b22e-bffbcc38e9b5</errorID>
      <errorWord>登陆</errorWord>
      <group>L1_Word</group>
      <groupName>字词问题</groupName>
      <ability>L2_Typo</ability>
      <abilityName>字词错误</abilityName>
      <candidateList>
        <item>登录</item>
      </candidateList>
      <explain/>
      <paraID>3C5E23D3</paraID>
      <start>8</start>
      <end>10</end>
      <status>modified</status>
      <modifiedWord>登录</modifiedWord>
      <trackRevisions>false</trackRevisions>
    </reviewItem>
    <reviewItem>
      <errorID>111ebc12-39e3-4fbf-a2dc-c29cebf80d6f</errorID>
      <errorWord>统一</errorWord>
      <group>L1_Word</group>
      <groupName>字词问题</groupName>
      <ability>L2_Typo</ability>
      <abilityName>字词错误</abilityName>
      <candidateList>
        <item>同一</item>
      </candidateList>
      <explain/>
      <paraID>20AFF908</paraID>
      <start>41</start>
      <end>43</end>
      <status>modified</status>
      <modifiedWord>同一</modifiedWord>
      <trackRevisions>false</trackRevisions>
    </reviewItem>
    <reviewItem>
      <errorID>a0311965-3f4a-4a62-95c9-b338b3254c40</errorID>
      <errorWord>登陆</errorWord>
      <group>L1_Word</group>
      <groupName>字词问题</groupName>
      <ability>L2_Typo</ability>
      <abilityName>字词错误</abilityName>
      <candidateList>
        <item>登录</item>
      </candidateList>
      <explain/>
      <paraID>38F17727</paraID>
      <start>8</start>
      <end>10</end>
      <status>modified</status>
      <modifiedWord>登录</modifiedWord>
      <trackRevisions>false</trackRevisions>
    </reviewItem>
    <reviewItem>
      <errorID>e14f4747-2df3-41a0-af3e-0f456f30a9e4</errorID>
      <errorWord>!</errorWord>
      <group>L1_Format</group>
      <groupName>格式问题</groupName>
      <ability>L2_HalfPunc_CN</ability>
      <abilityName>全半角问题</abilityName>
      <candidateList>
        <item>！</item>
      </candidateList>
      <explain>文本全半角错误。</explain>
      <paraID>1C0DF0B9</paraID>
      <start>70</start>
      <end>71</end>
      <status>modified</status>
      <modifiedWord>！</modifiedWord>
      <trackRevisions>false</trackRevisions>
    </reviewItem>
    <reviewItem>
      <errorID>8dce733d-7e57-44af-9ce3-b5bab42ebf1b</errorID>
      <errorWord>统一</errorWord>
      <group>L1_Word</group>
      <groupName>字词问题</groupName>
      <ability>L2_Typo</ability>
      <abilityName>字词错误</abilityName>
      <candidateList>
        <item>同一</item>
      </candidateList>
      <explain/>
      <paraID>546177A9</paraID>
      <start>41</start>
      <end>43</end>
      <status>modified</status>
      <modifiedWord>同一</modifiedWord>
      <trackRevisions>false</trackRevisions>
    </reviewItem>
    <reviewItem>
      <errorID>60e55fca-5cc2-4315-a56e-2bdef667681c</errorID>
      <errorWord>搜有</errorWord>
      <group>L1_Word</group>
      <groupName>字词问题</groupName>
      <ability>L2_Typo</ability>
      <abilityName>字词错误</abilityName>
      <candidateList>
        <item>所有</item>
      </candidateList>
      <explain/>
      <paraID>6B9F2A2E</paraID>
      <start>8</start>
      <end>10</end>
      <status>modified</status>
      <modifiedWord>所有</modifiedWord>
      <trackRevisions>false</trackRevisions>
    </reviewItem>
    <reviewItem>
      <errorID>37ed87ad-32de-4b25-8aa0-71c1ba908fe4</errorID>
      <errorWord>模版</errorWord>
      <group>L1_Word</group>
      <groupName>字词问题</groupName>
      <ability>L2_Typo</ability>
      <abilityName>字词错误</abilityName>
      <candidateList>
        <item>模板</item>
      </candidateList>
      <explain/>
      <paraID>5091B15B</paraID>
      <start>1</start>
      <end>3</end>
      <status>modified</status>
      <modifiedWord>模板</modifiedWord>
      <trackRevisions>false</trackRevisions>
    </reviewItem>
    <reviewItem>
      <errorID>3481100e-7605-45b9-a2ce-677e742643f9</errorID>
      <errorWord>模版</errorWord>
      <group>L1_Word</group>
      <groupName>字词问题</groupName>
      <ability>L2_Typo</ability>
      <abilityName>字词错误</abilityName>
      <candidateList>
        <item>模板</item>
      </candidateList>
      <explain>存在发音相同字词的误用。</explain>
      <paraID>29295315</paraID>
      <start>8</start>
      <end>10</end>
      <status>modified</status>
      <modifiedWord>模板</modifiedWord>
      <trackRevisions>false</trackRevisions>
    </reviewItem>
    <reviewItem>
      <errorID>c3383b93-e8c2-40ef-b799-230385f0eb93</errorID>
      <errorWord>模版</errorWord>
      <group>L1_Word</group>
      <groupName>字词问题</groupName>
      <ability>L2_Typo</ability>
      <abilityName>字词错误</abilityName>
      <candidateList>
        <item>模板</item>
      </candidateList>
      <explain>存在发音相同字词的误用。</explain>
      <paraID>29295315</paraID>
      <start>17</start>
      <end>19</end>
      <status>modified</status>
      <modifiedWord>模板</modifiedWord>
      <trackRevisions>false</trackRevisions>
    </reviewItem>
    <reviewItem>
      <errorID>e3da1264-d79d-420b-92ac-2dc2c031a939</errorID>
      <errorWord>上次</errorWord>
      <group>L1_Word</group>
      <groupName>字词问题</groupName>
      <ability>L2_Typo</ability>
      <abilityName>字词错误</abilityName>
      <candidateList>
        <item>上传</item>
      </candidateList>
      <explain/>
      <paraID>7E759BF4</paraID>
      <start>16</start>
      <end>18</end>
      <status>modified</status>
      <modifiedWord>上传</modifiedWord>
      <trackRevisions>false</trackRevisions>
    </reviewItem>
    <reviewItem>
      <errorID>6f98bf45-8c1b-4d18-bc1d-0b4bcc3ade4d</errorID>
      <errorWord>建</errorWord>
      <group>L1_Word</group>
      <groupName>字词问题</groupName>
      <ability>L2_Typo</ability>
      <abilityName>字词错误</abilityName>
      <candidateList>
        <item>建人</item>
      </candidateList>
      <explain/>
      <paraID>183C25B0</paraID>
      <start>35</start>
      <end>37</end>
      <status>modified</status>
      <modifiedWord>建人</modifiedWord>
      <trackRevisions>false</trackRevisions>
    </reviewItem>
    <reviewItem>
      <errorID>de15ff58-01b7-4f96-aab9-b62df939c9e7</errorID>
      <errorWord>”</errorWord>
      <group>L1_Punc</group>
      <groupName>标点问题</groupName>
      <ability>L2_Punc_CN</ability>
      <abilityName>标点符号问题</abilityName>
      <candidateList>
        <item>“</item>
      </candidateList>
      <explain>注意检查双引号的方向是否正确。</explain>
      <paraID>4D331769</paraID>
      <start>31</start>
      <end>32</end>
      <status>modified</status>
      <modifiedWord>“</modifiedWord>
      <trackRevisions>false</trackRevisions>
    </reviewItem>
    <reviewItem>
      <errorID>152351ba-cf93-4781-8d6e-7e647dbd0da8</errorID>
      <errorWord>“</errorWord>
      <group>L1_Punc</group>
      <groupName>标点问题</groupName>
      <ability>L2_Punc_CN</ability>
      <abilityName>标点符号问题</abilityName>
      <candidateList>
        <item>”</item>
      </candidateList>
      <explain>注意检查双引号的方向是否正确。</explain>
      <paraID>4D331769</paraID>
      <start>38</start>
      <end>39</end>
      <status>modified</status>
      <modifiedWord>”</modifiedWord>
      <trackRevisions>false</trackRevisions>
    </reviewItem>
    <reviewItem>
      <errorID>e8a5ac2c-0cc4-44cb-b802-3809c7559657</errorID>
      <errorWord>”</errorWord>
      <group>L1_Punc</group>
      <groupName>标点问题</groupName>
      <ability>L2_Punc_CN</ability>
      <abilityName>标点符号问题</abilityName>
      <candidateList>
        <item>“</item>
      </candidateList>
      <explain>注意检查双引号的方向是否正确。</explain>
      <paraID>4D331769</paraID>
      <start>53</start>
      <end>54</end>
      <status>modified</status>
      <modifiedWord>“</modifiedWord>
      <trackRevisions>false</trackRevisions>
    </reviewItem>
    <reviewItem>
      <errorID>b266c3a7-49fb-4bf0-bf26-528eecbbb62e</errorID>
      <errorWord>“</errorWord>
      <group>L1_Punc</group>
      <groupName>标点问题</groupName>
      <ability>L2_Punc_CN</ability>
      <abilityName>标点符号问题</abilityName>
      <candidateList>
        <item>”</item>
      </candidateList>
      <explain>注意检查双引号的方向是否正确。</explain>
      <paraID>4D331769</paraID>
      <start>59</start>
      <end>60</end>
      <status>modified</status>
      <modifiedWord>”</modifiedWord>
      <trackRevisions>false</trackRevisions>
    </reviewItem>
    <reviewItem>
      <errorID>e6d68481-76bc-4726-b036-7f5ddaeac6b1</errorID>
      <errorWord>-</errorWord>
      <group>L1_Format</group>
      <groupName>格式问题</groupName>
      <ability>L2_HalfPunc_CN</ability>
      <abilityName>全半角问题</abilityName>
      <candidateList>
        <item>－</item>
      </candidateList>
      <explain>文本全半角错误。</explain>
      <paraID> 3024300</paraID>
      <start>4</start>
      <end>5</end>
      <status>modified</status>
      <modifiedWord>－</modifiedWord>
      <trackRevisions>false</trackRevisions>
    </reviewItem>
    <reviewItem>
      <errorID>0f3f97fa-2fe7-4ef8-9519-980c7675ace0</errorID>
      <errorWord>:</errorWord>
      <group>L1_Format</group>
      <groupName>格式问题</groupName>
      <ability>L2_HalfPunc_CN</ability>
      <abilityName>全半角问题</abilityName>
      <candidateList>
        <item>：</item>
      </candidateList>
      <explain>文本全半角错误。</explain>
      <paraID>55AA20DB</paraID>
      <start>4</start>
      <end>5</end>
      <status>modified</status>
      <modifiedWord>：</modifiedWord>
      <trackRevisions>false</trackRevisions>
    </reviewItem>
    <reviewItem>
      <errorID>0ef29e7a-3e54-407c-a4f6-191ce771ff31</errorID>
      <errorWord>-</errorWord>
      <group>L1_Format</group>
      <groupName>格式问题</groupName>
      <ability>L2_HalfPunc_CN</ability>
      <abilityName>全半角问题</abilityName>
      <candidateList>
        <item>－</item>
      </candidateList>
      <explain>文本全半角错误。</explain>
      <paraID>1D285386</paraID>
      <start>4</start>
      <end>5</end>
      <status>modified</status>
      <modifiedWord>－</modifiedWord>
      <trackRevisions>false</trackRevisions>
    </reviewItem>
    <reviewItem>
      <errorID>1b992de0-0dfc-4f2f-ac07-bae2f1e63ba2</errorID>
      <errorWord>:</errorWord>
      <group>L1_Format</group>
      <groupName>格式问题</groupName>
      <ability>L2_HalfPunc_CN</ability>
      <abilityName>全半角问题</abilityName>
      <candidateList>
        <item>：</item>
      </candidateList>
      <explain>文本全半角错误。</explain>
      <paraID>320701A8</paraID>
      <start>4</start>
      <end>5</end>
      <status>modified</status>
      <modifiedWord>：</modifiedWord>
      <trackRevisions>false</trackRevisions>
    </reviewItem>
    <reviewItem>
      <errorID>df2b50eb-4841-4221-b887-6a0ccf7f99b3</errorID>
      <errorWord>-</errorWord>
      <group>L1_Format</group>
      <groupName>格式问题</groupName>
      <ability>L2_HalfPunc_CN</ability>
      <abilityName>全半角问题</abilityName>
      <candidateList>
        <item>－</item>
      </candidateList>
      <explain>文本全半角错误。</explain>
      <paraID>70BEE2A0</paraID>
      <start>2</start>
      <end>3</end>
      <status>modified</status>
      <modifiedWord>－</modifiedWord>
      <trackRevisions>false</trackRevisions>
    </reviewItem>
    <reviewItem>
      <errorID>2ba45040-1fed-444c-b0eb-2861ee276e54</errorID>
      <errorWord>:</errorWord>
      <group>L1_Format</group>
      <groupName>格式问题</groupName>
      <ability>L2_HalfPunc_CN</ability>
      <abilityName>全半角问题</abilityName>
      <candidateList>
        <item>：</item>
      </candidateList>
      <explain>文本全半角错误。</explain>
      <paraID>3F58667F</paraID>
      <start>4</start>
      <end>5</end>
      <status>modified</status>
      <modifiedWord>：</modifiedWord>
      <trackRevisions>false</trackRevisions>
    </reviewItem>
    <reviewItem>
      <errorID>ffa71064-3c1e-42b2-8ae6-957b491766ad</errorID>
      <errorWord>-</errorWord>
      <group>L1_Format</group>
      <groupName>格式问题</groupName>
      <ability>L2_HalfPunc_CN</ability>
      <abilityName>全半角问题</abilityName>
      <candidateList>
        <item>－</item>
      </candidateList>
      <explain>文本全半角错误。</explain>
      <paraID>583A8550</paraID>
      <start>4</start>
      <end>5</end>
      <status>modified</status>
      <modifiedWord>－</modifiedWord>
      <trackRevisions>false</trackRevisions>
    </reviewItem>
    <reviewItem>
      <errorID>5cd6c9dc-c2a0-42fd-820c-991b44daab35</errorID>
      <errorWord>-</errorWord>
      <group>L1_Format</group>
      <groupName>格式问题</groupName>
      <ability>L2_HalfPunc_CN</ability>
      <abilityName>全半角问题</abilityName>
      <candidateList>
        <item>－</item>
      </candidateList>
      <explain>文本全半角错误。</explain>
      <paraID>5194710D</paraID>
      <start>4</start>
      <end>5</end>
      <status>modified</status>
      <modifiedWord>－</modifiedWord>
      <trackRevisions>false</trackRevisions>
    </reviewItem>
    <reviewItem>
      <errorID>1ee11edb-cb07-4473-97c4-76d0094ef684</errorID>
      <errorWord>-</errorWord>
      <group>L1_Format</group>
      <groupName>格式问题</groupName>
      <ability>L2_HalfPunc_CN</ability>
      <abilityName>全半角问题</abilityName>
      <candidateList>
        <item>－</item>
      </candidateList>
      <explain>文本全半角错误。</explain>
      <paraID> 9EDDE11</paraID>
      <start>4</start>
      <end>5</end>
      <status>modified</status>
      <modifiedWord>－</modifiedWord>
      <trackRevisions>false</trackRevisions>
    </reviewItem>
    <reviewItem>
      <errorID>e7d700aa-a2ad-4581-832a-96fd38f95e4d</errorID>
      <errorWord>-</errorWord>
      <group>L1_Format</group>
      <groupName>格式问题</groupName>
      <ability>L2_HalfPunc_CN</ability>
      <abilityName>全半角问题</abilityName>
      <candidateList>
        <item>－</item>
      </candidateList>
      <explain>文本全半角错误。</explain>
      <paraID> 9EDDE11</paraID>
      <start>12</start>
      <end>13</end>
      <status>modified</status>
      <modifiedWord>－</modifiedWord>
      <trackRevisions>false</trackRevisions>
    </reviewItem>
    <reviewItem>
      <errorID>bcb393eb-4ba6-4c1d-8ca2-7bef0bc7d60f</errorID>
      <errorWord>-</errorWord>
      <group>L1_Format</group>
      <groupName>格式问题</groupName>
      <ability>L2_HalfPunc_CN</ability>
      <abilityName>全半角问题</abilityName>
      <candidateList>
        <item>－</item>
      </candidateList>
      <explain>文本全半角错误。</explain>
      <paraID> 9EDDE11</paraID>
      <start>20</start>
      <end>21</end>
      <status>modified</status>
      <modifiedWord>－</modifiedWord>
      <trackRevisions>false</trackRevisions>
    </reviewItem>
    <reviewItem>
      <errorID>7b4f0df3-9b07-4c7c-bbde-da5f51ce64e3</errorID>
      <errorWord>-</errorWord>
      <group>L1_Format</group>
      <groupName>格式问题</groupName>
      <ability>L2_HalfPunc_CN</ability>
      <abilityName>全半角问题</abilityName>
      <candidateList>
        <item>－</item>
      </candidateList>
      <explain>文本全半角错误。</explain>
      <paraID> 9EDDE11</paraID>
      <start>28</start>
      <end>29</end>
      <status>modified</status>
      <modifiedWord>－</modifiedWord>
      <trackRevisions>false</trackRevisions>
    </reviewItem>
    <reviewItem>
      <errorID>eb34ba38-5f7a-4c67-868a-cadf5fb97233</errorID>
      <errorWord>-</errorWord>
      <group>L1_Format</group>
      <groupName>格式问题</groupName>
      <ability>L2_HalfPunc_CN</ability>
      <abilityName>全半角问题</abilityName>
      <candidateList>
        <item>－</item>
      </candidateList>
      <explain>文本全半角错误。</explain>
      <paraID>16FAF397</paraID>
      <start>4</start>
      <end>5</end>
      <status>modified</status>
      <modifiedWord>－</modifiedWord>
      <trackRevisions>false</trackRevisions>
    </reviewItem>
    <reviewItem>
      <errorID>c51c7cf6-9d53-46d1-8d8d-eeee4e33759d</errorID>
      <errorWord>:</errorWord>
      <group>L1_Format</group>
      <groupName>格式问题</groupName>
      <ability>L2_HalfPunc_CN</ability>
      <abilityName>全半角问题</abilityName>
      <candidateList>
        <item>：</item>
      </candidateList>
      <explain>文本全半角错误。</explain>
      <paraID>38FCA5C3</paraID>
      <start>4</start>
      <end>5</end>
      <status>modified</status>
      <modifiedWord>：</modifiedWord>
      <trackRevisions>false</trackRevisions>
    </reviewItem>
    <reviewItem>
      <errorID>8191be39-371f-479c-9687-3eea7b3b55d3</errorID>
      <errorWord>-</errorWord>
      <group>L1_Format</group>
      <groupName>格式问题</groupName>
      <ability>L2_HalfPunc_CN</ability>
      <abilityName>全半角问题</abilityName>
      <candidateList>
        <item>－</item>
      </candidateList>
      <explain>文本全半角错误。</explain>
      <paraID>5A1F25C1</paraID>
      <start>6</start>
      <end>7</end>
      <status>modified</status>
      <modifiedWord>－</modifiedWord>
      <trackRevisions>false</trackRevisions>
    </reviewItem>
    <reviewItem>
      <errorID>9d8b60a4-2afb-4131-a6a6-485be11df5cb</errorID>
      <errorWord>:</errorWord>
      <group>L1_Format</group>
      <groupName>格式问题</groupName>
      <ability>L2_HalfPunc_CN</ability>
      <abilityName>全半角问题</abilityName>
      <candidateList>
        <item>：</item>
      </candidateList>
      <explain>文本全半角错误。</explain>
      <paraID>45C13477</paraID>
      <start>4</start>
      <end>5</end>
      <status>modified</status>
      <modifiedWord>：</modifiedWord>
      <trackRevisions>false</trackRevisions>
    </reviewItem>
    <reviewItem>
      <errorID>30dd5bdc-054c-4b97-9139-c4ad88c71209</errorID>
      <errorWord>-</errorWord>
      <group>L1_Format</group>
      <groupName>格式问题</groupName>
      <ability>L2_HalfPunc_CN</ability>
      <abilityName>全半角问题</abilityName>
      <candidateList>
        <item>－</item>
      </candidateList>
      <explain>文本全半角错误。</explain>
      <paraID>76BAAB4B</paraID>
      <start>2</start>
      <end>3</end>
      <status>modified</status>
      <modifiedWord>－</modifiedWord>
      <trackRevisions>false</trackRevisions>
    </reviewItem>
    <reviewItem>
      <errorID>19179848-5b1c-4551-a2a5-6ca87787eccb</errorID>
      <errorWord>-</errorWord>
      <group>L1_Format</group>
      <groupName>格式问题</groupName>
      <ability>L2_HalfPunc_CN</ability>
      <abilityName>全半角问题</abilityName>
      <candidateList>
        <item>－</item>
      </candidateList>
      <explain>文本全半角错误。</explain>
      <paraID>56A3CA4E</paraID>
      <start>4</start>
      <end>5</end>
      <status>modified</status>
      <modifiedWord>－</modifiedWord>
      <trackRevisions>false</trackRevisions>
    </reviewItem>
    <reviewItem>
      <errorID>baa98e59-1964-4a25-b652-74360b098874</errorID>
      <errorWord>:</errorWord>
      <group>L1_Format</group>
      <groupName>格式问题</groupName>
      <ability>L2_HalfPunc_CN</ability>
      <abilityName>全半角问题</abilityName>
      <candidateList>
        <item>：</item>
      </candidateList>
      <explain>文本全半角错误。</explain>
      <paraID>72EEBE8D</paraID>
      <start>4</start>
      <end>5</end>
      <status>modified</status>
      <modifiedWord>：</modifiedWord>
      <trackRevisions>false</trackRevisions>
    </reviewItem>
    <reviewItem>
      <errorID>cb382dd6-7a12-4cec-82ca-bf891780b4a3</errorID>
      <errorWord>-</errorWord>
      <group>L1_Format</group>
      <groupName>格式问题</groupName>
      <ability>L2_HalfPunc_CN</ability>
      <abilityName>全半角问题</abilityName>
      <candidateList>
        <item>－</item>
      </candidateList>
      <explain>文本全半角错误。</explain>
      <paraID>4F10AB4A</paraID>
      <start>6</start>
      <end>7</end>
      <status>modified</status>
      <modifiedWord>－</modifiedWord>
      <trackRevisions>false</trackRevisions>
    </reviewItem>
    <reviewItem>
      <errorID>1bdea049-a79b-4560-8dd9-8c6478c26a72</errorID>
      <errorWord>:</errorWord>
      <group>L1_Format</group>
      <groupName>格式问题</groupName>
      <ability>L2_HalfPunc_CN</ability>
      <abilityName>全半角问题</abilityName>
      <candidateList>
        <item>：</item>
      </candidateList>
      <explain>文本全半角错误。</explain>
      <paraID>6E820D71</paraID>
      <start>4</start>
      <end>5</end>
      <status>modified</status>
      <modifiedWord>：</modifiedWord>
      <trackRevisions>false</trackRevisions>
    </reviewItem>
    <reviewItem>
      <errorID>e15305a4-0610-4754-888a-a19018008e23</errorID>
      <errorWord>-</errorWord>
      <group>L1_Format</group>
      <groupName>格式问题</groupName>
      <ability>L2_HalfPunc_CN</ability>
      <abilityName>全半角问题</abilityName>
      <candidateList>
        <item>－</item>
      </candidateList>
      <explain>文本全半角错误。</explain>
      <paraID> 53CF4B6</paraID>
      <start>2</start>
      <end>3</end>
      <status>modified</status>
      <modifiedWord>－</modifiedWord>
      <trackRevisions>false</trackRevisions>
    </reviewItem>
    <reviewItem>
      <errorID>b03808b0-b195-4bc7-9dc0-eb3274c98a64</errorID>
      <errorWord>-</errorWord>
      <group>L1_Format</group>
      <groupName>格式问题</groupName>
      <ability>L2_HalfPunc_CN</ability>
      <abilityName>全半角问题</abilityName>
      <candidateList>
        <item>－</item>
      </candidateList>
      <explain>文本全半角错误。</explain>
      <paraID>6E098478</paraID>
      <start>4</start>
      <end>5</end>
      <status>modified</status>
      <modifiedWord>－</modifiedWord>
      <trackRevisions>false</trackRevisions>
    </reviewItem>
    <reviewItem>
      <errorID>02402398-222b-4935-9e3b-6d972af3760c</errorID>
      <errorWord>-</errorWord>
      <group>L1_Format</group>
      <groupName>格式问题</groupName>
      <ability>L2_HalfPunc_CN</ability>
      <abilityName>全半角问题</abilityName>
      <candidateList>
        <item>－</item>
      </candidateList>
      <explain>文本全半角错误。</explain>
      <paraID> 277983E</paraID>
      <start>4</start>
      <end>5</end>
      <status>modified</status>
      <modifiedWord>－</modifiedWord>
      <trackRevisions>false</trackRevisions>
    </reviewItem>
    <reviewItem>
      <errorID>b2eba3b6-b198-4ed0-b2fc-cd9dfc744ca7</errorID>
      <errorWord>模版</errorWord>
      <group>L1_Word</group>
      <groupName>字词问题</groupName>
      <ability>L2_Typo</ability>
      <abilityName>字词错误</abilityName>
      <candidateList>
        <item>模板</item>
      </candidateList>
      <explain>存在发音相同字词的误用。</explain>
      <paraID>51FE4599</paraID>
      <start>7</start>
      <end>9</end>
      <status>modified</status>
      <modifiedWord>模板</modifiedWord>
      <trackRevisions>false</trackRevisions>
    </reviewItem>
    <reviewItem>
      <errorID>164d8784-ec5a-465e-bd59-43e6cf5379cc</errorID>
      <errorWord>:</errorWord>
      <group>L1_Format</group>
      <groupName>格式问题</groupName>
      <ability>L2_HalfPunc_CN</ability>
      <abilityName>全半角问题</abilityName>
      <candidateList>
        <item>：</item>
      </candidateList>
      <explain>文本全半角错误。</explain>
      <paraID>7E8000EE</paraID>
      <start>4</start>
      <end>5</end>
      <status>modified</status>
      <modifiedWord>：</modifiedWord>
      <trackRevisions>false</trackRevisions>
    </reviewItem>
    <reviewItem>
      <errorID>283f5eb6-5b85-4f84-8b5f-acda655b36c8</errorID>
      <errorWord>:</errorWord>
      <group>L1_Format</group>
      <groupName>格式问题</groupName>
      <ability>L2_HalfPunc_CN</ability>
      <abilityName>全半角问题</abilityName>
      <candidateList>
        <item>：</item>
      </candidateList>
      <explain>文本全半角错误。</explain>
      <paraID>6A5535C4</paraID>
      <start>4</start>
      <end>5</end>
      <status>modified</status>
      <modifiedWord>：</modifiedWord>
      <trackRevisions>false</trackRevisions>
    </reviewItem>
    <reviewItem>
      <errorID>9b41e1b4-37f0-46ad-9fa0-55a81dfb78ca</errorID>
      <errorWord>:</errorWord>
      <group>L1_Format</group>
      <groupName>格式问题</groupName>
      <ability>L2_HalfPunc_CN</ability>
      <abilityName>全半角问题</abilityName>
      <candidateList>
        <item>：</item>
      </candidateList>
      <explain>文本全半角错误。</explain>
      <paraID> 233D6E2</paraID>
      <start>6</start>
      <end>7</end>
      <status>modified</status>
      <modifiedWord>：</modifiedWord>
      <trackRevisions>false</trackRevisions>
    </reviewItem>
    <reviewItem>
      <errorID>a674e636-750f-4674-b55c-f553923503df</errorID>
      <errorWord>模版</errorWord>
      <group>L1_Word</group>
      <groupName>字词问题</groupName>
      <ability>L2_Typo</ability>
      <abilityName>字词错误</abilityName>
      <candidateList>
        <item>模板</item>
      </candidateList>
      <explain>存在发音相同字词的误用。</explain>
      <paraID>1CBD7A4B</paraID>
      <start>13</start>
      <end>15</end>
      <status>modified</status>
      <modifiedWord>模板</modifiedWord>
      <trackRevisions>false</trackRevisions>
    </reviewItem>
    <reviewItem>
      <errorID>918677f6-3336-4730-97b2-beb9047a25f6</errorID>
      <errorWord>-</errorWord>
      <group>L1_Format</group>
      <groupName>格式问题</groupName>
      <ability>L2_HalfPunc_CN</ability>
      <abilityName>全半角问题</abilityName>
      <candidateList>
        <item>－</item>
      </candidateList>
      <explain>文本全半角错误。</explain>
      <paraID>27132584</paraID>
      <start>16</start>
      <end>17</end>
      <status>modified</status>
      <modifiedWord>－</modifiedWord>
      <trackRevisions>false</trackRevisions>
    </reviewItem>
    <reviewItem>
      <errorID>7d4a5aaa-c581-47b3-9313-83472d621373</errorID>
      <errorWord>点击后</errorWord>
      <group>L1_Word</group>
      <groupName>字词问题</groupName>
      <ability>L2_Typo</ability>
      <abilityName>字词错误</abilityName>
      <candidateList>
        <item>点击</item>
      </candidateList>
      <explain/>
      <paraID>37ADED9F</paraID>
      <start>0</start>
      <end>2</end>
      <status>modified</status>
      <modifiedWord>点击</modifiedWord>
      <trackRevisions>false</trackRevisions>
    </reviewItem>
    <reviewItem>
      <errorID>cdb2f401-270e-4685-8682-e89fb5f8bf3e</errorID>
      <errorWord>:</errorWord>
      <group>L1_Format</group>
      <groupName>格式问题</groupName>
      <ability>L2_HalfPunc_CN</ability>
      <abilityName>全半角问题</abilityName>
      <candidateList>
        <item>：</item>
      </candidateList>
      <explain>文本全半角错误。</explain>
      <paraID>23189AD3</paraID>
      <start>4</start>
      <end>5</end>
      <status>modified</status>
      <modifiedWord>：</modifiedWord>
      <trackRevisions>false</trackRevisions>
    </reviewItem>
    <reviewItem>
      <errorID>3634fabd-b042-40cf-be5e-5d703252e041</errorID>
      <errorWord>:</errorWord>
      <group>L1_Format</group>
      <groupName>格式问题</groupName>
      <ability>L2_HalfPunc_CN</ability>
      <abilityName>全半角问题</abilityName>
      <candidateList>
        <item>：</item>
      </candidateList>
      <explain>文本全半角错误。</explain>
      <paraID>165CA5B6</paraID>
      <start>4</start>
      <end>5</end>
      <status>modified</status>
      <modifiedWord>：</modifiedWord>
      <trackRevisions>false</trackRevisions>
    </reviewItem>
    <reviewItem>
      <errorID>242b2e7c-da27-4d64-9dd5-148135c918ac</errorID>
      <errorWord>:</errorWord>
      <group>L1_Format</group>
      <groupName>格式问题</groupName>
      <ability>L2_HalfPunc_CN</ability>
      <abilityName>全半角问题</abilityName>
      <candidateList>
        <item>：</item>
      </candidateList>
      <explain>文本全半角错误。</explain>
      <paraID>125BA8DA</paraID>
      <start>6</start>
      <end>7</end>
      <status>modified</status>
      <modifiedWord>：</modifiedWord>
      <trackRevisions>false</trackRevisions>
    </reviewItem>
    <reviewItem>
      <errorID>1be08906-a2d7-4420-9fba-3f66b47e17da</errorID>
      <errorWord>模版</errorWord>
      <group>L1_Word</group>
      <groupName>字词问题</groupName>
      <ability>L2_Typo</ability>
      <abilityName>字词错误</abilityName>
      <candidateList>
        <item>模板</item>
      </candidateList>
      <explain>存在发音相同字词的误用。</explain>
      <paraID>5FA61D4B</paraID>
      <start>4</start>
      <end>6</end>
      <status>modified</status>
      <modifiedWord>模板</modifiedWord>
      <trackRevisions>false</trackRevisions>
    </reviewItem>
    <reviewItem>
      <errorID>c6287d05-08b4-43e1-895b-c7b49f999967</errorID>
      <errorWord>模版</errorWord>
      <group>L1_Word</group>
      <groupName>字词问题</groupName>
      <ability>L2_Typo</ability>
      <abilityName>字词错误</abilityName>
      <candidateList>
        <item>模板</item>
      </candidateList>
      <explain>存在发音相同字词的误用。</explain>
      <paraID>426A34B5</paraID>
      <start>18</start>
      <end>20</end>
      <status>modified</status>
      <modifiedWord>模板</modifiedWord>
      <trackRevisions>false</trackRevisions>
    </reviewItem>
    <reviewItem>
      <errorID>40041bf2-174e-4954-80a7-0607c10bba1b</errorID>
      <errorWord>模版</errorWord>
      <group>L1_Word</group>
      <groupName>字词问题</groupName>
      <ability>L2_Typo</ability>
      <abilityName>字词错误</abilityName>
      <candidateList>
        <item>模板</item>
      </candidateList>
      <explain>存在发音相同字词的误用。</explain>
      <paraID>426A34B5</paraID>
      <start>29</start>
      <end>31</end>
      <status>modified</status>
      <modifiedWord>模板</modifiedWord>
      <trackRevisions>false</trackRevisions>
    </reviewItem>
    <reviewItem>
      <errorID>6ef9bd7e-4084-4a55-9e32-10ee73d51a4e</errorID>
      <errorWord>:</errorWord>
      <group>L1_Format</group>
      <groupName>格式问题</groupName>
      <ability>L2_HalfPunc_CN</ability>
      <abilityName>全半角问题</abilityName>
      <candidateList>
        <item>：</item>
      </candidateList>
      <explain>文本全半角错误。</explain>
      <paraID>3F02F3B0</paraID>
      <start>4</start>
      <end>5</end>
      <status>modified</status>
      <modifiedWord>：</modifiedWord>
      <trackRevisions>false</trackRevisions>
    </reviewItem>
    <reviewItem>
      <errorID>26f54b89-be0b-4e96-b688-0b9827969484</errorID>
      <errorWord>:</errorWord>
      <group>L1_Format</group>
      <groupName>格式问题</groupName>
      <ability>L2_HalfPunc_CN</ability>
      <abilityName>全半角问题</abilityName>
      <candidateList>
        <item>：</item>
      </candidateList>
      <explain>文本全半角错误。</explain>
      <paraID> E3FF941</paraID>
      <start>4</start>
      <end>5</end>
      <status>modified</status>
      <modifiedWord>：</modifiedWord>
      <trackRevisions>false</trackRevisions>
    </reviewItem>
    <reviewItem>
      <errorID>db690601-fdce-4e3d-9348-34a13de26a2d</errorID>
      <errorWord>模版</errorWord>
      <group>L1_Word</group>
      <groupName>字词问题</groupName>
      <ability>L2_Typo</ability>
      <abilityName>字词错误</abilityName>
      <candidateList>
        <item>模板</item>
      </candidateList>
      <explain>存在发音相同字词的误用。</explain>
      <paraID> E3FF941</paraID>
      <start>15</start>
      <end>17</end>
      <status>modified</status>
      <modifiedWord>模板</modifiedWord>
      <trackRevisions>false</trackRevisions>
    </reviewItem>
    <reviewItem>
      <errorID>707ce077-e278-4184-9f3d-aebda49bc8f9</errorID>
      <errorWord>模版</errorWord>
      <group>L1_Word</group>
      <groupName>字词问题</groupName>
      <ability>L2_Typo</ability>
      <abilityName>字词错误</abilityName>
      <candidateList>
        <item>模板</item>
      </candidateList>
      <explain>存在发音相同字词的误用。</explain>
      <paraID> E3FF941</paraID>
      <start>20</start>
      <end>22</end>
      <status>modified</status>
      <modifiedWord>模板</modifiedWord>
      <trackRevisions>false</trackRevisions>
    </reviewItem>
    <reviewItem>
      <errorID>b8401fe4-154b-4a7b-9f17-bfb4ff5ad468</errorID>
      <errorWord>:</errorWord>
      <group>L1_Format</group>
      <groupName>格式问题</groupName>
      <ability>L2_HalfPunc_CN</ability>
      <abilityName>全半角问题</abilityName>
      <candidateList>
        <item>：</item>
      </candidateList>
      <explain>文本全半角错误。</explain>
      <paraID> 53860AC</paraID>
      <start>6</start>
      <end>7</end>
      <status>modified</status>
      <modifiedWord>：</modifiedWord>
      <trackRevisions>false</trackRevisions>
    </reviewItem>
    <reviewItem>
      <errorID>864a99af-fce5-49d2-8d44-33e56c63f4d8</errorID>
      <errorWord>模版</errorWord>
      <group>L1_Word</group>
      <groupName>字词问题</groupName>
      <ability>L2_Typo</ability>
      <abilityName>字词错误</abilityName>
      <candidateList>
        <item>模板</item>
      </candidateList>
      <explain>存在发音相同字词的误用。</explain>
      <paraID> 53860AC</paraID>
      <start>9</start>
      <end>11</end>
      <status>modified</status>
      <modifiedWord>模板</modifiedWord>
      <trackRevisions>false</trackRevisions>
    </reviewItem>
    <reviewItem>
      <errorID>53034675-021d-499e-8ca8-7b911024dc68</errorID>
      <errorWord>模版</errorWord>
      <group>L1_Word</group>
      <groupName>字词问题</groupName>
      <ability>L2_Typo</ability>
      <abilityName>字词错误</abilityName>
      <candidateList>
        <item>模板</item>
      </candidateList>
      <explain>存在发音相同字词的误用。</explain>
      <paraID>60B2095E</paraID>
      <start>13</start>
      <end>15</end>
      <status>modified</status>
      <modifiedWord>模板</modifiedWord>
      <trackRevisions>false</trackRevisions>
    </reviewItem>
    <reviewItem>
      <errorID>eca928cb-3905-4304-8a68-f7d3dff132c4</errorID>
      <errorWord>模版</errorWord>
      <group>L1_Word</group>
      <groupName>字词问题</groupName>
      <ability>L2_Typo</ability>
      <abilityName>字词错误</abilityName>
      <candidateList>
        <item>模板</item>
      </candidateList>
      <explain/>
      <paraID>5EB0BBB5</paraID>
      <start>18</start>
      <end>20</end>
      <status>modified</status>
      <modifiedWord>模板</modifiedWord>
      <trackRevisions>false</trackRevisions>
    </reviewItem>
    <reviewItem>
      <errorID>8f283556-5c38-4d4e-ace8-284d2b9dc108</errorID>
      <errorWord>模版</errorWord>
      <group>L1_Word</group>
      <groupName>字词问题</groupName>
      <ability>L2_Typo</ability>
      <abilityName>字词错误</abilityName>
      <candidateList>
        <item>模板</item>
      </candidateList>
      <explain>存在发音相同字词的误用。</explain>
      <paraID>5EB0BBB5</paraID>
      <start>28</start>
      <end>30</end>
      <status>modified</status>
      <modifiedWord>模板</modifiedWord>
      <trackRevisions>false</trackRevisions>
    </reviewItem>
    <reviewItem>
      <errorID>17161571-11ec-41e7-9663-811d08a4dd27</errorID>
      <errorWord>模版</errorWord>
      <group>L1_Word</group>
      <groupName>字词问题</groupName>
      <ability>L2_Typo</ability>
      <abilityName>字词错误</abilityName>
      <candidateList>
        <item>模板</item>
      </candidateList>
      <explain>存在发音相同字词的误用。</explain>
      <paraID>5EB0BBB5</paraID>
      <start>39</start>
      <end>41</end>
      <status>modified</status>
      <modifiedWord>模板</modifiedWord>
      <trackRevisions>false</trackRevisions>
    </reviewItem>
    <reviewItem>
      <errorID>d048c744-3775-44fd-be73-7cf52fffa8d8</errorID>
      <errorWord>是</errorWord>
      <group>L1_Word</group>
      <groupName>字词问题</groupName>
      <ability>L2_Typo</ability>
      <abilityName>字词错误</abilityName>
      <candidateList>
        <item>时</item>
      </candidateList>
      <explain/>
      <paraID>5EB0BBB5</paraID>
      <start>43</start>
      <end>44</end>
      <status>modified</status>
      <modifiedWord>时</modifiedWord>
      <trackRevisions>false</trackRevisions>
    </reviewItem>
    <reviewItem>
      <errorID>e1e3f9bf-0d4a-4f8e-8d22-3116d7893459</errorID>
      <errorWord>模版</errorWord>
      <group>L1_Word</group>
      <groupName>字词问题</groupName>
      <ability>L2_Typo</ability>
      <abilityName>字词错误</abilityName>
      <candidateList>
        <item>模板</item>
      </candidateList>
      <explain/>
      <paraID>5EB0BBB5</paraID>
      <start>68</start>
      <end>70</end>
      <status>modified</status>
      <modifiedWord>模板</modifiedWord>
      <trackRevisions>false</trackRevisions>
    </reviewItem>
    <reviewItem>
      <errorID>648ccec5-99e3-4613-abc1-6c2837610c21</errorID>
      <errorWord>模版</errorWord>
      <group>L1_Word</group>
      <groupName>字词问题</groupName>
      <ability>L2_Typo</ability>
      <abilityName>字词错误</abilityName>
      <candidateList>
        <item>模板</item>
      </candidateList>
      <explain/>
      <paraID>5EB0BBB5</paraID>
      <start>85</start>
      <end>87</end>
      <status>modified</status>
      <modifiedWord>模板</modifiedWord>
      <trackRevisions>false</trackRevisions>
    </reviewItem>
    <reviewItem>
      <errorID>117221ff-587d-43ad-a510-6821fb90965f</errorID>
      <errorWord>模版</errorWord>
      <group>L1_Word</group>
      <groupName>字词问题</groupName>
      <ability>L2_Typo</ability>
      <abilityName>字词错误</abilityName>
      <candidateList>
        <item>模板</item>
      </candidateList>
      <explain>存在发音相同字词的误用。</explain>
      <paraID>63070C7E</paraID>
      <start>28</start>
      <end>30</end>
      <status>modified</status>
      <modifiedWord>模板</modifiedWord>
      <trackRevisions>false</trackRevisions>
    </reviewItem>
    <reviewItem>
      <errorID>72d6aeda-ddb5-4f98-b1ba-e182e16f43e3</errorID>
      <errorWord>模版</errorWord>
      <group>L1_Word</group>
      <groupName>字词问题</groupName>
      <ability>L2_Typo</ability>
      <abilityName>字词错误</abilityName>
      <candidateList>
        <item>模板</item>
      </candidateList>
      <explain>存在发音相同字词的误用。</explain>
      <paraID>63070C7E</paraID>
      <start>39</start>
      <end>41</end>
      <status>modified</status>
      <modifiedWord>模板</modifiedWord>
      <trackRevisions>false</trackRevisions>
    </reviewItem>
    <reviewItem>
      <errorID>2ffdd3f1-aa36-46a2-a7c6-e1702f9a0b89</errorID>
      <errorWord>模版</errorWord>
      <group>L1_Word</group>
      <groupName>字词问题</groupName>
      <ability>L2_Typo</ability>
      <abilityName>字词错误</abilityName>
      <candidateList>
        <item>模板</item>
      </candidateList>
      <explain/>
      <paraID>63070C7E</paraID>
      <start>72</start>
      <end>74</end>
      <status>modified</status>
      <modifiedWord>模板</modifiedWord>
      <trackRevisions>false</trackRevisions>
    </reviewItem>
    <reviewItem>
      <errorID>e78cf087-ceea-42d2-85c0-ebc778cb4338</errorID>
      <errorWord>模版</errorWord>
      <group>L1_Word</group>
      <groupName>字词问题</groupName>
      <ability>L2_Typo</ability>
      <abilityName>字词错误</abilityName>
      <candidateList>
        <item>模板</item>
      </candidateList>
      <explain>存在发音相同字词的误用。</explain>
      <paraID>72BC9E55</paraID>
      <start>9</start>
      <end>11</end>
      <status>modified</status>
      <modifiedWord>模板</modifiedWord>
      <trackRevisions>false</trackRevisions>
    </reviewItem>
    <reviewItem>
      <errorID>303c450d-843b-489b-8488-cbf65b2aaee8</errorID>
      <errorWord>模版</errorWord>
      <group>L1_Word</group>
      <groupName>字词问题</groupName>
      <ability>L2_Typo</ability>
      <abilityName>字词错误</abilityName>
      <candidateList>
        <item>模板</item>
      </candidateList>
      <explain>存在发音相同字词的误用。</explain>
      <paraID>72BC9E55</paraID>
      <start>14</start>
      <end>16</end>
      <status>modified</status>
      <modifiedWord>模板</modifiedWord>
      <trackRevisions>false</trackRevisions>
    </reviewItem>
    <reviewItem>
      <errorID>e401aa82-d4b3-47fb-a1b5-00cf50082307</errorID>
      <errorWord>模版</errorWord>
      <group>L1_Word</group>
      <groupName>字词问题</groupName>
      <ability>L2_Typo</ability>
      <abilityName>字词错误</abilityName>
      <candidateList>
        <item>模板</item>
      </candidateList>
      <explain>存在发音相同字词的误用。</explain>
      <paraID>409AAE96</paraID>
      <start>8</start>
      <end>10</end>
      <status>modified</status>
      <modifiedWord>模板</modifiedWord>
      <trackRevisions>false</trackRevisions>
    </reviewItem>
    <reviewItem>
      <errorID>492c0a8e-ffee-44ce-bfc6-b28fa9d7ffab</errorID>
      <errorWord>模版</errorWord>
      <group>L1_Word</group>
      <groupName>字词问题</groupName>
      <ability>L2_Typo</ability>
      <abilityName>字词错误</abilityName>
      <candidateList>
        <item>模板</item>
      </candidateList>
      <explain/>
      <paraID>608A4DCC</paraID>
      <start>2</start>
      <end>4</end>
      <status>modified</status>
      <modifiedWord>模板</modifiedWord>
      <trackRevisions>false</trackRevisions>
    </reviewItem>
    <reviewItem>
      <errorID>8d7bf17d-bd87-4f47-b057-42ecc494d39c</errorID>
      <errorWord>模版</errorWord>
      <group>L1_Word</group>
      <groupName>字词问题</groupName>
      <ability>L2_Typo</ability>
      <abilityName>字词错误</abilityName>
      <candidateList>
        <item>模板</item>
      </candidateList>
      <explain>存在发音相同字词的误用。</explain>
      <paraID>45FA127B</paraID>
      <start>4</start>
      <end>6</end>
      <status>modified</status>
      <modifiedWord>模板</modifiedWord>
      <trackRevisions>false</trackRevisions>
    </reviewItem>
    <reviewItem>
      <errorID>30c30b4e-3534-4978-b674-019c36eadc2d</errorID>
      <errorWord>模版</errorWord>
      <group>L1_Word</group>
      <groupName>字词问题</groupName>
      <ability>L2_Typo</ability>
      <abilityName>字词错误</abilityName>
      <candidateList>
        <item>模板</item>
      </candidateList>
      <explain>存在发音相同字词的误用。</explain>
      <paraID>45FA127B</paraID>
      <start>9</start>
      <end>11</end>
      <status>modified</status>
      <modifiedWord>模板</modifiedWord>
      <trackRevisions>false</trackRevisions>
    </reviewItem>
    <reviewItem>
      <errorID>b8d8017e-b6f4-461f-b69d-4ef6eae8c71d</errorID>
      <errorWord>-</errorWord>
      <group>L1_Format</group>
      <groupName>格式问题</groupName>
      <ability>L2_HalfPunc_CN</ability>
      <abilityName>全半角问题</abilityName>
      <candidateList>
        <item>－</item>
      </candidateList>
      <explain>文本全半角错误。</explain>
      <paraID>1C81A5AD</paraID>
      <start>14</start>
      <end>15</end>
      <status>modified</status>
      <modifiedWord>－</modifiedWord>
      <trackRevisions>false</trackRevisions>
    </reviewItem>
    <reviewItem>
      <errorID>26e143b4-3988-40bf-98de-1fceadb0a98f</errorID>
      <errorWord>模版</errorWord>
      <group>L1_Word</group>
      <groupName>字词问题</groupName>
      <ability>L2_Typo</ability>
      <abilityName>字词错误</abilityName>
      <candidateList>
        <item>模板</item>
      </candidateList>
      <explain>存在发音相同字词的误用。</explain>
      <paraID>3905E278</paraID>
      <start>2</start>
      <end>4</end>
      <status>modified</status>
      <modifiedWord>模板</modifiedWord>
      <trackRevisions>false</trackRevisions>
    </reviewItem>
    <reviewItem>
      <errorID>6e13594d-f77f-48cf-b5b9-bc9fa1cd9000</errorID>
      <errorWord>模版</errorWord>
      <group>L1_Word</group>
      <groupName>字词问题</groupName>
      <ability>L2_Typo</ability>
      <abilityName>字词错误</abilityName>
      <candidateList>
        <item>模板</item>
      </candidateList>
      <explain>存在发音相同字词的误用。</explain>
      <paraID>15E0F685</paraID>
      <start>7</start>
      <end>9</end>
      <status>modified</status>
      <modifiedWord>模板</modifiedWord>
      <trackRevisions>false</trackRevisions>
    </reviewItem>
    <reviewItem>
      <errorID>4f06104d-add0-481e-9fd0-5bdf5a767492</errorID>
      <errorWord>模版</errorWord>
      <group>L1_Word</group>
      <groupName>字词问题</groupName>
      <ability>L2_Typo</ability>
      <abilityName>字词错误</abilityName>
      <candidateList>
        <item>模板</item>
      </candidateList>
      <explain>存在发音相同字词的误用。</explain>
      <paraID>15E0F685</paraID>
      <start>13</start>
      <end>15</end>
      <status>modified</status>
      <modifiedWord>模板</modifiedWord>
      <trackRevisions>false</trackRevisions>
    </reviewItem>
    <reviewItem>
      <errorID>2d5c86b8-e5bb-4839-8757-21df6896b0c7</errorID>
      <errorWord>模版</errorWord>
      <group>L1_Word</group>
      <groupName>字词问题</groupName>
      <ability>L2_Typo</ability>
      <abilityName>字词错误</abilityName>
      <candidateList>
        <item>模板</item>
      </candidateList>
      <explain>存在发音相同字词的误用。</explain>
      <paraID>77D36294</paraID>
      <start>7</start>
      <end>9</end>
      <status>modified</status>
      <modifiedWord>模板</modifiedWord>
      <trackRevisions>false</trackRevisions>
    </reviewItem>
    <reviewItem>
      <errorID>16595a38-cc93-4d12-b19d-ed0a86968788</errorID>
      <errorWord>模版</errorWord>
      <group>L1_Word</group>
      <groupName>字词问题</groupName>
      <ability>L2_Typo</ability>
      <abilityName>字词错误</abilityName>
      <candidateList>
        <item>模板</item>
      </candidateList>
      <explain>存在发音相同字词的误用。</explain>
      <paraID>77D36294</paraID>
      <start>10</start>
      <end>12</end>
      <status>modified</status>
      <modifiedWord>模板</modifiedWord>
      <trackRevisions>false</trackRevisions>
    </reviewItem>
    <reviewItem>
      <errorID>876211e7-a611-4cd0-acdc-cc2c4055f860</errorID>
      <errorWord>模版</errorWord>
      <group>L1_Word</group>
      <groupName>字词问题</groupName>
      <ability>L2_Typo</ability>
      <abilityName>字词错误</abilityName>
      <candidateList>
        <item>模板</item>
      </candidateList>
      <explain>存在发音相同字词的误用。</explain>
      <paraID>73E24876</paraID>
      <start>8</start>
      <end>10</end>
      <status>modified</status>
      <modifiedWord>模板</modifiedWord>
      <trackRevisions>false</trackRevisions>
    </reviewItem>
    <reviewItem>
      <errorID>3c71e61e-b0e4-48ef-af38-cec700b55b43</errorID>
      <errorWord>模版</errorWord>
      <group>L1_Word</group>
      <groupName>字词问题</groupName>
      <ability>L2_Typo</ability>
      <abilityName>字词错误</abilityName>
      <candidateList>
        <item>模板</item>
      </candidateList>
      <explain>存在发音相同字词的误用。</explain>
      <paraID>68015FD7</paraID>
      <start>25</start>
      <end>27</end>
      <status>modified</status>
      <modifiedWord>模板</modifiedWord>
      <trackRevisions>false</trackRevisions>
    </reviewItem>
    <reviewItem>
      <errorID>b4c7d555-ee88-494a-8243-6a3d512cf5d6</errorID>
      <errorWord>模版</errorWord>
      <group>L1_Word</group>
      <groupName>字词问题</groupName>
      <ability>L2_Typo</ability>
      <abilityName>字词错误</abilityName>
      <candidateList>
        <item>模板</item>
      </candidateList>
      <explain>存在发音相同字词的误用。</explain>
      <paraID>68015FD7</paraID>
      <start>36</start>
      <end>38</end>
      <status>modified</status>
      <modifiedWord>模板</modifiedWord>
      <trackRevisions>false</trackRevisions>
    </reviewItem>
    <reviewItem>
      <errorID>d24c403c-ce18-43de-a38d-aa870705736a</errorID>
      <errorWord>:</errorWord>
      <group>L1_Format</group>
      <groupName>格式问题</groupName>
      <ability>L2_HalfPunc_CN</ability>
      <abilityName>全半角问题</abilityName>
      <candidateList>
        <item>：</item>
      </candidateList>
      <explain>文本全半角错误。</explain>
      <paraID> 6054B4D</paraID>
      <start>4</start>
      <end>5</end>
      <status>modified</status>
      <modifiedWord>：</modifiedWord>
      <trackRevisions>false</trackRevisions>
    </reviewItem>
    <reviewItem>
      <errorID>8a3d855d-07ee-4f20-838a-750631608ecb</errorID>
      <errorWord>:</errorWord>
      <group>L1_Format</group>
      <groupName>格式问题</groupName>
      <ability>L2_HalfPunc_CN</ability>
      <abilityName>全半角问题</abilityName>
      <candidateList>
        <item>：</item>
      </candidateList>
      <explain>文本全半角错误。</explain>
      <paraID>24C95AE2</paraID>
      <start>4</start>
      <end>5</end>
      <status>modified</status>
      <modifiedWord>：</modifiedWord>
      <trackRevisions>false</trackRevisions>
    </reviewItem>
    <reviewItem>
      <errorID>8ac06c81-8698-461d-b5e3-49622089d860</errorID>
      <errorWord>模版</errorWord>
      <group>L1_Word</group>
      <groupName>字词问题</groupName>
      <ability>L2_Typo</ability>
      <abilityName>字词错误</abilityName>
      <candidateList>
        <item>模板</item>
      </candidateList>
      <explain/>
      <paraID>24C95AE2</paraID>
      <start>9</start>
      <end>11</end>
      <status>modified</status>
      <modifiedWord>模板</modifiedWord>
      <trackRevisions>false</trackRevisions>
    </reviewItem>
    <reviewItem>
      <errorID>6c882e74-0ded-4094-bc20-7027da81d5b6</errorID>
      <errorWord>:</errorWord>
      <group>L1_Format</group>
      <groupName>格式问题</groupName>
      <ability>L2_HalfPunc_CN</ability>
      <abilityName>全半角问题</abilityName>
      <candidateList>
        <item>：</item>
      </candidateList>
      <explain>文本全半角错误。</explain>
      <paraID>3558F0FE</paraID>
      <start>6</start>
      <end>7</end>
      <status>modified</status>
      <modifiedWord>：</modifiedWord>
      <trackRevisions>false</trackRevisions>
    </reviewItem>
    <reviewItem>
      <errorID>1ba9b2a4-6d1a-4ff4-8444-2f605c6cb76b</errorID>
      <errorWord>模版</errorWord>
      <group>L1_Word</group>
      <groupName>字词问题</groupName>
      <ability>L2_Typo</ability>
      <abilityName>字词错误</abilityName>
      <candidateList>
        <item>模板</item>
      </candidateList>
      <explain/>
      <paraID> 4A81490</paraID>
      <start>4</start>
      <end>6</end>
      <status>modified</status>
      <modifiedWord>模板</modifiedWord>
      <trackRevisions>false</trackRevisions>
    </reviewItem>
    <reviewItem>
      <errorID>3301cf9d-4f8b-45ef-a645-0e7e26b8a068</errorID>
      <errorWord>模版</errorWord>
      <group>L1_Word</group>
      <groupName>字词问题</groupName>
      <ability>L2_Typo</ability>
      <abilityName>字词错误</abilityName>
      <candidateList>
        <item>模板</item>
      </candidateList>
      <explain/>
      <paraID>33CE1070</paraID>
      <start>10</start>
      <end>12</end>
      <status>modified</status>
      <modifiedWord>模板</modifiedWord>
      <trackRevisions>false</trackRevisions>
    </reviewItem>
    <reviewItem>
      <errorID>1fd3b093-ae8a-4341-911b-5f9f1d8f453c</errorID>
      <errorWord>模版</errorWord>
      <group>L1_Word</group>
      <groupName>字词问题</groupName>
      <ability>L2_Typo</ability>
      <abilityName>字词错误</abilityName>
      <candidateList>
        <item>模板</item>
      </candidateList>
      <explain>存在发音相同字词的误用。</explain>
      <paraID>20E58293</paraID>
      <start>2</start>
      <end>4</end>
      <status>modified</status>
      <modifiedWord>模板</modifiedWord>
      <trackRevisions>false</trackRevisions>
    </reviewItem>
    <reviewItem>
      <errorID>9033641f-5dd4-4be0-8b71-d4f187ee17d9</errorID>
      <errorWord>:</errorWord>
      <group>L1_Format</group>
      <groupName>格式问题</groupName>
      <ability>L2_HalfPunc_CN</ability>
      <abilityName>全半角问题</abilityName>
      <candidateList>
        <item>：</item>
      </candidateList>
      <explain>文本全半角错误。</explain>
      <paraID>10517715</paraID>
      <start>4</start>
      <end>5</end>
      <status>modified</status>
      <modifiedWord>：</modifiedWord>
      <trackRevisions>false</trackRevisions>
    </reviewItem>
    <reviewItem>
      <errorID>18466924-2247-4457-a8bf-3d40a0aef26e</errorID>
      <errorWord>、、</errorWord>
      <group>L1_Punc</group>
      <groupName>标点问题</groupName>
      <ability>L2_Punc_CN</ability>
      <abilityName>标点符号问题</abilityName>
      <candidateList>
        <item>、</item>
      </candidateList>
      <explain/>
      <paraID>50E53ACC</paraID>
      <start>9</start>
      <end>10</end>
      <status>modified</status>
      <modifiedWord>、</modifiedWord>
      <trackRevisions>false</trackRevisions>
    </reviewItem>
    <reviewItem>
      <errorID>59103595-2d35-4fbc-8ffb-91db7b20df8e</errorID>
      <errorWord>:</errorWord>
      <group>L1_Format</group>
      <groupName>格式问题</groupName>
      <ability>L2_HalfPunc_CN</ability>
      <abilityName>全半角问题</abilityName>
      <candidateList>
        <item>：</item>
      </candidateList>
      <explain>文本全半角错误。</explain>
      <paraID>65989B83</paraID>
      <start>6</start>
      <end>7</end>
      <status>modified</status>
      <modifiedWord>：</modifiedWord>
      <trackRevisions>false</trackRevisions>
    </reviewItem>
    <reviewItem>
      <errorID>4e86d91e-f3db-4a1d-8af1-087b47822880</errorID>
      <errorWord>后督管理</errorWord>
      <group>L1_Word</group>
      <groupName>字词问题</groupName>
      <ability>L2_Typo</ability>
      <abilityName>字词错误</abilityName>
      <candidateList>
        <item>后台管理</item>
      </candidateList>
      <explain/>
      <paraID>405BBB49</paraID>
      <start>18</start>
      <end>22</end>
      <status>modified</status>
      <modifiedWord>后台管理</modifiedWord>
      <trackRevisions>false</trackRevisions>
    </reviewItem>
    <reviewItem>
      <errorID>ec154e5c-6188-4edd-978b-767288376515</errorID>
      <errorWord>:</errorWord>
      <group>L1_Format</group>
      <groupName>格式问题</groupName>
      <ability>L2_HalfPunc_CN</ability>
      <abilityName>全半角问题</abilityName>
      <candidateList>
        <item>：</item>
      </candidateList>
      <explain>文本全半角错误。</explain>
      <paraID> 75DA7F5</paraID>
      <start>4</start>
      <end>5</end>
      <status>modified</status>
      <modifiedWord>：</modifiedWord>
      <trackRevisions>false</trackRevisions>
    </reviewItem>
    <reviewItem>
      <errorID>14b7ec55-fd55-49c7-99f0-9cf9086c8958</errorID>
      <errorWord>:</errorWord>
      <group>L1_Format</group>
      <groupName>格式问题</groupName>
      <ability>L2_HalfPunc_CN</ability>
      <abilityName>全半角问题</abilityName>
      <candidateList>
        <item>：</item>
      </candidateList>
      <explain>文本全半角错误。</explain>
      <paraID>1F6737BF</paraID>
      <start>4</start>
      <end>5</end>
      <status>modified</status>
      <modifiedWord>：</modifiedWord>
      <trackRevisions>false</trackRevisions>
    </reviewItem>
    <reviewItem>
      <errorID>5b9be84b-26a6-436e-9787-0f9f2806acb5</errorID>
      <errorWord>:</errorWord>
      <group>L1_Format</group>
      <groupName>格式问题</groupName>
      <ability>L2_HalfPunc_CN</ability>
      <abilityName>全半角问题</abilityName>
      <candidateList>
        <item>：</item>
      </candidateList>
      <explain>文本全半角错误。</explain>
      <paraID>44741E7D</paraID>
      <start>6</start>
      <end>7</end>
      <status>modified</status>
      <modifiedWord>：</modifiedWord>
      <trackRevisions>false</trackRevisions>
    </reviewItem>
    <reviewItem>
      <errorID>9b24204f-d677-4155-b365-27e505026256</errorID>
      <errorWord>：</errorWord>
      <group>L1_Format</group>
      <groupName>格式问题</groupName>
      <ability>L2_HalfPunc_CN</ability>
      <abilityName>全半角问题</abilityName>
      <candidateList>
        <item>:</item>
      </candidateList>
      <explain>文本全半角错误。</explain>
      <paraID>523B695E</paraID>
      <start>12</start>
      <end>13</end>
      <status>modified</status>
      <modifiedWord>:</modifiedWord>
      <trackRevisions>false</trackRevisions>
    </reviewItem>
    <reviewItem>
      <errorID>75331746-3727-420b-b7a5-357f1a4aa6d2</errorID>
      <errorWord>未未</errorWord>
      <group>L1_Word</group>
      <groupName>字词问题</groupName>
      <ability>L2_Typo</ability>
      <abilityName>字词错误</abilityName>
      <candidateList>
        <item>未</item>
      </candidateList>
      <explain/>
      <paraID>252CE645</paraID>
      <start>16</start>
      <end>17</end>
      <status>modified</status>
      <modifiedWord>未</modifiedWord>
      <trackRevisions>false</trackRevisions>
    </reviewItem>
    <reviewItem>
      <errorID>bb23b5ac-6655-4b11-a09c-998f732a2573</errorID>
      <errorWord>:</errorWord>
      <group>L1_Format</group>
      <groupName>格式问题</groupName>
      <ability>L2_HalfPunc_CN</ability>
      <abilityName>全半角问题</abilityName>
      <candidateList>
        <item>：</item>
      </candidateList>
      <explain>文本全半角错误。</explain>
      <paraID> 28803D3</paraID>
      <start>4</start>
      <end>5</end>
      <status>modified</status>
      <modifiedWord>：</modifiedWord>
      <trackRevisions>false</trackRevisions>
    </reviewItem>
    <reviewItem>
      <errorID>a773f728-9844-4785-b8b6-3b6282c9746e</errorID>
      <errorWord>:</errorWord>
      <group>L1_Format</group>
      <groupName>格式问题</groupName>
      <ability>L2_HalfPunc_CN</ability>
      <abilityName>全半角问题</abilityName>
      <candidateList>
        <item>：</item>
      </candidateList>
      <explain>文本全半角错误。</explain>
      <paraID>7B7A84D5</paraID>
      <start>4</start>
      <end>5</end>
      <status>modified</status>
      <modifiedWord>：</modifiedWord>
      <trackRevisions>false</trackRevisions>
    </reviewItem>
    <reviewItem>
      <errorID>af715143-b1b3-4e14-be04-84766fbf161e</errorID>
      <errorWord>:</errorWord>
      <group>L1_Format</group>
      <groupName>格式问题</groupName>
      <ability>L2_HalfPunc_CN</ability>
      <abilityName>全半角问题</abilityName>
      <candidateList>
        <item>：</item>
      </candidateList>
      <explain>文本全半角错误。</explain>
      <paraID>563B0418</paraID>
      <start>6</start>
      <end>7</end>
      <status>modified</status>
      <modifiedWord>：</modifiedWord>
      <trackRevisions>false</trackRevisions>
    </reviewItem>
    <reviewItem>
      <errorID>93a490b4-5b46-412a-aabb-41bd424a5697</errorID>
      <errorWord>:</errorWord>
      <group>L1_Format</group>
      <groupName>格式问题</groupName>
      <ability>L2_HalfPunc_CN</ability>
      <abilityName>全半角问题</abilityName>
      <candidateList>
        <item>：</item>
      </candidateList>
      <explain>文本全半角错误。</explain>
      <paraID> EF06039</paraID>
      <start>4</start>
      <end>5</end>
      <status>modified</status>
      <modifiedWord>：</modifiedWord>
      <trackRevisions>false</trackRevisions>
    </reviewItem>
    <reviewItem>
      <errorID>b398fc62-91d3-4911-8968-f3b502805ce2</errorID>
      <errorWord>:</errorWord>
      <group>L1_Format</group>
      <groupName>格式问题</groupName>
      <ability>L2_HalfPunc_CN</ability>
      <abilityName>全半角问题</abilityName>
      <candidateList>
        <item>：</item>
      </candidateList>
      <explain>文本全半角错误。</explain>
      <paraID>167015B1</paraID>
      <start>4</start>
      <end>5</end>
      <status>modified</status>
      <modifiedWord>：</modifiedWord>
      <trackRevisions>false</trackRevisions>
    </reviewItem>
    <reviewItem>
      <errorID>8be037d5-8d86-4552-b636-26de71493dcd</errorID>
      <errorWord>:</errorWord>
      <group>L1_Format</group>
      <groupName>格式问题</groupName>
      <ability>L2_HalfPunc_CN</ability>
      <abilityName>全半角问题</abilityName>
      <candidateList>
        <item>：</item>
      </candidateList>
      <explain>文本全半角错误。</explain>
      <paraID>57A6CD45</paraID>
      <start>6</start>
      <end>7</end>
      <status>modified</status>
      <modifiedWord>：</modifiedWord>
      <trackRevisions>false</trackRevisions>
    </reviewItem>
    <reviewItem>
      <errorID>9e10dbe2-49fd-4161-a0dd-c5b91ea7a3c6</errorID>
      <errorWord>:</errorWord>
      <group>L1_Format</group>
      <groupName>格式问题</groupName>
      <ability>L2_HalfPunc_CN</ability>
      <abilityName>全半角问题</abilityName>
      <candidateList>
        <item>：</item>
      </candidateList>
      <explain>文本全半角错误。</explain>
      <paraID>4786663D</paraID>
      <start>4</start>
      <end>5</end>
      <status>modified</status>
      <modifiedWord>：</modifiedWord>
      <trackRevisions>false</trackRevisions>
    </reviewItem>
    <reviewItem>
      <errorID>41d8626e-c3f1-4321-aa3d-fb56a20c679e</errorID>
      <errorWord>:</errorWord>
      <group>L1_Format</group>
      <groupName>格式问题</groupName>
      <ability>L2_HalfPunc_CN</ability>
      <abilityName>全半角问题</abilityName>
      <candidateList>
        <item>：</item>
      </candidateList>
      <explain>文本全半角错误。</explain>
      <paraID>3A85FD8E</paraID>
      <start>4</start>
      <end>5</end>
      <status>modified</status>
      <modifiedWord>：</modifiedWord>
      <trackRevisions>false</trackRevisions>
    </reviewItem>
    <reviewItem>
      <errorID>d2db3a12-75fb-4074-92dc-9ce024bd51f1</errorID>
      <errorWord>:</errorWord>
      <group>L1_Format</group>
      <groupName>格式问题</groupName>
      <ability>L2_HalfPunc_CN</ability>
      <abilityName>全半角问题</abilityName>
      <candidateList>
        <item>：</item>
      </candidateList>
      <explain>文本全半角错误。</explain>
      <paraID>6C8B30ED</paraID>
      <start>6</start>
      <end>7</end>
      <status>modified</status>
      <modifiedWord>：</modifiedWord>
      <trackRevisions>false</trackRevisions>
    </reviewItem>
    <reviewItem>
      <errorID>d6477b65-5649-484d-8c47-973578faff8f</errorID>
      <errorWord>项目的</errorWord>
      <group>L1_Word</group>
      <groupName>字词问题</groupName>
      <ability>L2_Typo</ability>
      <abilityName>字词错误</abilityName>
      <candidateList>
        <item>项目</item>
      </candidateList>
      <explain/>
      <paraID>7623463E</paraID>
      <start>3</start>
      <end>5</end>
      <status>modified</status>
      <modifiedWord>项目</modifiedWord>
      <trackRevisions>false</trackRevisions>
    </reviewItem>
    <reviewItem>
      <errorID>eea64415-2698-4c6c-834d-6d2c63516024</errorID>
      <errorWord>:</errorWord>
      <group>L1_Format</group>
      <groupName>格式问题</groupName>
      <ability>L2_HalfPunc_CN</ability>
      <abilityName>全半角问题</abilityName>
      <candidateList>
        <item>：</item>
      </candidateList>
      <explain>文本全半角错误。</explain>
      <paraID>37EB9D3A</paraID>
      <start>4</start>
      <end>5</end>
      <status>modified</status>
      <modifiedWord>：</modifiedWord>
      <trackRevisions>false</trackRevisions>
    </reviewItem>
    <reviewItem>
      <errorID>4b5f0cba-7622-47a4-8f2c-60bf079bea9c</errorID>
      <errorWord>:</errorWord>
      <group>L1_Format</group>
      <groupName>格式问题</groupName>
      <ability>L2_HalfPunc_CN</ability>
      <abilityName>全半角问题</abilityName>
      <candidateList>
        <item>：</item>
      </candidateList>
      <explain>文本全半角错误。</explain>
      <paraID> F39D4DA</paraID>
      <start>4</start>
      <end>5</end>
      <status>modified</status>
      <modifiedWord>：</modifiedWord>
      <trackRevisions>false</trackRevisions>
    </reviewItem>
    <reviewItem>
      <errorID>27b6e0b8-483c-4647-b09d-8e18976147e5</errorID>
      <errorWord>:</errorWord>
      <group>L1_Format</group>
      <groupName>格式问题</groupName>
      <ability>L2_HalfPunc_CN</ability>
      <abilityName>全半角问题</abilityName>
      <candidateList>
        <item>：</item>
      </candidateList>
      <explain>文本全半角错误。</explain>
      <paraID>654F759F</paraID>
      <start>6</start>
      <end>7</end>
      <status>modified</status>
      <modifiedWord>：</modifiedWord>
      <trackRevisions>false</trackRevisions>
    </reviewItem>
    <reviewItem>
      <errorID>391299ec-5ab0-4458-8a55-65bdcec63a93</errorID>
      <errorWord>起子</errorWord>
      <group>L1_Word</group>
      <groupName>字词问题</groupName>
      <ability>L2_Typo</ability>
      <abilityName>字词错误</abilityName>
      <candidateList>
        <item>其子</item>
      </candidateList>
      <explain>存在发音相同字词的误用。</explain>
      <paraID>7A808813</paraID>
      <start>36</start>
      <end>38</end>
      <status>modified</status>
      <modifiedWord>其子</modifiedWord>
      <trackRevisions>false</trackRevisions>
    </reviewItem>
    <reviewItem>
      <errorID>38857090-0cef-4932-81d4-1598e6702228</errorID>
      <errorWord>出</errorWord>
      <group>L1_Word</group>
      <groupName>字词问题</groupName>
      <ability>L2_Typo</ability>
      <abilityName>字词错误</abilityName>
      <candidateList>
        <item>处</item>
      </candidateList>
      <explain>存在发音相同字词的误用。</explain>
      <paraID>22F5B7A6</paraID>
      <start>7</start>
      <end>8</end>
      <status>modified</status>
      <modifiedWord>处</modifiedWord>
      <trackRevisions>false</trackRevisions>
    </reviewItem>
    <reviewItem>
      <errorID>dcbfc73a-6087-4da6-9b77-9e219422ccb4</errorID>
      <errorWord>:</errorWord>
      <group>L1_Format</group>
      <groupName>格式问题</groupName>
      <ability>L2_HalfPunc_CN</ability>
      <abilityName>全半角问题</abilityName>
      <candidateList>
        <item>：</item>
      </candidateList>
      <explain>文本全半角错误。</explain>
      <paraID>2C9625EF</paraID>
      <start>4</start>
      <end>5</end>
      <status>modified</status>
      <modifiedWord>：</modifiedWord>
      <trackRevisions>false</trackRevisions>
    </reviewItem>
    <reviewItem>
      <errorID>6faeb391-7249-4e39-80ec-43ad7cfaa656</errorID>
      <errorWord>:</errorWord>
      <group>L1_Format</group>
      <groupName>格式问题</groupName>
      <ability>L2_HalfPunc_CN</ability>
      <abilityName>全半角问题</abilityName>
      <candidateList>
        <item>：</item>
      </candidateList>
      <explain>文本全半角错误。</explain>
      <paraID>657DA947</paraID>
      <start>4</start>
      <end>5</end>
      <status>modified</status>
      <modifiedWord>：</modifiedWord>
      <trackRevisions>false</trackRevisions>
    </reviewItem>
    <reviewItem>
      <errorID>1d2612d8-7053-4f35-98f9-7f6ecd43f84e</errorID>
      <errorWord>:</errorWord>
      <group>L1_Format</group>
      <groupName>格式问题</groupName>
      <ability>L2_HalfPunc_CN</ability>
      <abilityName>全半角问题</abilityName>
      <candidateList>
        <item>：</item>
      </candidateList>
      <explain>文本全半角错误。</explain>
      <paraID>7D09FB67</paraID>
      <start>6</start>
      <end>7</end>
      <status>modified</status>
      <modifiedWord>：</modifiedWord>
      <trackRevisions>false</trackRevisions>
    </reviewItem>
    <reviewItem>
      <errorID>962bfd61-cfec-415d-b802-86ee6723aa6b</errorID>
      <errorWord>:</errorWord>
      <group>L1_Format</group>
      <groupName>格式问题</groupName>
      <ability>L2_HalfPunc_CN</ability>
      <abilityName>全半角问题</abilityName>
      <candidateList>
        <item>：</item>
      </candidateList>
      <explain>文本全半角错误。</explain>
      <paraID> E2B8A5F</paraID>
      <start>4</start>
      <end>5</end>
      <status>modified</status>
      <modifiedWord>：</modifiedWord>
      <trackRevisions>false</trackRevisions>
    </reviewItem>
    <reviewItem>
      <errorID>9eec8916-8ea8-4ddb-b55f-8f4e7e640085</errorID>
      <errorWord>:</errorWord>
      <group>L1_Format</group>
      <groupName>格式问题</groupName>
      <ability>L2_HalfPunc_CN</ability>
      <abilityName>全半角问题</abilityName>
      <candidateList>
        <item>：</item>
      </candidateList>
      <explain>文本全半角错误。</explain>
      <paraID>55EEF5AB</paraID>
      <start>4</start>
      <end>5</end>
      <status>modified</status>
      <modifiedWord>：</modifiedWord>
      <trackRevisions>false</trackRevisions>
    </reviewItem>
    <reviewItem>
      <errorID>482cb24d-2828-495c-a2f7-ae3ad6deb20e</errorID>
      <errorWord>:</errorWord>
      <group>L1_Format</group>
      <groupName>格式问题</groupName>
      <ability>L2_HalfPunc_CN</ability>
      <abilityName>全半角问题</abilityName>
      <candidateList>
        <item>：</item>
      </candidateList>
      <explain>文本全半角错误。</explain>
      <paraID>3D2FD9F3</paraID>
      <start>6</start>
      <end>7</end>
      <status>modified</status>
      <modifiedWord>：</modifiedWord>
      <trackRevisions>false</trackRevisions>
    </reviewItem>
    <reviewItem>
      <errorID>e6fc845e-c03f-480c-b451-bd09bbd62fe8</errorID>
      <errorWord>:</errorWord>
      <group>L1_Format</group>
      <groupName>格式问题</groupName>
      <ability>L2_HalfPunc_CN</ability>
      <abilityName>全半角问题</abilityName>
      <candidateList>
        <item>：</item>
      </candidateList>
      <explain>文本全半角错误。</explain>
      <paraID>6B81D557</paraID>
      <start>4</start>
      <end>5</end>
      <status>modified</status>
      <modifiedWord>：</modifiedWord>
      <trackRevisions>false</trackRevisions>
    </reviewItem>
    <reviewItem>
      <errorID>af587b61-02ed-44b8-bf67-3d7a1cd17c3b</errorID>
      <errorWord>:</errorWord>
      <group>L1_Format</group>
      <groupName>格式问题</groupName>
      <ability>L2_HalfPunc_CN</ability>
      <abilityName>全半角问题</abilityName>
      <candidateList>
        <item>：</item>
      </candidateList>
      <explain>文本全半角错误。</explain>
      <paraID>6FF87D8F</paraID>
      <start>4</start>
      <end>5</end>
      <status>modified</status>
      <modifiedWord>：</modifiedWord>
      <trackRevisions>false</trackRevisions>
    </reviewItem>
    <reviewItem>
      <errorID>0e47153f-b30f-4b23-a599-6a208edffe41</errorID>
      <errorWord>:</errorWord>
      <group>L1_Format</group>
      <groupName>格式问题</groupName>
      <ability>L2_HalfPunc_CN</ability>
      <abilityName>全半角问题</abilityName>
      <candidateList>
        <item>：</item>
      </candidateList>
      <explain>文本全半角错误。</explain>
      <paraID>29647550</paraID>
      <start>6</start>
      <end>7</end>
      <status>modified</status>
      <modifiedWord>：</modifiedWord>
      <trackRevisions>false</trackRevisions>
    </reviewItem>
    <reviewItem>
      <errorID>a085ee91-10f7-45a3-b31a-2e1e39da62c0</errorID>
      <errorWord>:</errorWord>
      <group>L1_Format</group>
      <groupName>格式问题</groupName>
      <ability>L2_HalfPunc_CN</ability>
      <abilityName>全半角问题</abilityName>
      <candidateList>
        <item>：</item>
      </candidateList>
      <explain>文本全半角错误。</explain>
      <paraID> 9976BCD</paraID>
      <start>4</start>
      <end>5</end>
      <status>modified</status>
      <modifiedWord>：</modifiedWord>
      <trackRevisions>false</trackRevisions>
    </reviewItem>
    <reviewItem>
      <errorID>3bc5bf1b-8037-44d0-87f7-d1fbdcd3b851</errorID>
      <errorWord>:</errorWord>
      <group>L1_Format</group>
      <groupName>格式问题</groupName>
      <ability>L2_HalfPunc_CN</ability>
      <abilityName>全半角问题</abilityName>
      <candidateList>
        <item>：</item>
      </candidateList>
      <explain>文本全半角错误。</explain>
      <paraID>61910124</paraID>
      <start>4</start>
      <end>5</end>
      <status>modified</status>
      <modifiedWord>：</modifiedWord>
      <trackRevisions>false</trackRevisions>
    </reviewItem>
    <reviewItem>
      <errorID>0f87b3ae-ce50-425c-84e8-52d9381b18df</errorID>
      <errorWord>:</errorWord>
      <group>L1_Format</group>
      <groupName>格式问题</groupName>
      <ability>L2_HalfPunc_CN</ability>
      <abilityName>全半角问题</abilityName>
      <candidateList>
        <item>：</item>
      </candidateList>
      <explain>文本全半角错误。</explain>
      <paraID> 7C18C15</paraID>
      <start>6</start>
      <end>7</end>
      <status>modified</status>
      <modifiedWord>：</modifiedWord>
      <trackRevisions>false</trackRevisions>
    </reviewItem>
    <reviewItem>
      <errorID>3da101fa-87b6-4d1f-a50f-5cdd20d16b7a</errorID>
      <errorWord>后督</errorWord>
      <group>L1_Word</group>
      <groupName>字词问题</groupName>
      <ability>L2_Typo</ability>
      <abilityName>字词错误</abilityName>
      <candidateList>
        <item>后勤</item>
      </candidateList>
      <explain/>
      <paraID>6D295712</paraID>
      <start>0</start>
      <end>2</end>
      <status>modified</status>
      <modifiedWord>后勤</modifiedWord>
      <trackRevisions>false</trackRevisions>
    </reviewItem>
    <reviewItem>
      <errorID>c8a4422b-ebf3-46d0-abc9-fb5e8a74fa36</errorID>
      <errorWord>:</errorWord>
      <group>L1_Format</group>
      <groupName>格式问题</groupName>
      <ability>L2_HalfPunc_CN</ability>
      <abilityName>全半角问题</abilityName>
      <candidateList>
        <item>：</item>
      </candidateList>
      <explain>文本全半角错误。</explain>
      <paraID>  C03B89</paraID>
      <start>4</start>
      <end>5</end>
      <status>modified</status>
      <modifiedWord>：</modifiedWord>
      <trackRevisions>false</trackRevisions>
    </reviewItem>
    <reviewItem>
      <errorID>e6fe211e-8941-4016-a5fd-bb6e1cd3d688</errorID>
      <errorWord>:</errorWord>
      <group>L1_Format</group>
      <groupName>格式问题</groupName>
      <ability>L2_HalfPunc_CN</ability>
      <abilityName>全半角问题</abilityName>
      <candidateList>
        <item>：</item>
      </candidateList>
      <explain>文本全半角错误。</explain>
      <paraID>15F8B4E2</paraID>
      <start>4</start>
      <end>5</end>
      <status>modified</status>
      <modifiedWord>：</modifiedWord>
      <trackRevisions>false</trackRevisions>
    </reviewItem>
    <reviewItem>
      <errorID>e3fba326-33a6-45e4-bee6-d5c04bb6c441</errorID>
      <errorWord>:</errorWord>
      <group>L1_Format</group>
      <groupName>格式问题</groupName>
      <ability>L2_HalfPunc_CN</ability>
      <abilityName>全半角问题</abilityName>
      <candidateList>
        <item>：</item>
      </candidateList>
      <explain>文本全半角错误。</explain>
      <paraID>52B15D47</paraID>
      <start>6</start>
      <end>7</end>
      <status>modified</status>
      <modifiedWord>：</modifiedWord>
      <trackRevisions>false</trackRevisions>
    </reviewItem>
    <reviewItem>
      <errorID>9c448a84-a3c2-4508-8d2e-7f76fc5dd787</errorID>
      <errorWord>:</errorWord>
      <group>L1_Format</group>
      <groupName>格式问题</groupName>
      <ability>L2_HalfPunc_CN</ability>
      <abilityName>全半角问题</abilityName>
      <candidateList>
        <item>：</item>
      </candidateList>
      <explain>文本全半角错误。</explain>
      <paraID>5C1D6F10</paraID>
      <start>4</start>
      <end>5</end>
      <status>modified</status>
      <modifiedWord>：</modifiedWord>
      <trackRevisions>false</trackRevisions>
    </reviewItem>
    <reviewItem>
      <errorID>1c48f089-edd9-408e-a440-2d5f9909f4ff</errorID>
      <errorWord>:</errorWord>
      <group>L1_Format</group>
      <groupName>格式问题</groupName>
      <ability>L2_HalfPunc_CN</ability>
      <abilityName>全半角问题</abilityName>
      <candidateList>
        <item>：</item>
      </candidateList>
      <explain>文本全半角错误。</explain>
      <paraID>5FD3DA21</paraID>
      <start>4</start>
      <end>5</end>
      <status>modified</status>
      <modifiedWord>：</modifiedWord>
      <trackRevisions>false</trackRevisions>
    </reviewItem>
    <reviewItem>
      <errorID>b08a7242-32a9-4c02-bd20-dc31a252849b</errorID>
      <errorWord>:</errorWord>
      <group>L1_Format</group>
      <groupName>格式问题</groupName>
      <ability>L2_HalfPunc_CN</ability>
      <abilityName>全半角问题</abilityName>
      <candidateList>
        <item>：</item>
      </candidateList>
      <explain>文本全半角错误。</explain>
      <paraID>10273684</paraID>
      <start>6</start>
      <end>7</end>
      <status>modified</status>
      <modifiedWord>：</modifiedWord>
      <trackRevisions>false</trackRevisions>
    </reviewItem>
    <reviewItem>
      <errorID>4c99bb21-44c5-4f76-8ae5-2c6647a73364</errorID>
      <errorWord>模版</errorWord>
      <group>L1_Word</group>
      <groupName>字词问题</groupName>
      <ability>L2_Typo</ability>
      <abilityName>字词错误</abilityName>
      <candidateList>
        <item>模板</item>
      </candidateList>
      <explain>存在发音相同字词的误用。</explain>
      <paraID> 7F89BC2</paraID>
      <start>36</start>
      <end>38</end>
      <status>modified</status>
      <modifiedWord>模板</modifiedWord>
      <trackRevisions>false</trackRevisions>
    </reviewItem>
    <reviewItem>
      <errorID>01066da7-101d-41c8-a0b0-1d0e781575fd</errorID>
      <errorWord>:</errorWord>
      <group>L1_Format</group>
      <groupName>格式问题</groupName>
      <ability>L2_HalfPunc_CN</ability>
      <abilityName>全半角问题</abilityName>
      <candidateList>
        <item>：</item>
      </candidateList>
      <explain>文本全半角错误。</explain>
      <paraID>4D40D5A7</paraID>
      <start>4</start>
      <end>5</end>
      <status>modified</status>
      <modifiedWord>：</modifiedWord>
      <trackRevisions>false</trackRevisions>
    </reviewItem>
    <reviewItem>
      <errorID>dd6b74bf-a0fc-417a-8535-9b8e9953899e</errorID>
      <errorWord>:</errorWord>
      <group>L1_Format</group>
      <groupName>格式问题</groupName>
      <ability>L2_HalfPunc_CN</ability>
      <abilityName>全半角问题</abilityName>
      <candidateList>
        <item>：</item>
      </candidateList>
      <explain>文本全半角错误。</explain>
      <paraID>5CC4B2DA</paraID>
      <start>4</start>
      <end>5</end>
      <status>modified</status>
      <modifiedWord>：</modifiedWord>
      <trackRevisions>false</trackRevisions>
    </reviewItem>
    <reviewItem>
      <errorID>0b81ccc4-4617-4dd0-84eb-1bd55de7ebb5</errorID>
      <errorWord>:</errorWord>
      <group>L1_Format</group>
      <groupName>格式问题</groupName>
      <ability>L2_HalfPunc_CN</ability>
      <abilityName>全半角问题</abilityName>
      <candidateList>
        <item>：</item>
      </candidateList>
      <explain>文本全半角错误。</explain>
      <paraID>36CD24E1</paraID>
      <start>6</start>
      <end>7</end>
      <status>modified</status>
      <modifiedWord>：</modifiedWord>
      <trackRevisions>false</trackRevisions>
    </reviewItem>
    <reviewItem>
      <errorID>8abed908-33e6-45d9-85c9-bceda97485eb</errorID>
      <errorWord>类型在</errorWord>
      <group>L1_Word</group>
      <groupName>字词问题</groupName>
      <ability>L2_Typo</ability>
      <abilityName>字词错误</abilityName>
      <candidateList>
        <item>类型</item>
      </candidateList>
      <explain/>
      <paraID>51DB320D</paraID>
      <start>16</start>
      <end>18</end>
      <status>modified</status>
      <modifiedWord>类型</modifiedWord>
      <trackRevisions>false</trackRevisions>
    </reviewItem>
    <reviewItem>
      <errorID>eca92eb9-97ca-4a39-9162-85f59c12ce4d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3350EEB0</paraID>
      <start>0</start>
      <end>2</end>
      <status>modified</status>
      <modifiedWord>1.</modifiedWord>
      <trackRevisions>false</trackRevisions>
    </reviewItem>
    <reviewItem>
      <errorID>d88bd47c-64b9-479a-9419-3aaa0c385645</errorID>
      <errorWord>:</errorWord>
      <group>L1_Format</group>
      <groupName>格式问题</groupName>
      <ability>L2_HalfPunc_CN</ability>
      <abilityName>全半角问题</abilityName>
      <candidateList>
        <item>：</item>
      </candidateList>
      <explain>文本全半角错误。</explain>
      <paraID> D2F00DA</paraID>
      <start>4</start>
      <end>5</end>
      <status>modified</status>
      <modifiedWord>：</modifiedWord>
      <trackRevisions>false</trackRevisions>
    </reviewItem>
    <reviewItem>
      <errorID>24df9e73-ca1b-4d84-bf17-746dff546095</errorID>
      <errorWord>:</errorWord>
      <group>L1_Format</group>
      <groupName>格式问题</groupName>
      <ability>L2_HalfPunc_CN</ability>
      <abilityName>全半角问题</abilityName>
      <candidateList>
        <item>：</item>
      </candidateList>
      <explain>文本全半角错误。</explain>
      <paraID>7458E927</paraID>
      <start>4</start>
      <end>5</end>
      <status>modified</status>
      <modifiedWord>：</modifiedWord>
      <trackRevisions>false</trackRevisions>
    </reviewItem>
    <reviewItem>
      <errorID>ccb69043-499b-495d-912c-3740c6744413</errorID>
      <errorWord>:</errorWord>
      <group>L1_Format</group>
      <groupName>格式问题</groupName>
      <ability>L2_HalfPunc_CN</ability>
      <abilityName>全半角问题</abilityName>
      <candidateList>
        <item>：</item>
      </candidateList>
      <explain>文本全半角错误。</explain>
      <paraID>7E0A4B54</paraID>
      <start>6</start>
      <end>7</end>
      <status>modified</status>
      <modifiedWord>：</modifiedWord>
      <trackRevisions>false</trackRevisions>
    </reviewItem>
    <reviewItem>
      <errorID>46988288-8276-42e5-8d6b-7b60eeacf74c</errorID>
      <errorWord>用户的</errorWord>
      <group>L1_Word</group>
      <groupName>字词问题</groupName>
      <ability>L2_Typo</ability>
      <abilityName>字词错误</abilityName>
      <candidateList>
        <item>用户</item>
      </candidateList>
      <explain/>
      <paraID>6B35C893</paraID>
      <start>10</start>
      <end>12</end>
      <status>modified</status>
      <modifiedWord>用户</modifiedWord>
      <trackRevisions>false</trackRevisions>
    </reviewItem>
    <reviewItem>
      <errorID>16d7f383-13cc-4a5c-a69f-7faf50d6a49f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2D3DEC7</paraID>
      <start>0</start>
      <end>2</end>
      <status>modified</status>
      <modifiedWord>1.</modifiedWord>
      <trackRevisions>false</trackRevisions>
    </reviewItem>
    <reviewItem>
      <errorID>3f7daca2-0fef-4a63-a28b-8b6846b8fc39</errorID>
      <errorWord>:</errorWord>
      <group>L1_Format</group>
      <groupName>格式问题</groupName>
      <ability>L2_HalfPunc_CN</ability>
      <abilityName>全半角问题</abilityName>
      <candidateList>
        <item>：</item>
      </candidateList>
      <explain>文本全半角错误。</explain>
      <paraID>69ADCE2B</paraID>
      <start>4</start>
      <end>5</end>
      <status>modified</status>
      <modifiedWord>：</modifiedWord>
      <trackRevisions>false</trackRevisions>
    </reviewItem>
    <reviewItem>
      <errorID>42badec3-4c05-43ca-b17a-a4341f295789</errorID>
      <errorWord>:</errorWord>
      <group>L1_Format</group>
      <groupName>格式问题</groupName>
      <ability>L2_HalfPunc_CN</ability>
      <abilityName>全半角问题</abilityName>
      <candidateList>
        <item>：</item>
      </candidateList>
      <explain>文本全半角错误。</explain>
      <paraID>6EF47DC4</paraID>
      <start>4</start>
      <end>5</end>
      <status>modified</status>
      <modifiedWord>：</modifiedWord>
      <trackRevisions>false</trackRevisions>
    </reviewItem>
    <reviewItem>
      <errorID>36412666-afb9-49e9-a50a-328b3df1aa0f</errorID>
      <errorWord>:</errorWord>
      <group>L1_Format</group>
      <groupName>格式问题</groupName>
      <ability>L2_HalfPunc_CN</ability>
      <abilityName>全半角问题</abilityName>
      <candidateList>
        <item>：</item>
      </candidateList>
      <explain>文本全半角错误。</explain>
      <paraID>1629CA6C</paraID>
      <start>6</start>
      <end>7</end>
      <status>modified</status>
      <modifiedWord>：</modifiedWord>
      <trackRevisions>false</trackRevisions>
    </reviewItem>
    <reviewItem>
      <errorID>6df5695d-53f6-42fd-b202-713528f9d4e9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229AB497</paraID>
      <start>0</start>
      <end>2</end>
      <status>modified</status>
      <modifiedWord>1.</modifiedWord>
      <trackRevisions>false</trackRevisions>
    </reviewItem>
    <reviewItem>
      <errorID>63d64247-dd8c-46b7-a3b7-a5aa33c1da3a</errorID>
      <errorWord>:</errorWord>
      <group>L1_Format</group>
      <groupName>格式问题</groupName>
      <ability>L2_HalfPunc_CN</ability>
      <abilityName>全半角问题</abilityName>
      <candidateList>
        <item>：</item>
      </candidateList>
      <explain>文本全半角错误。</explain>
      <paraID>72B6A42B</paraID>
      <start>4</start>
      <end>5</end>
      <status>modified</status>
      <modifiedWord>：</modifiedWord>
      <trackRevisions>false</trackRevisions>
    </reviewItem>
    <reviewItem>
      <errorID>4d2fd64d-26d9-46e5-8b6c-0d204cd9ed1c</errorID>
      <errorWord>:</errorWord>
      <group>L1_Format</group>
      <groupName>格式问题</groupName>
      <ability>L2_HalfPunc_CN</ability>
      <abilityName>全半角问题</abilityName>
      <candidateList>
        <item>：</item>
      </candidateList>
      <explain>文本全半角错误。</explain>
      <paraID> C4B4F0C</paraID>
      <start>4</start>
      <end>5</end>
      <status>modified</status>
      <modifiedWord>：</modifiedWord>
      <trackRevisions>false</trackRevisions>
    </reviewItem>
    <reviewItem>
      <errorID>3a4b2c30-06f8-417f-9d7e-f92b71438052</errorID>
      <errorWord>:</errorWord>
      <group>L1_Format</group>
      <groupName>格式问题</groupName>
      <ability>L2_HalfPunc_CN</ability>
      <abilityName>全半角问题</abilityName>
      <candidateList>
        <item>：</item>
      </candidateList>
      <explain>文本全半角错误。</explain>
      <paraID>4D1B7EE6</paraID>
      <start>6</start>
      <end>7</end>
      <status>modified</status>
      <modifiedWord>：</modifiedWord>
      <trackRevisions>false</trackRevisions>
    </reviewItem>
    <reviewItem>
      <errorID>9a9cc42c-ea26-4dfa-ac7f-9b9526f76ffc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5D17F4B8</paraID>
      <start>0</start>
      <end>2</end>
      <status>modified</status>
      <modifiedWord>1.</modifiedWord>
      <trackRevisions>false</trackRevisions>
    </reviewItem>
    <reviewItem>
      <errorID>d527fc79-e2c6-4196-9ddc-057dec9db2e8</errorID>
      <errorWord>:</errorWord>
      <group>L1_Format</group>
      <groupName>格式问题</groupName>
      <ability>L2_HalfPunc_CN</ability>
      <abilityName>全半角问题</abilityName>
      <candidateList>
        <item>：</item>
      </candidateList>
      <explain>文本全半角错误。</explain>
      <paraID>4F3BB493</paraID>
      <start>4</start>
      <end>5</end>
      <status>modified</status>
      <modifiedWord>：</modifiedWord>
      <trackRevisions>false</trackRevisions>
    </reviewItem>
    <reviewItem>
      <errorID>00fe24ab-4993-4ae0-9c92-6fc5d04e8f00</errorID>
      <errorWord>:</errorWord>
      <group>L1_Format</group>
      <groupName>格式问题</groupName>
      <ability>L2_HalfPunc_CN</ability>
      <abilityName>全半角问题</abilityName>
      <candidateList>
        <item>：</item>
      </candidateList>
      <explain>文本全半角错误。</explain>
      <paraID>18991CD6</paraID>
      <start>4</start>
      <end>5</end>
      <status>modified</status>
      <modifiedWord>：</modifiedWord>
      <trackRevisions>false</trackRevisions>
    </reviewItem>
    <reviewItem>
      <errorID>5dc215bf-05bc-4ab9-b53a-4362c24a2af2</errorID>
      <errorWord>:</errorWord>
      <group>L1_Format</group>
      <groupName>格式问题</groupName>
      <ability>L2_HalfPunc_CN</ability>
      <abilityName>全半角问题</abilityName>
      <candidateList>
        <item>：</item>
      </candidateList>
      <explain>文本全半角错误。</explain>
      <paraID>5383F423</paraID>
      <start>6</start>
      <end>7</end>
      <status>modified</status>
      <modifiedWord>：</modifiedWord>
      <trackRevisions>false</trackRevisions>
    </reviewItem>
    <reviewItem>
      <errorID>6bfe9078-d64c-417b-8117-ccfa8ab11626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206787A</paraID>
      <start>0</start>
      <end>2</end>
      <status>modified</status>
      <modifiedWord>1.</modifiedWord>
      <trackRevisions>false</trackRevisions>
    </reviewItem>
    <reviewItem>
      <errorID>6d0dc3ec-c164-49bb-86f5-7ac1e86fe51b</errorID>
      <errorWord>:</errorWord>
      <group>L1_Format</group>
      <groupName>格式问题</groupName>
      <ability>L2_HalfPunc_CN</ability>
      <abilityName>全半角问题</abilityName>
      <candidateList>
        <item>：</item>
      </candidateList>
      <explain>文本全半角错误。</explain>
      <paraID>72CE07A8</paraID>
      <start>4</start>
      <end>5</end>
      <status>modified</status>
      <modifiedWord>：</modifiedWord>
      <trackRevisions>false</trackRevisions>
    </reviewItem>
    <reviewItem>
      <errorID>89712a05-9cf6-4973-a92b-3cb6707f1a94</errorID>
      <errorWord>:</errorWord>
      <group>L1_Format</group>
      <groupName>格式问题</groupName>
      <ability>L2_HalfPunc_CN</ability>
      <abilityName>全半角问题</abilityName>
      <candidateList>
        <item>：</item>
      </candidateList>
      <explain>文本全半角错误。</explain>
      <paraID>6F2BD059</paraID>
      <start>4</start>
      <end>5</end>
      <status>modified</status>
      <modifiedWord>：</modifiedWord>
      <trackRevisions>false</trackRevisions>
    </reviewItem>
    <reviewItem>
      <errorID>4d0074db-3c9a-438d-a805-2e4546940d47</errorID>
      <errorWord>:</errorWord>
      <group>L1_Format</group>
      <groupName>格式问题</groupName>
      <ability>L2_HalfPunc_CN</ability>
      <abilityName>全半角问题</abilityName>
      <candidateList>
        <item>：</item>
      </candidateList>
      <explain>文本全半角错误。</explain>
      <paraID> C6A7C93</paraID>
      <start>6</start>
      <end>7</end>
      <status>modified</status>
      <modifiedWord>：</modifiedWord>
      <trackRevisions>false</trackRevisions>
    </reviewItem>
    <reviewItem>
      <errorID>61403aa4-6272-4b37-a437-0841b20c7e39</errorID>
      <errorWord>待办</errorWord>
      <group>L1_Word</group>
      <groupName>字词问题</groupName>
      <ability>L2_Typo</ability>
      <abilityName>字词错误</abilityName>
      <candidateList>
        <item>代办</item>
      </candidateList>
      <explain/>
      <paraID>370C9C2E</paraID>
      <start>35</start>
      <end>37</end>
      <status>modified</status>
      <modifiedWord>代办</modifiedWord>
      <trackRevisions>false</trackRevisions>
    </reviewItem>
    <reviewItem>
      <errorID>1e15fedf-f630-4b72-9e8b-fa720795c132</errorID>
      <errorWord>-</errorWord>
      <group>L1_Format</group>
      <groupName>格式问题</groupName>
      <ability>L2_HalfPunc_CN</ability>
      <abilityName>全半角问题</abilityName>
      <candidateList>
        <item>－</item>
      </candidateList>
      <explain>文本全半角错误。</explain>
      <paraID>5A6218A1</paraID>
      <start>4</start>
      <end>5</end>
      <status>modified</status>
      <modifiedWord>－</modifiedWord>
      <trackRevisions>false</trackRevisions>
    </reviewItem>
    <reviewItem>
      <errorID>afecabf0-207c-4190-a7bb-6b973d7f3849</errorID>
      <errorWord>-</errorWord>
      <group>L1_Format</group>
      <groupName>格式问题</groupName>
      <ability>L2_HalfPunc_CN</ability>
      <abilityName>全半角问题</abilityName>
      <candidateList>
        <item>－</item>
      </candidateList>
      <explain>文本全半角错误。</explain>
      <paraID>31E922AC</paraID>
      <start>5</start>
      <end>6</end>
      <status>modified</status>
      <modifiedWord>－</modifiedWord>
      <trackRevisions>false</trackRevisions>
    </reviewItem>
    <reviewItem>
      <errorID>b110f2f8-a4cf-406b-aae3-78ecb9f07989</errorID>
      <errorWord>-</errorWord>
      <group>L1_Format</group>
      <groupName>格式问题</groupName>
      <ability>L2_HalfPunc_CN</ability>
      <abilityName>全半角问题</abilityName>
      <candidateList>
        <item>－</item>
      </candidateList>
      <explain>文本全半角错误。</explain>
      <paraID>409791F3</paraID>
      <start>7</start>
      <end>8</end>
      <status>modified</status>
      <modifiedWord>－</modifiedWord>
      <trackRevisions>false</trackRevisions>
    </reviewItem>
    <reviewItem>
      <errorID>a7077eba-4a6a-47d2-8fe4-c003295c6ecc</errorID>
      <errorWord>-</errorWord>
      <group>L1_Format</group>
      <groupName>格式问题</groupName>
      <ability>L2_HalfPunc_CN</ability>
      <abilityName>全半角问题</abilityName>
      <candidateList>
        <item>－</item>
      </candidateList>
      <explain>文本全半角错误。</explain>
      <paraID>4EBA7847</paraID>
      <start>4</start>
      <end>5</end>
      <status>modified</status>
      <modifiedWord>－</modifiedWord>
      <trackRevisions>false</trackRevisions>
    </reviewItem>
    <reviewItem>
      <errorID>2d5f88ac-094f-47e0-822a-a46ca5a1f3e5</errorID>
      <errorWord>-</errorWord>
      <group>L1_Format</group>
      <groupName>格式问题</groupName>
      <ability>L2_HalfPunc_CN</ability>
      <abilityName>全半角问题</abilityName>
      <candidateList>
        <item>－</item>
      </candidateList>
      <explain>文本全半角错误。</explain>
      <paraID>3BCCF63E</paraID>
      <start>4</start>
      <end>5</end>
      <status>modified</status>
      <modifiedWord>－</modifiedWord>
      <trackRevisions>false</trackRevisions>
    </reviewItem>
    <reviewItem>
      <errorID>a4ff3918-c805-4941-a625-ad3d2a8579a2</errorID>
      <errorWord>:</errorWord>
      <group>L1_Format</group>
      <groupName>格式问题</groupName>
      <ability>L2_HalfPunc_CN</ability>
      <abilityName>全半角问题</abilityName>
      <candidateList>
        <item>：</item>
      </candidateList>
      <explain>文本全半角错误。</explain>
      <paraID>42342F22</paraID>
      <start>4</start>
      <end>5</end>
      <status>modified</status>
      <modifiedWord>：</modifiedWord>
      <trackRevisions>false</trackRevisions>
    </reviewItem>
    <reviewItem>
      <errorID>cdec0e9e-5ccf-49c6-8428-dd6a0af5b2f5</errorID>
      <errorWord>:</errorWord>
      <group>L1_Format</group>
      <groupName>格式问题</groupName>
      <ability>L2_HalfPunc_CN</ability>
      <abilityName>全半角问题</abilityName>
      <candidateList>
        <item>：</item>
      </candidateList>
      <explain>文本全半角错误。</explain>
      <paraID>225569F3</paraID>
      <start>4</start>
      <end>5</end>
      <status>modified</status>
      <modifiedWord>：</modifiedWord>
      <trackRevisions>false</trackRevisions>
    </reviewItem>
    <reviewItem>
      <errorID>d7c31c6d-1bc1-40a0-a45d-73e1aa86dbd4</errorID>
      <errorWord>:</errorWord>
      <group>L1_Format</group>
      <groupName>格式问题</groupName>
      <ability>L2_HalfPunc_CN</ability>
      <abilityName>全半角问题</abilityName>
      <candidateList>
        <item>：</item>
      </candidateList>
      <explain>文本全半角错误。</explain>
      <paraID>5180F7CE</paraID>
      <start>6</start>
      <end>7</end>
      <status>modified</status>
      <modifiedWord>：</modifiedWord>
      <trackRevisions>false</trackRevisions>
    </reviewItem>
    <reviewItem>
      <errorID>0a757278-c9bd-4ef6-a0d4-b550535daccb</errorID>
      <errorWord>:</errorWord>
      <group>L1_Format</group>
      <groupName>格式问题</groupName>
      <ability>L2_HalfPunc_CN</ability>
      <abilityName>全半角问题</abilityName>
      <candidateList>
        <item>：</item>
      </candidateList>
      <explain>文本全半角错误。</explain>
      <paraID>7AA3DF9D</paraID>
      <start>4</start>
      <end>5</end>
      <status>modified</status>
      <modifiedWord>：</modifiedWord>
      <trackRevisions>false</trackRevisions>
    </reviewItem>
    <reviewItem>
      <errorID>8585cf01-9a72-49f3-9257-72a20ddc257f</errorID>
      <errorWord>:</errorWord>
      <group>L1_Format</group>
      <groupName>格式问题</groupName>
      <ability>L2_HalfPunc_CN</ability>
      <abilityName>全半角问题</abilityName>
      <candidateList>
        <item>：</item>
      </candidateList>
      <explain>文本全半角错误。</explain>
      <paraID>4DAD9E1F</paraID>
      <start>4</start>
      <end>5</end>
      <status>modified</status>
      <modifiedWord>：</modifiedWord>
      <trackRevisions>false</trackRevisions>
    </reviewItem>
    <reviewItem>
      <errorID>30df5194-a848-403b-a509-9c28a5c2c7a5</errorID>
      <errorWord>:</errorWord>
      <group>L1_Format</group>
      <groupName>格式问题</groupName>
      <ability>L2_HalfPunc_CN</ability>
      <abilityName>全半角问题</abilityName>
      <candidateList>
        <item>：</item>
      </candidateList>
      <explain>文本全半角错误。</explain>
      <paraID>70017E73</paraID>
      <start>6</start>
      <end>7</end>
      <status>modified</status>
      <modifiedWord>：</modifiedWord>
      <trackRevisions>false</trackRevisions>
    </reviewItem>
    <reviewItem>
      <errorID>4f6a2003-27c7-47ae-86d1-dedf61463b5a</errorID>
      <errorWord>:</errorWord>
      <group>L1_Format</group>
      <groupName>格式问题</groupName>
      <ability>L2_HalfPunc_CN</ability>
      <abilityName>全半角问题</abilityName>
      <candidateList>
        <item>：</item>
      </candidateList>
      <explain>文本全半角错误。</explain>
      <paraID>60A88CB6</paraID>
      <start>4</start>
      <end>5</end>
      <status>modified</status>
      <modifiedWord>：</modifiedWord>
      <trackRevisions>false</trackRevisions>
    </reviewItem>
    <reviewItem>
      <errorID>88ba27e1-fc7b-4b9c-a067-c3e4c3cec156</errorID>
      <errorWord>:</errorWord>
      <group>L1_Format</group>
      <groupName>格式问题</groupName>
      <ability>L2_HalfPunc_CN</ability>
      <abilityName>全半角问题</abilityName>
      <candidateList>
        <item>：</item>
      </candidateList>
      <explain>文本全半角错误。</explain>
      <paraID>30BE3CB5</paraID>
      <start>4</start>
      <end>5</end>
      <status>modified</status>
      <modifiedWord>：</modifiedWord>
      <trackRevisions>false</trackRevisions>
    </reviewItem>
    <reviewItem>
      <errorID>5a22bdfb-df3e-4126-95e4-b06a618e7ef8</errorID>
      <errorWord>:</errorWord>
      <group>L1_Format</group>
      <groupName>格式问题</groupName>
      <ability>L2_HalfPunc_CN</ability>
      <abilityName>全半角问题</abilityName>
      <candidateList>
        <item>：</item>
      </candidateList>
      <explain>文本全半角错误。</explain>
      <paraID>4B744E66</paraID>
      <start>6</start>
      <end>7</end>
      <status>modified</status>
      <modifiedWord>：</modifiedWord>
      <trackRevisions>false</trackRevisions>
    </reviewItem>
    <reviewItem>
      <errorID>711a1d7f-66be-4c6c-b539-b12f65bff194</errorID>
      <errorWord>:</errorWord>
      <group>L1_Format</group>
      <groupName>格式问题</groupName>
      <ability>L2_HalfPunc_CN</ability>
      <abilityName>全半角问题</abilityName>
      <candidateList>
        <item>：</item>
      </candidateList>
      <explain>文本全半角错误。</explain>
      <paraID>66847ACF</paraID>
      <start>4</start>
      <end>5</end>
      <status>modified</status>
      <modifiedWord>：</modifiedWord>
      <trackRevisions>false</trackRevisions>
    </reviewItem>
    <reviewItem>
      <errorID>7f203fef-014c-4598-b9fd-24f616087e6a</errorID>
      <errorWord>:</errorWord>
      <group>L1_Format</group>
      <groupName>格式问题</groupName>
      <ability>L2_HalfPunc_CN</ability>
      <abilityName>全半角问题</abilityName>
      <candidateList>
        <item>：</item>
      </candidateList>
      <explain>文本全半角错误。</explain>
      <paraID>236A47EF</paraID>
      <start>4</start>
      <end>5</end>
      <status>modified</status>
      <modifiedWord>：</modifiedWord>
      <trackRevisions>false</trackRevisions>
    </reviewItem>
    <reviewItem>
      <errorID>e6b096f8-396a-4e7f-87ef-65e681239373</errorID>
      <errorWord>:</errorWord>
      <group>L1_Format</group>
      <groupName>格式问题</groupName>
      <ability>L2_HalfPunc_CN</ability>
      <abilityName>全半角问题</abilityName>
      <candidateList>
        <item>：</item>
      </candidateList>
      <explain>文本全半角错误。</explain>
      <paraID>6CAC98AD</paraID>
      <start>6</start>
      <end>7</end>
      <status>modified</status>
      <modifiedWord>：</modifiedWord>
      <trackRevisions>false</trackRevisions>
    </reviewItem>
    <reviewItem>
      <errorID>e7535e0b-d4f1-4e5b-a228-b7aa656cccb3</errorID>
      <errorWord>:</errorWord>
      <group>L1_Format</group>
      <groupName>格式问题</groupName>
      <ability>L2_HalfPunc_CN</ability>
      <abilityName>全半角问题</abilityName>
      <candidateList>
        <item>：</item>
      </candidateList>
      <explain>文本全半角错误。</explain>
      <paraID>547631C5</paraID>
      <start>4</start>
      <end>5</end>
      <status>modified</status>
      <modifiedWord>：</modifiedWord>
      <trackRevisions>false</trackRevisions>
    </reviewItem>
    <reviewItem>
      <errorID>0eb08595-6b86-47d8-92cd-fc0378444571</errorID>
      <errorWord>:</errorWord>
      <group>L1_Format</group>
      <groupName>格式问题</groupName>
      <ability>L2_HalfPunc_CN</ability>
      <abilityName>全半角问题</abilityName>
      <candidateList>
        <item>：</item>
      </candidateList>
      <explain>文本全半角错误。</explain>
      <paraID>18EB3391</paraID>
      <start>4</start>
      <end>5</end>
      <status>modified</status>
      <modifiedWord>：</modifiedWord>
      <trackRevisions>false</trackRevisions>
    </reviewItem>
    <reviewItem>
      <errorID>c4020735-36fc-44cb-80a1-e6385e0fab49</errorID>
      <errorWord>:</errorWord>
      <group>L1_Format</group>
      <groupName>格式问题</groupName>
      <ability>L2_HalfPunc_CN</ability>
      <abilityName>全半角问题</abilityName>
      <candidateList>
        <item>：</item>
      </candidateList>
      <explain>文本全半角错误。</explain>
      <paraID>774DD35D</paraID>
      <start>6</start>
      <end>7</end>
      <status>modified</status>
      <modifiedWord>：</modifiedWord>
      <trackRevisions>false</trackRevisions>
    </reviewItem>
    <reviewItem>
      <errorID>af09bbbb-76ad-4230-a8f9-403b89428546</errorID>
      <errorWord>:</errorWord>
      <group>L1_Format</group>
      <groupName>格式问题</groupName>
      <ability>L2_HalfPunc_CN</ability>
      <abilityName>全半角问题</abilityName>
      <candidateList>
        <item>：</item>
      </candidateList>
      <explain>文本全半角错误。</explain>
      <paraID>3612258E</paraID>
      <start>4</start>
      <end>5</end>
      <status>modified</status>
      <modifiedWord>：</modifiedWord>
      <trackRevisions>false</trackRevisions>
    </reviewItem>
    <reviewItem>
      <errorID>b99ec1d4-4f6e-4556-b56c-34802ad871f6</errorID>
      <errorWord>:</errorWord>
      <group>L1_Format</group>
      <groupName>格式问题</groupName>
      <ability>L2_HalfPunc_CN</ability>
      <abilityName>全半角问题</abilityName>
      <candidateList>
        <item>：</item>
      </candidateList>
      <explain>文本全半角错误。</explain>
      <paraID>3F2725F9</paraID>
      <start>4</start>
      <end>5</end>
      <status>modified</status>
      <modifiedWord>：</modifiedWord>
      <trackRevisions>false</trackRevisions>
    </reviewItem>
    <reviewItem>
      <errorID>d5c388a2-7507-4c19-be6f-4b58322b03d5</errorID>
      <errorWord>:</errorWord>
      <group>L1_Format</group>
      <groupName>格式问题</groupName>
      <ability>L2_HalfPunc_CN</ability>
      <abilityName>全半角问题</abilityName>
      <candidateList>
        <item>：</item>
      </candidateList>
      <explain>文本全半角错误。</explain>
      <paraID>3C9C13D2</paraID>
      <start>6</start>
      <end>7</end>
      <status>modified</status>
      <modifiedWord>：</modifiedWord>
      <trackRevisions>false</trackRevisions>
    </reviewItem>
    <reviewItem>
      <errorID>e315736b-ce90-4dd7-a79a-df1a1af37537</errorID>
      <errorWord>-</errorWord>
      <group>L1_Format</group>
      <groupName>格式问题</groupName>
      <ability>L2_HalfPunc_CN</ability>
      <abilityName>全半角问题</abilityName>
      <candidateList>
        <item>－</item>
      </candidateList>
      <explain>文本全半角错误。</explain>
      <paraID> 70D9359</paraID>
      <start>4</start>
      <end>5</end>
      <status>modified</status>
      <modifiedWord>－</modifiedWord>
      <trackRevisions>false</trackRevisions>
    </reviewItem>
    <reviewItem>
      <errorID>fc29d389-563f-4007-8c5e-1b53653edaa8</errorID>
      <errorWord>-</errorWord>
      <group>L1_Format</group>
      <groupName>格式问题</groupName>
      <ability>L2_HalfPunc_CN</ability>
      <abilityName>全半角问题</abilityName>
      <candidateList>
        <item>－</item>
      </candidateList>
      <explain>文本全半角错误。</explain>
      <paraID>5E29849A</paraID>
      <start>4</start>
      <end>5</end>
      <status>modified</status>
      <modifiedWord>－</modifiedWord>
      <trackRevisions>false</trackRevisions>
    </reviewItem>
    <reviewItem>
      <errorID>ea7dbcd1-6277-4a43-9a79-5498f88d94cf</errorID>
      <errorWord>-</errorWord>
      <group>L1_Format</group>
      <groupName>格式问题</groupName>
      <ability>L2_HalfPunc_CN</ability>
      <abilityName>全半角问题</abilityName>
      <candidateList>
        <item>－</item>
      </candidateList>
      <explain>文本全半角错误。</explain>
      <paraID>13D713C9</paraID>
      <start>4</start>
      <end>5</end>
      <status>modified</status>
      <modifiedWord>－</modifiedWord>
      <trackRevisions>false</trackRevisions>
    </reviewItem>
    <reviewItem>
      <errorID>69a643d4-17fe-4374-85f0-a67133aae269</errorID>
      <errorWord>-</errorWord>
      <group>L1_Format</group>
      <groupName>格式问题</groupName>
      <ability>L2_HalfPunc_CN</ability>
      <abilityName>全半角问题</abilityName>
      <candidateList>
        <item>－</item>
      </candidateList>
      <explain>文本全半角错误。</explain>
      <paraID>13D713C9</paraID>
      <start>12</start>
      <end>13</end>
      <status>modified</status>
      <modifiedWord>－</modifiedWord>
      <trackRevisions>false</trackRevisions>
    </reviewItem>
    <reviewItem>
      <errorID>9cdae0d2-ce8a-4513-9301-afecaffa8c40</errorID>
      <errorWord>-</errorWord>
      <group>L1_Format</group>
      <groupName>格式问题</groupName>
      <ability>L2_HalfPunc_CN</ability>
      <abilityName>全半角问题</abilityName>
      <candidateList>
        <item>－</item>
      </candidateList>
      <explain>文本全半角错误。</explain>
      <paraID>13D713C9</paraID>
      <start>20</start>
      <end>21</end>
      <status>modified</status>
      <modifiedWord>－</modifiedWord>
      <trackRevisions>false</trackRevisions>
    </reviewItem>
    <reviewItem>
      <errorID>1fe2bab3-7e87-4e7f-9959-5efea3ab5e39</errorID>
      <errorWord>-</errorWord>
      <group>L1_Format</group>
      <groupName>格式问题</groupName>
      <ability>L2_HalfPunc_CN</ability>
      <abilityName>全半角问题</abilityName>
      <candidateList>
        <item>－</item>
      </candidateList>
      <explain>文本全半角错误。</explain>
      <paraID>13D713C9</paraID>
      <start>28</start>
      <end>29</end>
      <status>modified</status>
      <modifiedWord>－</modifiedWord>
      <trackRevisions>false</trackRevisions>
    </reviewItem>
    <reviewItem>
      <errorID>1f1047af-bd6a-4e46-bd32-7a111ab7dd2f</errorID>
      <errorWord>模版</errorWord>
      <group>L1_Word</group>
      <groupName>字词问题</groupName>
      <ability>L2_Typo</ability>
      <abilityName>字词错误</abilityName>
      <candidateList>
        <item>模板</item>
      </candidateList>
      <explain>存在发音相同字词的误用。</explain>
      <paraID> 2CC5A3B</paraID>
      <start>6</start>
      <end>8</end>
      <status>modified</status>
      <modifiedWord>模板</modifiedWord>
      <trackRevisions>false</trackRevisions>
    </reviewItem>
    <reviewItem>
      <errorID>0fbb1906-e42d-46a0-a31f-6884014a7c95</errorID>
      <errorWord>模版</errorWord>
      <group>L1_Word</group>
      <groupName>字词问题</groupName>
      <ability>L2_Typo</ability>
      <abilityName>字词错误</abilityName>
      <candidateList>
        <item>模板</item>
      </candidateList>
      <explain>存在发音相同字词的误用。</explain>
      <paraID>50AB97D4</paraID>
      <start>0</start>
      <end>2</end>
      <status>modified</status>
      <modifiedWord>模板</modifiedWord>
      <trackRevisions>false</trackRevisions>
    </reviewItem>
    <reviewItem>
      <errorID>29f4d2d6-e421-4f38-b47e-1e9ced9420d4</errorID>
      <errorWord>:</errorWord>
      <group>L1_Format</group>
      <groupName>格式问题</groupName>
      <ability>L2_HalfPunc_CN</ability>
      <abilityName>全半角问题</abilityName>
      <candidateList>
        <item>：</item>
      </candidateList>
      <explain>文本全半角错误。</explain>
      <paraID>11098FE4</paraID>
      <start>4</start>
      <end>5</end>
      <status>modified</status>
      <modifiedWord>：</modifiedWord>
      <trackRevisions>false</trackRevisions>
    </reviewItem>
    <reviewItem>
      <errorID>4630518d-37c0-44ff-9af1-1f7c80b0e374</errorID>
      <errorWord>:</errorWord>
      <group>L1_Format</group>
      <groupName>格式问题</groupName>
      <ability>L2_HalfPunc_CN</ability>
      <abilityName>全半角问题</abilityName>
      <candidateList>
        <item>：</item>
      </candidateList>
      <explain>文本全半角错误。</explain>
      <paraID>20D72228</paraID>
      <start>4</start>
      <end>5</end>
      <status>modified</status>
      <modifiedWord>：</modifiedWord>
      <trackRevisions>false</trackRevisions>
    </reviewItem>
    <reviewItem>
      <errorID>9c3377fb-9840-4aaa-a061-2ac1054589eb</errorID>
      <errorWord>:</errorWord>
      <group>L1_Format</group>
      <groupName>格式问题</groupName>
      <ability>L2_HalfPunc_CN</ability>
      <abilityName>全半角问题</abilityName>
      <candidateList>
        <item>：</item>
      </candidateList>
      <explain>文本全半角错误。</explain>
      <paraID>609A3D62</paraID>
      <start>6</start>
      <end>7</end>
      <status>modified</status>
      <modifiedWord>：</modifiedWord>
      <trackRevisions>false</trackRevisions>
    </reviewItem>
    <reviewItem>
      <errorID>ab49c5d3-023c-45ec-b6de-197964dd5955</errorID>
      <errorWord>.</errorWord>
      <group>L1_Format</group>
      <groupName>格式问题</groupName>
      <ability>L2_HalfPunc_CN</ability>
      <abilityName>全半角问题</abilityName>
      <candidateList>
        <item>。</item>
      </candidateList>
      <explain>文本全半角错误。</explain>
      <paraID>3037E8EB</paraID>
      <start>28</start>
      <end>29</end>
      <status>modified</status>
      <modifiedWord>。</modifiedWord>
      <trackRevisions>false</trackRevisions>
    </reviewItem>
    <reviewItem>
      <errorID>c5e8010a-5317-4aa6-9b49-d1381617ac81</errorID>
      <errorWord>:</errorWord>
      <group>L1_Format</group>
      <groupName>格式问题</groupName>
      <ability>L2_HalfPunc_CN</ability>
      <abilityName>全半角问题</abilityName>
      <candidateList>
        <item>：</item>
      </candidateList>
      <explain>文本全半角错误。</explain>
      <paraID>413DC178</paraID>
      <start>4</start>
      <end>5</end>
      <status>modified</status>
      <modifiedWord>：</modifiedWord>
      <trackRevisions>false</trackRevisions>
    </reviewItem>
    <reviewItem>
      <errorID>ca1d956f-ec4f-44b8-8597-ca9bf40f2026</errorID>
      <errorWord>:</errorWord>
      <group>L1_Format</group>
      <groupName>格式问题</groupName>
      <ability>L2_HalfPunc_CN</ability>
      <abilityName>全半角问题</abilityName>
      <candidateList>
        <item>：</item>
      </candidateList>
      <explain>文本全半角错误。</explain>
      <paraID>381AF4C8</paraID>
      <start>4</start>
      <end>5</end>
      <status>modified</status>
      <modifiedWord>：</modifiedWord>
      <trackRevisions>false</trackRevisions>
    </reviewItem>
    <reviewItem>
      <errorID>d259cf9c-7e86-4d03-98b7-65100d0a4578</errorID>
      <errorWord>:</errorWord>
      <group>L1_Format</group>
      <groupName>格式问题</groupName>
      <ability>L2_HalfPunc_CN</ability>
      <abilityName>全半角问题</abilityName>
      <candidateList>
        <item>：</item>
      </candidateList>
      <explain>文本全半角错误。</explain>
      <paraID>540EFFB6</paraID>
      <start>6</start>
      <end>7</end>
      <status>modified</status>
      <modifiedWord>：</modifiedWord>
      <trackRevisions>false</trackRevisions>
    </reviewItem>
    <reviewItem>
      <errorID>a84f5ba9-69e0-432c-81f7-c2d39887c612</errorID>
      <errorWord>-</errorWord>
      <group>L1_Format</group>
      <groupName>格式问题</groupName>
      <ability>L2_HalfPunc_CN</ability>
      <abilityName>全半角问题</abilityName>
      <candidateList>
        <item>－</item>
      </candidateList>
      <explain>文本全半角错误。</explain>
      <paraID>49B5DC13</paraID>
      <start>72</start>
      <end>73</end>
      <status>modified</status>
      <modifiedWord>－</modifiedWord>
      <trackRevisions>false</trackRevisions>
    </reviewItem>
    <reviewItem>
      <errorID>28ba3a32-e8cf-467c-a92e-b0f854989e52</errorID>
      <errorWord>:</errorWord>
      <group>L1_Format</group>
      <groupName>格式问题</groupName>
      <ability>L2_HalfPunc_CN</ability>
      <abilityName>全半角问题</abilityName>
      <candidateList>
        <item>：</item>
      </candidateList>
      <explain>文本全半角错误。</explain>
      <paraID>2A9369A5</paraID>
      <start>4</start>
      <end>5</end>
      <status>modified</status>
      <modifiedWord>：</modifiedWord>
      <trackRevisions>false</trackRevisions>
    </reviewItem>
    <reviewItem>
      <errorID>a53a8ec4-9546-4f2a-a90c-49297dd4a025</errorID>
      <errorWord>:</errorWord>
      <group>L1_Format</group>
      <groupName>格式问题</groupName>
      <ability>L2_HalfPunc_CN</ability>
      <abilityName>全半角问题</abilityName>
      <candidateList>
        <item>：</item>
      </candidateList>
      <explain>文本全半角错误。</explain>
      <paraID>6E08E158</paraID>
      <start>4</start>
      <end>5</end>
      <status>modified</status>
      <modifiedWord>：</modifiedWord>
      <trackRevisions>false</trackRevisions>
    </reviewItem>
    <reviewItem>
      <errorID>b4ede69f-28c1-4d3d-a814-5aed5d51a01b</errorID>
      <errorWord>:</errorWord>
      <group>L1_Format</group>
      <groupName>格式问题</groupName>
      <ability>L2_HalfPunc_CN</ability>
      <abilityName>全半角问题</abilityName>
      <candidateList>
        <item>：</item>
      </candidateList>
      <explain>文本全半角错误。</explain>
      <paraID>6CC37034</paraID>
      <start>6</start>
      <end>7</end>
      <status>modified</status>
      <modifiedWord>：</modifiedWord>
      <trackRevisions>false</trackRevisions>
    </reviewItem>
    <reviewItem>
      <errorID>dc0ef26f-fde5-41fd-843d-310e1ceec989</errorID>
      <errorWord>:</errorWord>
      <group>L1_Format</group>
      <groupName>格式问题</groupName>
      <ability>L2_HalfPunc_CN</ability>
      <abilityName>全半角问题</abilityName>
      <candidateList>
        <item>：</item>
      </candidateList>
      <explain>文本全半角错误。</explain>
      <paraID>1B0F0B31</paraID>
      <start>4</start>
      <end>5</end>
      <status>modified</status>
      <modifiedWord>：</modifiedWord>
      <trackRevisions>false</trackRevisions>
    </reviewItem>
    <reviewItem>
      <errorID>23da8593-07e3-4bfe-a553-1d9b92c92eec</errorID>
      <errorWord>:</errorWord>
      <group>L1_Format</group>
      <groupName>格式问题</groupName>
      <ability>L2_HalfPunc_CN</ability>
      <abilityName>全半角问题</abilityName>
      <candidateList>
        <item>：</item>
      </candidateList>
      <explain>文本全半角错误。</explain>
      <paraID>36D62F29</paraID>
      <start>4</start>
      <end>5</end>
      <status>modified</status>
      <modifiedWord>：</modifiedWord>
      <trackRevisions>false</trackRevisions>
    </reviewItem>
    <reviewItem>
      <errorID>49aec45a-5fd6-46ce-8599-b28d56615067</errorID>
      <errorWord>:</errorWord>
      <group>L1_Format</group>
      <groupName>格式问题</groupName>
      <ability>L2_HalfPunc_CN</ability>
      <abilityName>全半角问题</abilityName>
      <candidateList>
        <item>：</item>
      </candidateList>
      <explain>文本全半角错误。</explain>
      <paraID>6F70EFEC</paraID>
      <start>6</start>
      <end>7</end>
      <status>modified</status>
      <modifiedWord>：</modifiedWord>
      <trackRevisions>false</trackRevisions>
    </reviewItem>
    <reviewItem>
      <errorID>cfd7c7ca-9bda-4ad6-9eb4-e941f849c8df</errorID>
      <errorWord>:</errorWord>
      <group>L1_Format</group>
      <groupName>格式问题</groupName>
      <ability>L2_HalfPunc_CN</ability>
      <abilityName>全半角问题</abilityName>
      <candidateList>
        <item>：</item>
      </candidateList>
      <explain>文本全半角错误。</explain>
      <paraID>37FC7D6A</paraID>
      <start>4</start>
      <end>5</end>
      <status>modified</status>
      <modifiedWord>：</modifiedWord>
      <trackRevisions>false</trackRevisions>
    </reviewItem>
    <reviewItem>
      <errorID>4be7b910-9d1e-46be-8a8d-900ca706c4e2</errorID>
      <errorWord>:</errorWord>
      <group>L1_Format</group>
      <groupName>格式问题</groupName>
      <ability>L2_HalfPunc_CN</ability>
      <abilityName>全半角问题</abilityName>
      <candidateList>
        <item>：</item>
      </candidateList>
      <explain>文本全半角错误。</explain>
      <paraID>664DFEF7</paraID>
      <start>4</start>
      <end>5</end>
      <status>modified</status>
      <modifiedWord>：</modifiedWord>
      <trackRevisions>false</trackRevisions>
    </reviewItem>
    <reviewItem>
      <errorID>c2519c81-9bf9-468e-b974-06ce0fda96e0</errorID>
      <errorWord>:</errorWord>
      <group>L1_Format</group>
      <groupName>格式问题</groupName>
      <ability>L2_HalfPunc_CN</ability>
      <abilityName>全半角问题</abilityName>
      <candidateList>
        <item>：</item>
      </candidateList>
      <explain>文本全半角错误。</explain>
      <paraID>626CFBF8</paraID>
      <start>6</start>
      <end>7</end>
      <status>modified</status>
      <modifiedWord>：</modifiedWord>
      <trackRevisions>false</trackRevisions>
    </reviewItem>
    <reviewItem>
      <errorID>25991861-11ef-4809-9711-78a72d250da1</errorID>
      <errorWord>:</errorWord>
      <group>L1_Format</group>
      <groupName>格式问题</groupName>
      <ability>L2_HalfPunc_CN</ability>
      <abilityName>全半角问题</abilityName>
      <candidateList>
        <item>：</item>
      </candidateList>
      <explain>文本全半角错误。</explain>
      <paraID>6E3B2252</paraID>
      <start>4</start>
      <end>5</end>
      <status>modified</status>
      <modifiedWord>：</modifiedWord>
      <trackRevisions>false</trackRevisions>
    </reviewItem>
    <reviewItem>
      <errorID>995a6bfb-196f-4a70-bc2a-3203573bdced</errorID>
      <errorWord>:</errorWord>
      <group>L1_Format</group>
      <groupName>格式问题</groupName>
      <ability>L2_HalfPunc_CN</ability>
      <abilityName>全半角问题</abilityName>
      <candidateList>
        <item>：</item>
      </candidateList>
      <explain>文本全半角错误。</explain>
      <paraID>6D78FC12</paraID>
      <start>4</start>
      <end>5</end>
      <status>modified</status>
      <modifiedWord>：</modifiedWord>
      <trackRevisions>false</trackRevisions>
    </reviewItem>
    <reviewItem>
      <errorID>e4e390c9-143e-4f1f-87b4-457ca9a3eb99</errorID>
      <errorWord>:</errorWord>
      <group>L1_Format</group>
      <groupName>格式问题</groupName>
      <ability>L2_HalfPunc_CN</ability>
      <abilityName>全半角问题</abilityName>
      <candidateList>
        <item>：</item>
      </candidateList>
      <explain>文本全半角错误。</explain>
      <paraID> A43FFED</paraID>
      <start>6</start>
      <end>7</end>
      <status>modified</status>
      <modifiedWord>：</modifiedWord>
      <trackRevisions>false</trackRevisions>
    </reviewItem>
    <reviewItem>
      <errorID>1421e24c-3bd0-4219-b45a-031dc73100ff</errorID>
      <errorWord>-</errorWord>
      <group>L1_Format</group>
      <groupName>格式问题</groupName>
      <ability>L2_HalfPunc_CN</ability>
      <abilityName>全半角问题</abilityName>
      <candidateList>
        <item>－</item>
      </candidateList>
      <explain>文本全半角错误。</explain>
      <paraID>615173E1</paraID>
      <start>4</start>
      <end>5</end>
      <status>modified</status>
      <modifiedWord>－</modifiedWord>
      <trackRevisions>false</trackRevisions>
    </reviewItem>
    <reviewItem>
      <errorID>1f0c38c6-97db-4b71-8a04-1ba599ea2ef4</errorID>
      <errorWord>回退</errorWord>
      <group>L1_Word</group>
      <groupName>字词问题</groupName>
      <ability>L2_Typo</ability>
      <abilityName>字词错误</abilityName>
      <candidateList>
        <item>退回</item>
      </candidateList>
      <explain/>
      <paraID>44E92B46</paraID>
      <start>109</start>
      <end>111</end>
      <status>modified</status>
      <modifiedWord>退回</modifiedWord>
      <trackRevisions>false</trackRevisions>
    </reviewItem>
    <reviewItem>
      <errorID>14e2c091-7c90-497a-a5aa-ab12d1d95e95</errorID>
      <errorWord>-</errorWord>
      <group>L1_Format</group>
      <groupName>格式问题</groupName>
      <ability>L2_HalfPunc_CN</ability>
      <abilityName>全半角问题</abilityName>
      <candidateList>
        <item>－</item>
      </candidateList>
      <explain>文本全半角错误。</explain>
      <paraID>6099857A</paraID>
      <start>4</start>
      <end>5</end>
      <status>modified</status>
      <modifiedWord>－</modifiedWord>
      <trackRevisions>false</trackRevisions>
    </reviewItem>
    <reviewItem>
      <errorID>22657152-05a5-4844-8dd2-b87c93c99d7e</errorID>
      <errorWord>-</errorWord>
      <group>L1_Format</group>
      <groupName>格式问题</groupName>
      <ability>L2_HalfPunc_CN</ability>
      <abilityName>全半角问题</abilityName>
      <candidateList>
        <item>－</item>
      </candidateList>
      <explain>文本全半角错误。</explain>
      <paraID>4585AE74</paraID>
      <start>4</start>
      <end>5</end>
      <status>modified</status>
      <modifiedWord>－</modifiedWord>
      <trackRevisions>false</trackRevisions>
    </reviewItem>
    <reviewItem>
      <errorID>94dbbf44-ca84-468c-be76-0a7230e19e92</errorID>
      <errorWord>-</errorWord>
      <group>L1_Format</group>
      <groupName>格式问题</groupName>
      <ability>L2_HalfPunc_CN</ability>
      <abilityName>全半角问题</abilityName>
      <candidateList>
        <item>－</item>
      </candidateList>
      <explain>文本全半角错误。</explain>
      <paraID> AAE53D9</paraID>
      <start>4</start>
      <end>5</end>
      <status>modified</status>
      <modifiedWord>－</modifiedWord>
      <trackRevisions>false</trackRevisions>
    </reviewItem>
    <reviewItem>
      <errorID>d16df0ff-4c75-43a1-9a3a-012517c0291e</errorID>
      <errorWord>-</errorWord>
      <group>L1_Format</group>
      <groupName>格式问题</groupName>
      <ability>L2_HalfPunc_CN</ability>
      <abilityName>全半角问题</abilityName>
      <candidateList>
        <item>－</item>
      </candidateList>
      <explain>文本全半角错误。</explain>
      <paraID>4D5D5AD2</paraID>
      <start>2</start>
      <end>3</end>
      <status>modified</status>
      <modifiedWord>－</modifiedWord>
      <trackRevisions>false</trackRevisions>
    </reviewItem>
    <reviewItem>
      <errorID>28af3aeb-faa6-4fcf-bd6a-7aae0c44ffc8</errorID>
      <errorWord>-</errorWord>
      <group>L1_Format</group>
      <groupName>格式问题</groupName>
      <ability>L2_HalfPunc_CN</ability>
      <abilityName>全半角问题</abilityName>
      <candidateList>
        <item>－</item>
      </candidateList>
      <explain>文本全半角错误。</explain>
      <paraID>1AC53C64</paraID>
      <start>5</start>
      <end>6</end>
      <status>modified</status>
      <modifiedWord>－</modifiedWord>
      <trackRevisions>false</trackRevisions>
    </reviewItem>
    <reviewItem>
      <errorID>2521edc2-03e6-43d2-9b36-6bf769ba530c</errorID>
      <errorWord>-</errorWord>
      <group>L1_Format</group>
      <groupName>格式问题</groupName>
      <ability>L2_HalfPunc_CN</ability>
      <abilityName>全半角问题</abilityName>
      <candidateList>
        <item>－</item>
      </candidateList>
      <explain>文本全半角错误。</explain>
      <paraID>6888ED08</paraID>
      <start>8</start>
      <end>9</end>
      <status>modified</status>
      <modifiedWord>－</modifiedWord>
      <trackRevisions>false</trackRevisions>
    </reviewItem>
    <reviewItem>
      <errorID>427d790c-1450-4f5a-a8be-3e2ed6a3518d</errorID>
      <errorWord>-</errorWord>
      <group>L1_Format</group>
      <groupName>格式问题</groupName>
      <ability>L2_HalfPunc_CN</ability>
      <abilityName>全半角问题</abilityName>
      <candidateList>
        <item>－</item>
      </candidateList>
      <explain>文本全半角错误。</explain>
      <paraID>5C15E454</paraID>
      <start>4</start>
      <end>5</end>
      <status>modified</status>
      <modifiedWord>－</modifiedWord>
      <trackRevisions>false</trackRevisions>
    </reviewItem>
    <reviewItem>
      <errorID>5e40f77b-e9cf-40cb-a1d9-bbc55385baf7</errorID>
      <errorWord>-</errorWord>
      <group>L1_Format</group>
      <groupName>格式问题</groupName>
      <ability>L2_HalfPunc_CN</ability>
      <abilityName>全半角问题</abilityName>
      <candidateList>
        <item>－</item>
      </candidateList>
      <explain>文本全半角错误。</explain>
      <paraID>40BE2985</paraID>
      <start>2</start>
      <end>3</end>
      <status>modified</status>
      <modifiedWord>－</modifiedWord>
      <trackRevisions>false</trackRevisions>
    </reviewItem>
    <reviewItem>
      <errorID>ee7b306f-c438-4f3d-8cf7-785457b32c95</errorID>
      <errorWord>-</errorWord>
      <group>L1_Format</group>
      <groupName>格式问题</groupName>
      <ability>L2_HalfPunc_CN</ability>
      <abilityName>全半角问题</abilityName>
      <candidateList>
        <item>－</item>
      </candidateList>
      <explain>文本全半角错误。</explain>
      <paraID>2EBA9EED</paraID>
      <start>8</start>
      <end>9</end>
      <status>modified</status>
      <modifiedWord>－</modifiedWord>
      <trackRevisions>false</trackRevisions>
    </reviewItem>
    <reviewItem>
      <errorID>08c686fe-715b-46a2-9023-26d3c5a88591</errorID>
      <errorWord>将将</errorWord>
      <group>L1_Word</group>
      <groupName>字词问题</groupName>
      <ability>L2_Typo</ability>
      <abilityName>字词错误</abilityName>
      <candidateList>
        <item>将</item>
      </candidateList>
      <explain/>
      <paraID>1B05B4B9</paraID>
      <start>14</start>
      <end>15</end>
      <status>modified</status>
      <modifiedWord>将</modifiedWord>
      <trackRevisions>false</trackRevisions>
    </reviewItem>
    <reviewItem>
      <errorID>3f7c2ff0-c0d0-4cb8-8a88-fb7d42c18dbe</errorID>
      <errorWord>-</errorWord>
      <group>L1_Format</group>
      <groupName>格式问题</groupName>
      <ability>L2_HalfPunc_CN</ability>
      <abilityName>全半角问题</abilityName>
      <candidateList>
        <item>－</item>
      </candidateList>
      <explain>文本全半角错误。</explain>
      <paraID>3F376886</paraID>
      <start>2</start>
      <end>3</end>
      <status>modified</status>
      <modifiedWord>－</modifiedWord>
      <trackRevisions>false</trackRevisions>
    </reviewItem>
    <reviewItem>
      <errorID>0051cc0c-661b-451e-a7e7-b2df5e83f277</errorID>
      <errorWord>-</errorWord>
      <group>L1_Format</group>
      <groupName>格式问题</groupName>
      <ability>L2_HalfPunc_CN</ability>
      <abilityName>全半角问题</abilityName>
      <candidateList>
        <item>－</item>
      </candidateList>
      <explain>文本全半角错误。</explain>
      <paraID> 9E5DB67</paraID>
      <start>4</start>
      <end>5</end>
      <status>modified</status>
      <modifiedWord>－</modifiedWord>
      <trackRevisions>false</trackRevisions>
    </reviewItem>
    <reviewItem>
      <errorID>07e0abae-b4b1-47db-adfe-d3a86c503fcb</errorID>
      <errorWord>-</errorWord>
      <group>L1_Format</group>
      <groupName>格式问题</groupName>
      <ability>L2_HalfPunc_CN</ability>
      <abilityName>全半角问题</abilityName>
      <candidateList>
        <item>－</item>
      </candidateList>
      <explain>文本全半角错误。</explain>
      <paraID>250E1665</paraID>
      <start>2</start>
      <end>3</end>
      <status>modified</status>
      <modifiedWord>－</modifiedWord>
      <trackRevisions>false</trackRevisions>
    </reviewItem>
    <reviewItem>
      <errorID>726ec047-e3d3-4497-8afe-34bb20807153</errorID>
      <errorWord>-</errorWord>
      <group>L1_Format</group>
      <groupName>格式问题</groupName>
      <ability>L2_HalfPunc_CN</ability>
      <abilityName>全半角问题</abilityName>
      <candidateList>
        <item>－</item>
      </candidateList>
      <explain>文本全半角错误。</explain>
      <paraID>65F567DD</paraID>
      <start>4</start>
      <end>5</end>
      <status>modified</status>
      <modifiedWord>－</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51eb0e-6376-4b22-9da1-0a304fd6336e}">
  <ds:schemaRefs/>
</ds:datastoreItem>
</file>

<file path=docProps/app.xml><?xml version="1.0" encoding="utf-8"?>
<Properties xmlns="http://schemas.openxmlformats.org/officeDocument/2006/extended-properties" xmlns:vt="http://schemas.openxmlformats.org/officeDocument/2006/docPropsVTypes">
  <Template>Normal.dotm</Template>
  <Pages>387</Pages>
  <Words>989</Words>
  <Characters>1343</Characters>
  <Lines>101</Lines>
  <Paragraphs>28</Paragraphs>
  <TotalTime>81</TotalTime>
  <ScaleCrop>false</ScaleCrop>
  <LinksUpToDate>false</LinksUpToDate>
  <CharactersWithSpaces>1606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2023-11-16T20:54:00Z</dcterms:created>
  <dc:creator>Data</dc:creator>
  <cp:lastModifiedBy>阿栋</cp:lastModifiedBy>
  <dcterms:modified xsi:type="dcterms:W3CDTF">2026-09-16T10:27:13Z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FB8EC769097C476C99E690F1F1D5FADC_13</vt:lpwstr>
  </property>
  <property fmtid="{D5CDD505-2E9C-101B-9397-08002B2CF9AE}" pid="4" name="KSOTemplateDocerSaveRecord">
    <vt:lpwstr>eyJoZGlkIjoiZGEyYjAzNGJkNDI0ZDJjNDIxNDFhZWQzMTI5YjkzODQiLCJ1c2VySWQiOiI0MTk4NjczOTcifQ==</vt:lpwstr>
  </property>
</Properties>
</file>