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F1100">
      <w:pPr>
        <w:pageBreakBefore w:val="0"/>
        <w:topLinePunct w:val="0"/>
        <w:bidi w:val="0"/>
        <w:spacing w:line="360" w:lineRule="auto"/>
      </w:pPr>
      <w:r>
        <w:rPr>
          <w:rFonts w:hint="eastAsia"/>
        </w:rPr>
        <w:drawing>
          <wp:inline distT="0" distB="0" distL="0" distR="0">
            <wp:extent cx="3100070" cy="579755"/>
            <wp:effectExtent l="0" t="0" r="0" b="0"/>
            <wp:docPr id="111" name="图片 10" descr="西点信息logo（长）"/>
            <wp:cNvGraphicFramePr/>
            <a:graphic xmlns:a="http://schemas.openxmlformats.org/drawingml/2006/main">
              <a:graphicData uri="http://schemas.openxmlformats.org/drawingml/2006/picture">
                <pic:pic xmlns:pic="http://schemas.openxmlformats.org/drawingml/2006/picture">
                  <pic:nvPicPr>
                    <pic:cNvPr id="111" name="图片 10" descr="西点信息logo（长）"/>
                    <pic:cNvPicPr/>
                  </pic:nvPicPr>
                  <pic:blipFill>
                    <a:blip r:embed="rId6">
                      <a:extLst>
                        <a:ext uri="{28A0092B-C50C-407E-A947-70E740481C1C}">
                          <a14:useLocalDpi xmlns:a14="http://schemas.microsoft.com/office/drawing/2010/main" val="0"/>
                        </a:ext>
                      </a:extLst>
                    </a:blip>
                    <a:srcRect/>
                    <a:stretch>
                      <a:fillRect/>
                    </a:stretch>
                  </pic:blipFill>
                  <pic:spPr>
                    <a:xfrm>
                      <a:off x="0" y="0"/>
                      <a:ext cx="3100070" cy="579755"/>
                    </a:xfrm>
                    <a:prstGeom prst="rect">
                      <a:avLst/>
                    </a:prstGeom>
                    <a:noFill/>
                    <a:ln>
                      <a:noFill/>
                    </a:ln>
                  </pic:spPr>
                </pic:pic>
              </a:graphicData>
            </a:graphic>
          </wp:inline>
        </w:drawing>
      </w:r>
    </w:p>
    <w:p w14:paraId="5C920D87">
      <w:pPr>
        <w:pageBreakBefore w:val="0"/>
        <w:topLinePunct w:val="0"/>
        <w:bidi w:val="0"/>
        <w:spacing w:line="360" w:lineRule="auto"/>
      </w:pPr>
    </w:p>
    <w:p w14:paraId="00EB51DC">
      <w:pPr>
        <w:pageBreakBefore w:val="0"/>
        <w:topLinePunct w:val="0"/>
        <w:bidi w:val="0"/>
        <w:adjustRightInd w:val="0"/>
        <w:snapToGrid w:val="0"/>
        <w:spacing w:line="360" w:lineRule="auto"/>
        <w:jc w:val="center"/>
        <w:rPr>
          <w:rFonts w:ascii="宋体" w:hAnsi="宋体" w:eastAsia="宋体"/>
          <w:b/>
          <w:bCs/>
          <w:color w:val="000000"/>
          <w:sz w:val="32"/>
          <w:szCs w:val="32"/>
        </w:rPr>
      </w:pPr>
      <w:r>
        <w:rPr>
          <w:rFonts w:hint="eastAsia" w:ascii="宋体" w:hAnsi="宋体" w:eastAsia="宋体"/>
          <w:b/>
          <w:bCs/>
          <w:color w:val="000000"/>
          <w:sz w:val="32"/>
          <w:szCs w:val="32"/>
          <w:lang w:bidi="ar"/>
        </w:rPr>
        <w:t xml:space="preserve"> </w:t>
      </w:r>
    </w:p>
    <w:p w14:paraId="4BD22278">
      <w:pPr>
        <w:pageBreakBefore w:val="0"/>
        <w:topLinePunct w:val="0"/>
        <w:bidi w:val="0"/>
        <w:adjustRightInd w:val="0"/>
        <w:snapToGrid w:val="0"/>
        <w:spacing w:line="360" w:lineRule="auto"/>
        <w:jc w:val="center"/>
        <w:rPr>
          <w:rFonts w:ascii="宋体" w:hAnsi="宋体" w:eastAsia="宋体"/>
          <w:b/>
          <w:bCs/>
          <w:color w:val="000000"/>
          <w:sz w:val="32"/>
          <w:szCs w:val="32"/>
        </w:rPr>
      </w:pPr>
      <w:r>
        <w:rPr>
          <w:rFonts w:hint="eastAsia" w:ascii="宋体" w:hAnsi="宋体" w:eastAsia="宋体"/>
          <w:b/>
          <w:bCs/>
          <w:color w:val="000000"/>
          <w:sz w:val="32"/>
          <w:szCs w:val="32"/>
          <w:lang w:bidi="ar"/>
        </w:rPr>
        <w:t xml:space="preserve"> </w:t>
      </w:r>
    </w:p>
    <w:p w14:paraId="6863C084">
      <w:pPr>
        <w:pageBreakBefore w:val="0"/>
        <w:topLinePunct w:val="0"/>
        <w:bidi w:val="0"/>
        <w:adjustRightInd w:val="0"/>
        <w:snapToGrid w:val="0"/>
        <w:spacing w:line="360" w:lineRule="auto"/>
        <w:jc w:val="center"/>
        <w:rPr>
          <w:rFonts w:ascii="宋体" w:hAnsi="宋体" w:eastAsia="宋体"/>
          <w:b/>
          <w:bCs/>
          <w:color w:val="000000"/>
          <w:sz w:val="32"/>
          <w:szCs w:val="32"/>
        </w:rPr>
      </w:pPr>
      <w:r>
        <w:rPr>
          <w:rFonts w:hint="eastAsia" w:ascii="宋体" w:hAnsi="宋体" w:eastAsia="宋体"/>
          <w:b/>
          <w:bCs/>
          <w:color w:val="000000"/>
          <w:sz w:val="32"/>
          <w:szCs w:val="32"/>
          <w:lang w:bidi="ar"/>
        </w:rPr>
        <w:t xml:space="preserve"> </w:t>
      </w:r>
    </w:p>
    <w:p w14:paraId="14F933D5">
      <w:pPr>
        <w:pageBreakBefore w:val="0"/>
        <w:topLinePunct w:val="0"/>
        <w:bidi w:val="0"/>
        <w:adjustRightInd w:val="0"/>
        <w:snapToGrid w:val="0"/>
        <w:spacing w:line="360" w:lineRule="auto"/>
        <w:jc w:val="center"/>
        <w:rPr>
          <w:rFonts w:ascii="宋体" w:hAnsi="宋体" w:eastAsia="宋体"/>
          <w:b/>
          <w:bCs/>
          <w:color w:val="000000"/>
          <w:sz w:val="32"/>
          <w:szCs w:val="32"/>
        </w:rPr>
      </w:pPr>
      <w:r>
        <w:rPr>
          <w:rFonts w:hint="eastAsia" w:ascii="宋体" w:hAnsi="宋体" w:eastAsia="宋体"/>
          <w:b/>
          <w:bCs/>
          <w:color w:val="000000"/>
          <w:sz w:val="32"/>
          <w:szCs w:val="32"/>
          <w:lang w:bidi="ar"/>
        </w:rPr>
        <w:t xml:space="preserve"> </w:t>
      </w:r>
    </w:p>
    <w:p w14:paraId="41EB6595">
      <w:pPr>
        <w:pageBreakBefore w:val="0"/>
        <w:topLinePunct w:val="0"/>
        <w:bidi w:val="0"/>
        <w:spacing w:line="360" w:lineRule="auto"/>
      </w:pPr>
      <w:r>
        <w:rPr>
          <w:rFonts w:hint="eastAsia"/>
        </w:rPr>
        <w:t xml:space="preserve"> </w:t>
      </w:r>
    </w:p>
    <w:p w14:paraId="7CD5B0B1">
      <w:pPr>
        <w:pageBreakBefore w:val="0"/>
        <w:topLinePunct w:val="0"/>
        <w:bidi w:val="0"/>
        <w:spacing w:line="360" w:lineRule="auto"/>
        <w:jc w:val="center"/>
        <w:rPr>
          <w:rFonts w:hint="eastAsia"/>
          <w:b/>
          <w:bCs/>
          <w:sz w:val="48"/>
          <w:szCs w:val="48"/>
          <w:lang w:val="en-US" w:eastAsia="zh-CN"/>
        </w:rPr>
      </w:pPr>
      <w:r>
        <w:rPr>
          <w:rFonts w:hint="eastAsia"/>
          <w:b/>
          <w:bCs/>
          <w:sz w:val="48"/>
          <w:szCs w:val="48"/>
          <w:lang w:val="en-US" w:eastAsia="zh-CN"/>
        </w:rPr>
        <w:t>函证系统（回函管理智能化）</w:t>
      </w:r>
    </w:p>
    <w:p w14:paraId="500DC4A7">
      <w:pPr>
        <w:pageBreakBefore w:val="0"/>
        <w:topLinePunct w:val="0"/>
        <w:bidi w:val="0"/>
        <w:spacing w:line="360" w:lineRule="auto"/>
        <w:jc w:val="center"/>
        <w:rPr>
          <w:rFonts w:hint="default"/>
          <w:b/>
          <w:bCs/>
          <w:sz w:val="48"/>
          <w:szCs w:val="48"/>
          <w:lang w:val="en-US" w:eastAsia="zh-CN"/>
        </w:rPr>
      </w:pPr>
      <w:r>
        <w:rPr>
          <w:rFonts w:hint="eastAsia"/>
          <w:b/>
          <w:bCs/>
          <w:sz w:val="48"/>
          <w:szCs w:val="48"/>
        </w:rPr>
        <w:t>需求说明书v1.0</w:t>
      </w:r>
    </w:p>
    <w:p w14:paraId="773E5EC8">
      <w:pPr>
        <w:pageBreakBefore w:val="0"/>
        <w:topLinePunct w:val="0"/>
        <w:bidi w:val="0"/>
        <w:spacing w:line="360" w:lineRule="auto"/>
        <w:ind w:firstLine="2880" w:firstLineChars="1200"/>
        <w:rPr>
          <w:rFonts w:ascii="宋体" w:hAnsi="宋体" w:eastAsia="宋体"/>
          <w:color w:val="000000"/>
          <w:sz w:val="24"/>
        </w:rPr>
      </w:pPr>
      <w:r>
        <w:rPr>
          <w:rFonts w:hint="eastAsia" w:ascii="宋体" w:hAnsi="宋体" w:eastAsia="宋体"/>
          <w:color w:val="000000"/>
          <w:sz w:val="24"/>
          <w:lang w:bidi="ar"/>
        </w:rPr>
        <w:t xml:space="preserve"> </w:t>
      </w:r>
    </w:p>
    <w:p w14:paraId="0DCF3BB8">
      <w:pPr>
        <w:pageBreakBefore w:val="0"/>
        <w:topLinePunct w:val="0"/>
        <w:bidi w:val="0"/>
        <w:spacing w:line="360" w:lineRule="auto"/>
        <w:ind w:firstLine="2880" w:firstLineChars="1200"/>
        <w:rPr>
          <w:rFonts w:ascii="宋体" w:hAnsi="宋体" w:eastAsia="宋体"/>
          <w:color w:val="000000"/>
          <w:sz w:val="24"/>
        </w:rPr>
      </w:pPr>
      <w:r>
        <w:rPr>
          <w:rFonts w:hint="eastAsia" w:ascii="宋体" w:hAnsi="宋体" w:eastAsia="宋体"/>
          <w:color w:val="000000"/>
          <w:sz w:val="24"/>
          <w:lang w:bidi="ar"/>
        </w:rPr>
        <w:t xml:space="preserve"> </w:t>
      </w:r>
    </w:p>
    <w:p w14:paraId="02B54DB7">
      <w:pPr>
        <w:pStyle w:val="40"/>
        <w:pageBreakBefore w:val="0"/>
        <w:kinsoku w:val="0"/>
        <w:overflowPunct w:val="0"/>
        <w:topLinePunct w:val="0"/>
        <w:autoSpaceDE w:val="0"/>
        <w:autoSpaceDN w:val="0"/>
        <w:bidi w:val="0"/>
        <w:spacing w:line="360" w:lineRule="auto"/>
        <w:rPr>
          <w:rFonts w:hint="eastAsia"/>
          <w:b/>
          <w:bCs/>
        </w:rPr>
      </w:pPr>
      <w:bookmarkStart w:id="0" w:name="_Toc251075476"/>
    </w:p>
    <w:p w14:paraId="6C5D591C">
      <w:pPr>
        <w:pStyle w:val="40"/>
        <w:pageBreakBefore w:val="0"/>
        <w:kinsoku w:val="0"/>
        <w:overflowPunct w:val="0"/>
        <w:topLinePunct w:val="0"/>
        <w:autoSpaceDE w:val="0"/>
        <w:autoSpaceDN w:val="0"/>
        <w:bidi w:val="0"/>
        <w:spacing w:line="360" w:lineRule="auto"/>
        <w:rPr>
          <w:rFonts w:hint="eastAsia"/>
          <w:b/>
          <w:bCs/>
        </w:rPr>
      </w:pPr>
    </w:p>
    <w:p w14:paraId="4B4B7356">
      <w:pPr>
        <w:pStyle w:val="40"/>
        <w:pageBreakBefore w:val="0"/>
        <w:kinsoku w:val="0"/>
        <w:overflowPunct w:val="0"/>
        <w:topLinePunct w:val="0"/>
        <w:autoSpaceDE w:val="0"/>
        <w:autoSpaceDN w:val="0"/>
        <w:bidi w:val="0"/>
        <w:spacing w:line="360" w:lineRule="auto"/>
        <w:rPr>
          <w:rFonts w:hint="eastAsia"/>
          <w:b/>
          <w:bCs/>
        </w:rPr>
      </w:pPr>
    </w:p>
    <w:p w14:paraId="7C140FDE">
      <w:pPr>
        <w:pStyle w:val="40"/>
        <w:pageBreakBefore w:val="0"/>
        <w:kinsoku w:val="0"/>
        <w:overflowPunct w:val="0"/>
        <w:topLinePunct w:val="0"/>
        <w:autoSpaceDE w:val="0"/>
        <w:autoSpaceDN w:val="0"/>
        <w:bidi w:val="0"/>
        <w:spacing w:line="360" w:lineRule="auto"/>
        <w:rPr>
          <w:rFonts w:hint="eastAsia"/>
          <w:b/>
          <w:bCs/>
        </w:rPr>
      </w:pPr>
    </w:p>
    <w:p w14:paraId="58ABFA1B">
      <w:pPr>
        <w:pStyle w:val="40"/>
        <w:pageBreakBefore w:val="0"/>
        <w:kinsoku w:val="0"/>
        <w:overflowPunct w:val="0"/>
        <w:topLinePunct w:val="0"/>
        <w:autoSpaceDE w:val="0"/>
        <w:autoSpaceDN w:val="0"/>
        <w:bidi w:val="0"/>
        <w:spacing w:line="360" w:lineRule="auto"/>
        <w:rPr>
          <w:rFonts w:hint="eastAsia"/>
          <w:b/>
          <w:bCs/>
        </w:rPr>
      </w:pPr>
    </w:p>
    <w:p w14:paraId="51801336">
      <w:pPr>
        <w:pStyle w:val="40"/>
        <w:pageBreakBefore w:val="0"/>
        <w:kinsoku w:val="0"/>
        <w:overflowPunct w:val="0"/>
        <w:topLinePunct w:val="0"/>
        <w:autoSpaceDE w:val="0"/>
        <w:autoSpaceDN w:val="0"/>
        <w:bidi w:val="0"/>
        <w:spacing w:line="360" w:lineRule="auto"/>
        <w:rPr>
          <w:rFonts w:hint="eastAsia"/>
          <w:b/>
          <w:bCs/>
        </w:rPr>
      </w:pPr>
    </w:p>
    <w:p w14:paraId="3E6CE978">
      <w:pPr>
        <w:pStyle w:val="40"/>
        <w:pageBreakBefore w:val="0"/>
        <w:kinsoku w:val="0"/>
        <w:overflowPunct w:val="0"/>
        <w:topLinePunct w:val="0"/>
        <w:autoSpaceDE w:val="0"/>
        <w:autoSpaceDN w:val="0"/>
        <w:bidi w:val="0"/>
        <w:spacing w:line="360" w:lineRule="auto"/>
        <w:rPr>
          <w:b/>
          <w:bCs/>
        </w:rPr>
      </w:pPr>
      <w:r>
        <w:rPr>
          <w:rFonts w:hint="eastAsia"/>
          <w:b/>
          <w:bCs/>
        </w:rPr>
        <w:t>西安西点信息技术有限公司</w:t>
      </w:r>
    </w:p>
    <w:p w14:paraId="4B1D2899">
      <w:pPr>
        <w:pStyle w:val="40"/>
        <w:pageBreakBefore w:val="0"/>
        <w:kinsoku w:val="0"/>
        <w:overflowPunct w:val="0"/>
        <w:topLinePunct w:val="0"/>
        <w:autoSpaceDE w:val="0"/>
        <w:autoSpaceDN w:val="0"/>
        <w:bidi w:val="0"/>
        <w:spacing w:line="360" w:lineRule="auto"/>
        <w:rPr>
          <w:rFonts w:hint="eastAsia"/>
        </w:rPr>
      </w:pPr>
      <w:r>
        <w:rPr>
          <w:rFonts w:hint="eastAsia"/>
          <w:lang w:eastAsia="zh-CN"/>
        </w:rPr>
        <w:t>2026年10月</w:t>
      </w:r>
      <w:bookmarkEnd w:id="0"/>
    </w:p>
    <w:p w14:paraId="6F38EDB0">
      <w:pPr>
        <w:pageBreakBefore w:val="0"/>
        <w:topLinePunct w:val="0"/>
        <w:bidi w:val="0"/>
        <w:spacing w:line="360" w:lineRule="auto"/>
        <w:rPr>
          <w:rFonts w:asciiTheme="minorAscii" w:hAnsiTheme="minorAscii" w:eastAsiaTheme="minorEastAsia" w:cstheme="minorBidi"/>
          <w:b/>
          <w:bCs/>
          <w:sz w:val="24"/>
        </w:rPr>
      </w:pPr>
      <w:r>
        <w:rPr>
          <w:rFonts w:hint="eastAsia" w:asciiTheme="minorAscii" w:hAnsiTheme="minorAscii" w:eastAsiaTheme="minorEastAsia" w:cstheme="minorBidi"/>
          <w:b/>
          <w:bCs/>
          <w:sz w:val="24"/>
        </w:rPr>
        <w:t>编写说明</w:t>
      </w:r>
    </w:p>
    <w:p w14:paraId="1F1481B6">
      <w:pPr>
        <w:pageBreakBefore w:val="0"/>
        <w:widowControl w:val="0"/>
        <w:numPr>
          <w:ilvl w:val="0"/>
          <w:numId w:val="2"/>
        </w:numPr>
        <w:topLinePunct w:val="0"/>
        <w:bidi w:val="0"/>
        <w:spacing w:line="360" w:lineRule="auto"/>
        <w:ind w:left="840" w:hanging="360" w:firstLineChars="0"/>
        <w:jc w:val="both"/>
        <w:rPr>
          <w:rFonts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业务部门编写本需求说明文档之前，新增功能需求需要与需求建设部门对需求的描述和验收标准进行过邮件确认。</w:t>
      </w:r>
    </w:p>
    <w:p w14:paraId="497E8990">
      <w:pPr>
        <w:pageBreakBefore w:val="0"/>
        <w:widowControl w:val="0"/>
        <w:numPr>
          <w:ilvl w:val="0"/>
          <w:numId w:val="2"/>
        </w:numPr>
        <w:topLinePunct w:val="0"/>
        <w:bidi w:val="0"/>
        <w:spacing w:line="360" w:lineRule="auto"/>
        <w:ind w:left="840" w:hanging="360" w:firstLineChars="0"/>
        <w:jc w:val="both"/>
        <w:rPr>
          <w:rFonts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本文档蓝色斜体字都是注释或举例，供业务人员编写业务需求参考。</w:t>
      </w:r>
    </w:p>
    <w:p w14:paraId="2DEC4986">
      <w:pPr>
        <w:pageBreakBefore w:val="0"/>
        <w:widowControl w:val="0"/>
        <w:numPr>
          <w:ilvl w:val="0"/>
          <w:numId w:val="2"/>
        </w:numPr>
        <w:topLinePunct w:val="0"/>
        <w:bidi w:val="0"/>
        <w:spacing w:line="360" w:lineRule="auto"/>
        <w:ind w:left="840" w:hanging="360" w:firstLineChars="0"/>
        <w:jc w:val="both"/>
        <w:rPr>
          <w:rFonts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本《业务需求说明书》适用于各种不同类型的业务需求。填制时可根据需求的不同情况在下列章节中裁减。</w:t>
      </w:r>
    </w:p>
    <w:p w14:paraId="3826A40B">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6FBA1BE">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1C15FAB7">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06D25A77">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357A3430">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2D4D23FA">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34517FEF">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D39BA6B">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3F2096DB">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C4DEAA0">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BACFD37">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642ADA8C">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108644A">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DB64269">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66D00205">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30B99E27">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591A9A98">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B52261D">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sdt>
      <w:sdtPr>
        <w:rPr>
          <w:rFonts w:ascii="宋体" w:hAnsi="宋体" w:eastAsia="宋体" w:cs="Times New Roman"/>
          <w:kern w:val="2"/>
          <w:sz w:val="21"/>
          <w:szCs w:val="24"/>
          <w:lang w:val="en-US" w:eastAsia="zh-CN" w:bidi="ar-SA"/>
        </w:rPr>
        <w:id w:val="147472313"/>
        <w15:color w:val="DBDBDB"/>
        <w:docPartObj>
          <w:docPartGallery w:val="Table of Contents"/>
          <w:docPartUnique/>
        </w:docPartObj>
      </w:sdtPr>
      <w:sdtEndPr>
        <w:rPr>
          <w:rFonts w:ascii="Calibri" w:hAnsi="Calibri" w:eastAsia="宋体" w:cs="Times New Roman"/>
          <w:kern w:val="2"/>
          <w:sz w:val="24"/>
          <w:szCs w:val="24"/>
          <w:lang w:val="en-US" w:eastAsia="zh-CN" w:bidi="ar-SA"/>
        </w:rPr>
      </w:sdtEndPr>
      <w:sdtContent>
        <w:p w14:paraId="44D2E6BD">
          <w:pPr>
            <w:pageBreakBefore w:val="0"/>
            <w:topLinePunct w:val="0"/>
            <w:bidi w:val="0"/>
            <w:spacing w:before="0" w:beforeLines="0" w:after="0" w:afterLines="0" w:line="360" w:lineRule="auto"/>
            <w:ind w:left="0" w:leftChars="0" w:right="0" w:rightChars="0" w:firstLine="0" w:firstLineChars="0"/>
            <w:jc w:val="center"/>
          </w:pPr>
          <w:r>
            <w:rPr>
              <w:rFonts w:ascii="宋体" w:hAnsi="宋体" w:eastAsia="宋体"/>
              <w:sz w:val="21"/>
            </w:rPr>
            <w:t>目录</w:t>
          </w:r>
        </w:p>
        <w:p w14:paraId="14CEA459">
          <w:pPr>
            <w:pStyle w:val="16"/>
            <w:pageBreakBefore w:val="0"/>
            <w:tabs>
              <w:tab w:val="right" w:leader="dot" w:pos="8306"/>
            </w:tabs>
            <w:topLinePunct w:val="0"/>
            <w:bidi w:val="0"/>
            <w:spacing w:line="360" w:lineRule="auto"/>
          </w:pPr>
          <w:r>
            <w:fldChar w:fldCharType="begin"/>
          </w:r>
          <w:r>
            <w:instrText xml:space="preserve">TOC \o "1-3" \h \u </w:instrText>
          </w:r>
          <w:r>
            <w:fldChar w:fldCharType="separate"/>
          </w:r>
        </w:p>
        <w:p w14:paraId="15BD3ED0">
          <w:pPr>
            <w:pageBreakBefore w:val="0"/>
            <w:topLinePunct w:val="0"/>
            <w:bidi w:val="0"/>
            <w:spacing w:line="360" w:lineRule="auto"/>
          </w:pPr>
          <w:r>
            <w:fldChar w:fldCharType="end"/>
          </w:r>
        </w:p>
      </w:sdtContent>
    </w:sdt>
    <w:p w14:paraId="411C8B07">
      <w:pPr>
        <w:pageBreakBefore w:val="0"/>
        <w:topLinePunct w:val="0"/>
        <w:bidi w:val="0"/>
        <w:spacing w:line="360" w:lineRule="auto"/>
      </w:pPr>
    </w:p>
    <w:p w14:paraId="3118E14C">
      <w:pPr>
        <w:pageBreakBefore w:val="0"/>
        <w:topLinePunct w:val="0"/>
        <w:bidi w:val="0"/>
        <w:spacing w:line="360" w:lineRule="auto"/>
      </w:pPr>
    </w:p>
    <w:p w14:paraId="5349DE1A">
      <w:pPr>
        <w:pageBreakBefore w:val="0"/>
        <w:topLinePunct w:val="0"/>
        <w:bidi w:val="0"/>
        <w:spacing w:line="360" w:lineRule="auto"/>
      </w:pPr>
    </w:p>
    <w:p w14:paraId="2B8651CF">
      <w:pPr>
        <w:pageBreakBefore w:val="0"/>
        <w:topLinePunct w:val="0"/>
        <w:bidi w:val="0"/>
        <w:spacing w:line="360" w:lineRule="auto"/>
      </w:pPr>
    </w:p>
    <w:p w14:paraId="5047BCCF">
      <w:pPr>
        <w:pageBreakBefore w:val="0"/>
        <w:topLinePunct w:val="0"/>
        <w:bidi w:val="0"/>
        <w:spacing w:line="360" w:lineRule="auto"/>
      </w:pPr>
    </w:p>
    <w:p w14:paraId="1D4C7F5C">
      <w:pPr>
        <w:pageBreakBefore w:val="0"/>
        <w:topLinePunct w:val="0"/>
        <w:bidi w:val="0"/>
        <w:spacing w:line="360" w:lineRule="auto"/>
      </w:pPr>
    </w:p>
    <w:p w14:paraId="0D44C8F7">
      <w:pPr>
        <w:pageBreakBefore w:val="0"/>
        <w:topLinePunct w:val="0"/>
        <w:bidi w:val="0"/>
        <w:spacing w:line="360" w:lineRule="auto"/>
      </w:pPr>
    </w:p>
    <w:p w14:paraId="4ECB0069">
      <w:pPr>
        <w:pageBreakBefore w:val="0"/>
        <w:topLinePunct w:val="0"/>
        <w:bidi w:val="0"/>
        <w:spacing w:line="360" w:lineRule="auto"/>
        <w:ind w:left="432" w:leftChars="0" w:hanging="432" w:firstLineChars="0"/>
        <w:sectPr>
          <w:headerReference r:id="rId3" w:type="default"/>
          <w:pgSz w:w="11906" w:h="16838"/>
          <w:pgMar w:top="1440" w:right="1800" w:bottom="1440" w:left="1800" w:header="851" w:footer="992" w:gutter="0"/>
          <w:cols w:space="425" w:num="1"/>
          <w:docGrid w:type="lines" w:linePitch="312" w:charSpace="0"/>
        </w:sectPr>
      </w:pPr>
      <w:bookmarkStart w:id="1" w:name="_Toc10988"/>
    </w:p>
    <w:p w14:paraId="5E1F468E">
      <w:pPr>
        <w:pStyle w:val="2"/>
        <w:pageBreakBefore w:val="0"/>
        <w:topLinePunct w:val="0"/>
        <w:bidi w:val="0"/>
        <w:spacing w:line="360" w:lineRule="auto"/>
        <w:ind w:left="432" w:leftChars="0" w:hanging="432" w:firstLineChars="0"/>
        <w:rPr>
          <w:ins w:id="0" w:author="阿栋" w:date="2026-09-16T16:58:13Z"/>
        </w:rPr>
      </w:pPr>
      <w:ins w:id="1" w:author="阿栋" w:date="2026-09-16T16:58:19Z">
        <w:bookmarkStart w:id="2" w:name="_Toc26535"/>
        <w:r>
          <w:rPr>
            <w:rFonts w:hint="eastAsia"/>
            <w:lang w:val="en-US" w:eastAsia="zh-CN"/>
          </w:rPr>
          <w:t>菜单</w:t>
        </w:r>
      </w:ins>
      <w:ins w:id="2" w:author="阿栋" w:date="2026-09-16T16:58:21Z">
        <w:r>
          <w:rPr>
            <w:rFonts w:hint="eastAsia"/>
            <w:lang w:val="en-US" w:eastAsia="zh-CN"/>
          </w:rPr>
          <w:t>目录</w:t>
        </w:r>
      </w:ins>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Change w:id="3" w:author="阿栋" w:date="2026-09-16T16:59:18Z">
          <w:tblPr>
            <w:tblStyle w:val="19"/>
            <w:tblW w:w="890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PrChange>
      </w:tblPr>
      <w:tblGrid>
        <w:gridCol w:w="1704"/>
        <w:gridCol w:w="2841"/>
        <w:gridCol w:w="3977"/>
        <w:tblGridChange w:id="4">
          <w:tblGrid>
            <w:gridCol w:w="1701"/>
            <w:gridCol w:w="1167"/>
            <w:gridCol w:w="1668"/>
            <w:gridCol w:w="1860"/>
            <w:gridCol w:w="2109"/>
            <w:gridCol w:w="399"/>
          </w:tblGrid>
        </w:tblGridChange>
      </w:tblGrid>
      <w:tr w14:paraId="0DBE8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420" w:hRule="atLeast"/>
          <w:ins w:id="5" w:author="阿栋" w:date="2026-09-16T16:58:15Z"/>
          <w:trPrChange w:id="6" w:author="阿栋" w:date="2026-09-16T16:59:18Z">
            <w:trPr>
              <w:trHeight w:val="420" w:hRule="atLeast"/>
            </w:trPr>
          </w:trPrChange>
        </w:trPr>
        <w:tc>
          <w:tcPr>
            <w:tcW w:w="999" w:type="pct"/>
            <w:tcBorders>
              <w:top w:val="single" w:color="000000" w:sz="4" w:space="0"/>
              <w:left w:val="single" w:color="000000" w:sz="4" w:space="0"/>
              <w:bottom w:val="single" w:color="000000" w:sz="4" w:space="0"/>
              <w:right w:val="single" w:color="000000" w:sz="4" w:space="0"/>
            </w:tcBorders>
            <w:shd w:val="clear" w:color="auto" w:fill="A6A6A6"/>
            <w:noWrap/>
            <w:vAlign w:val="center"/>
            <w:tcPrChange w:id="7" w:author="阿栋" w:date="2026-09-16T16:59:18Z">
              <w:tcPr>
                <w:tcW w:w="2868" w:type="dxa"/>
                <w:gridSpan w:val="2"/>
                <w:tcBorders>
                  <w:top w:val="single" w:color="000000" w:sz="4" w:space="0"/>
                  <w:left w:val="single" w:color="000000" w:sz="4" w:space="0"/>
                  <w:bottom w:val="single" w:color="000000" w:sz="4" w:space="0"/>
                  <w:right w:val="single" w:color="000000" w:sz="4" w:space="0"/>
                </w:tcBorders>
                <w:shd w:val="clear" w:color="auto" w:fill="A6A6A6"/>
                <w:noWrap/>
                <w:vAlign w:val="center"/>
              </w:tcPr>
            </w:tcPrChange>
          </w:tcPr>
          <w:p w14:paraId="06FA3A61">
            <w:pPr>
              <w:keepNext w:val="0"/>
              <w:keepLines w:val="0"/>
              <w:widowControl/>
              <w:suppressLineNumbers w:val="0"/>
              <w:jc w:val="both"/>
              <w:textAlignment w:val="center"/>
              <w:rPr>
                <w:ins w:id="9" w:author="阿栋" w:date="2026-09-16T16:58:15Z"/>
                <w:rFonts w:hint="eastAsia" w:ascii="宋体" w:hAnsi="宋体" w:eastAsia="宋体" w:cs="宋体"/>
                <w:b/>
                <w:bCs/>
                <w:i w:val="0"/>
                <w:iCs w:val="0"/>
                <w:color w:val="000000"/>
                <w:sz w:val="22"/>
                <w:szCs w:val="22"/>
                <w:u w:val="none"/>
              </w:rPr>
              <w:pPrChange w:id="8" w:author="阿栋" w:date="2026-09-16T16:59:18Z">
                <w:pPr>
                  <w:keepNext w:val="0"/>
                  <w:keepLines w:val="0"/>
                  <w:widowControl/>
                  <w:suppressLineNumbers w:val="0"/>
                  <w:jc w:val="left"/>
                  <w:textAlignment w:val="center"/>
                </w:pPr>
              </w:pPrChange>
            </w:pPr>
            <w:ins w:id="10" w:author="阿栋" w:date="2026-09-16T16:58:15Z">
              <w:r>
                <w:rPr>
                  <w:rFonts w:hint="eastAsia" w:ascii="宋体" w:hAnsi="宋体" w:eastAsia="宋体" w:cs="宋体"/>
                  <w:b/>
                  <w:bCs/>
                  <w:i w:val="0"/>
                  <w:iCs w:val="0"/>
                  <w:color w:val="000000"/>
                  <w:kern w:val="0"/>
                  <w:sz w:val="22"/>
                  <w:szCs w:val="22"/>
                  <w:u w:val="none"/>
                  <w:lang w:val="en-US" w:eastAsia="zh-CN" w:bidi="ar"/>
                </w:rPr>
                <w:t>一级菜单</w:t>
              </w:r>
            </w:ins>
          </w:p>
        </w:tc>
        <w:tc>
          <w:tcPr>
            <w:tcW w:w="1666" w:type="pct"/>
            <w:tcBorders>
              <w:top w:val="single" w:color="000000" w:sz="4" w:space="0"/>
              <w:left w:val="single" w:color="000000" w:sz="4" w:space="0"/>
              <w:bottom w:val="single" w:color="000000" w:sz="4" w:space="0"/>
              <w:right w:val="single" w:color="000000" w:sz="4" w:space="0"/>
            </w:tcBorders>
            <w:shd w:val="clear" w:color="auto" w:fill="A6A6A6"/>
            <w:noWrap/>
            <w:vAlign w:val="center"/>
            <w:tcPrChange w:id="11" w:author="阿栋" w:date="2026-09-16T16:59:18Z">
              <w:tcPr>
                <w:tcW w:w="3528" w:type="dxa"/>
                <w:gridSpan w:val="2"/>
                <w:tcBorders>
                  <w:top w:val="single" w:color="000000" w:sz="4" w:space="0"/>
                  <w:left w:val="single" w:color="000000" w:sz="4" w:space="0"/>
                  <w:bottom w:val="single" w:color="000000" w:sz="4" w:space="0"/>
                  <w:right w:val="single" w:color="000000" w:sz="4" w:space="0"/>
                </w:tcBorders>
                <w:shd w:val="clear" w:color="auto" w:fill="A6A6A6"/>
                <w:noWrap/>
                <w:vAlign w:val="center"/>
              </w:tcPr>
            </w:tcPrChange>
          </w:tcPr>
          <w:p w14:paraId="46F863CB">
            <w:pPr>
              <w:keepNext w:val="0"/>
              <w:keepLines w:val="0"/>
              <w:widowControl/>
              <w:suppressLineNumbers w:val="0"/>
              <w:jc w:val="both"/>
              <w:textAlignment w:val="center"/>
              <w:rPr>
                <w:ins w:id="13" w:author="阿栋" w:date="2026-09-16T16:58:15Z"/>
                <w:rFonts w:hint="eastAsia" w:ascii="宋体" w:hAnsi="宋体" w:eastAsia="宋体" w:cs="宋体"/>
                <w:b/>
                <w:bCs/>
                <w:i w:val="0"/>
                <w:iCs w:val="0"/>
                <w:color w:val="000000"/>
                <w:sz w:val="22"/>
                <w:szCs w:val="22"/>
                <w:u w:val="none"/>
              </w:rPr>
              <w:pPrChange w:id="12" w:author="阿栋" w:date="2026-09-16T16:59:18Z">
                <w:pPr>
                  <w:keepNext w:val="0"/>
                  <w:keepLines w:val="0"/>
                  <w:widowControl/>
                  <w:suppressLineNumbers w:val="0"/>
                  <w:jc w:val="left"/>
                  <w:textAlignment w:val="center"/>
                </w:pPr>
              </w:pPrChange>
            </w:pPr>
            <w:ins w:id="14" w:author="阿栋" w:date="2026-09-16T16:58:15Z">
              <w:r>
                <w:rPr>
                  <w:rFonts w:hint="eastAsia" w:ascii="宋体" w:hAnsi="宋体" w:eastAsia="宋体" w:cs="宋体"/>
                  <w:b/>
                  <w:bCs/>
                  <w:i w:val="0"/>
                  <w:iCs w:val="0"/>
                  <w:color w:val="000000"/>
                  <w:kern w:val="0"/>
                  <w:sz w:val="22"/>
                  <w:szCs w:val="22"/>
                  <w:u w:val="none"/>
                  <w:lang w:val="en-US" w:eastAsia="zh-CN" w:bidi="ar"/>
                </w:rPr>
                <w:t>二级菜单</w:t>
              </w:r>
            </w:ins>
          </w:p>
        </w:tc>
        <w:tc>
          <w:tcPr>
            <w:tcW w:w="2333" w:type="pct"/>
            <w:tcBorders>
              <w:top w:val="single" w:color="000000" w:sz="4" w:space="0"/>
              <w:left w:val="single" w:color="000000" w:sz="4" w:space="0"/>
              <w:bottom w:val="single" w:color="000000" w:sz="4" w:space="0"/>
              <w:right w:val="single" w:color="000000" w:sz="4" w:space="0"/>
            </w:tcBorders>
            <w:shd w:val="clear" w:color="auto" w:fill="A6A6A6"/>
            <w:noWrap/>
            <w:vAlign w:val="center"/>
            <w:tcPrChange w:id="15" w:author="阿栋" w:date="2026-09-16T16:59:18Z">
              <w:tcPr>
                <w:tcW w:w="2508" w:type="dxa"/>
                <w:gridSpan w:val="2"/>
                <w:tcBorders>
                  <w:top w:val="single" w:color="000000" w:sz="4" w:space="0"/>
                  <w:left w:val="single" w:color="000000" w:sz="4" w:space="0"/>
                  <w:bottom w:val="single" w:color="000000" w:sz="4" w:space="0"/>
                  <w:right w:val="single" w:color="000000" w:sz="4" w:space="0"/>
                </w:tcBorders>
                <w:shd w:val="clear" w:color="auto" w:fill="A6A6A6"/>
                <w:noWrap/>
                <w:vAlign w:val="center"/>
              </w:tcPr>
            </w:tcPrChange>
          </w:tcPr>
          <w:p w14:paraId="04D8CFF2">
            <w:pPr>
              <w:keepNext w:val="0"/>
              <w:keepLines w:val="0"/>
              <w:widowControl/>
              <w:suppressLineNumbers w:val="0"/>
              <w:jc w:val="both"/>
              <w:textAlignment w:val="center"/>
              <w:rPr>
                <w:ins w:id="17" w:author="阿栋" w:date="2026-09-16T16:58:15Z"/>
                <w:rFonts w:hint="eastAsia" w:ascii="宋体" w:hAnsi="宋体" w:eastAsia="宋体" w:cs="宋体"/>
                <w:b/>
                <w:bCs/>
                <w:i w:val="0"/>
                <w:iCs w:val="0"/>
                <w:color w:val="000000"/>
                <w:sz w:val="22"/>
                <w:szCs w:val="22"/>
                <w:u w:val="none"/>
              </w:rPr>
              <w:pPrChange w:id="16" w:author="阿栋" w:date="2026-09-16T16:59:18Z">
                <w:pPr>
                  <w:keepNext w:val="0"/>
                  <w:keepLines w:val="0"/>
                  <w:widowControl/>
                  <w:suppressLineNumbers w:val="0"/>
                  <w:jc w:val="left"/>
                  <w:textAlignment w:val="center"/>
                </w:pPr>
              </w:pPrChange>
            </w:pPr>
            <w:ins w:id="18" w:author="阿栋" w:date="2026-09-16T16:58:15Z">
              <w:r>
                <w:rPr>
                  <w:rFonts w:hint="eastAsia" w:ascii="宋体" w:hAnsi="宋体" w:eastAsia="宋体" w:cs="宋体"/>
                  <w:b/>
                  <w:bCs/>
                  <w:i w:val="0"/>
                  <w:iCs w:val="0"/>
                  <w:color w:val="000000"/>
                  <w:kern w:val="0"/>
                  <w:sz w:val="22"/>
                  <w:szCs w:val="22"/>
                  <w:u w:val="none"/>
                  <w:lang w:val="en-US" w:eastAsia="zh-CN" w:bidi="ar"/>
                </w:rPr>
                <w:t>三级菜单</w:t>
              </w:r>
            </w:ins>
          </w:p>
        </w:tc>
      </w:tr>
      <w:tr w14:paraId="663B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vMerge w:val="restart"/>
            <w:shd w:val="clear" w:color="auto" w:fill="auto"/>
          </w:tcPr>
          <w:p w14:paraId="34293033">
            <w:pPr>
              <w:spacing w:before="0" w:after="0" w:line="360" w:lineRule="auto"/>
            </w:pPr>
            <w:r>
              <w:rPr>
                <w:rFonts w:hint="eastAsia" w:ascii="宋体" w:hAnsi="宋体" w:eastAsia="宋体" w:cs="宋体"/>
                <w:b w:val="0"/>
                <w:sz w:val="24"/>
              </w:rPr>
              <w:t>回函管理</w:t>
            </w:r>
          </w:p>
        </w:tc>
        <w:tc>
          <w:tcPr>
            <w:tcW w:w="1666" w:type="pct"/>
            <w:shd w:val="clear" w:color="auto" w:fill="auto"/>
          </w:tcPr>
          <w:p w14:paraId="3C26D0D1">
            <w:pPr>
              <w:spacing w:before="0" w:after="0" w:line="360" w:lineRule="auto"/>
            </w:pPr>
            <w:r>
              <w:rPr>
                <w:rFonts w:hint="eastAsia" w:ascii="宋体" w:hAnsi="宋体" w:eastAsia="宋体" w:cs="宋体"/>
                <w:b w:val="0"/>
                <w:sz w:val="24"/>
              </w:rPr>
              <w:t>回函列表</w:t>
            </w:r>
          </w:p>
        </w:tc>
        <w:tc>
          <w:tcPr>
            <w:tcW w:w="2333" w:type="pct"/>
            <w:shd w:val="clear" w:color="auto" w:fill="auto"/>
          </w:tcPr>
          <w:p w14:paraId="2F1D72E6">
            <w:pPr>
              <w:spacing w:before="0" w:after="0" w:line="360" w:lineRule="auto"/>
            </w:pPr>
          </w:p>
        </w:tc>
      </w:tr>
      <w:tr w14:paraId="1827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vMerge w:val="continue"/>
            <w:tcBorders/>
            <w:shd w:val="clear" w:color="auto" w:fill="auto"/>
          </w:tcPr>
          <w:p w14:paraId="0DE86E3B">
            <w:pPr>
              <w:spacing w:before="0" w:after="0" w:line="360" w:lineRule="auto"/>
            </w:pPr>
          </w:p>
        </w:tc>
        <w:tc>
          <w:tcPr>
            <w:tcW w:w="1666" w:type="pct"/>
            <w:shd w:val="clear" w:color="auto" w:fill="auto"/>
          </w:tcPr>
          <w:p w14:paraId="5DE9580F">
            <w:pPr>
              <w:spacing w:before="0" w:after="0" w:line="360" w:lineRule="auto"/>
            </w:pPr>
            <w:r>
              <w:rPr>
                <w:rFonts w:hint="eastAsia" w:ascii="宋体" w:hAnsi="宋体" w:eastAsia="宋体" w:cs="宋体"/>
                <w:b w:val="0"/>
                <w:sz w:val="24"/>
              </w:rPr>
              <w:t>回函上传－往来函证</w:t>
            </w:r>
          </w:p>
        </w:tc>
        <w:tc>
          <w:tcPr>
            <w:tcW w:w="2333" w:type="pct"/>
            <w:shd w:val="clear" w:color="auto" w:fill="auto"/>
          </w:tcPr>
          <w:p w14:paraId="47CFCF94">
            <w:pPr>
              <w:spacing w:before="0" w:after="0" w:line="360" w:lineRule="auto"/>
            </w:pPr>
          </w:p>
        </w:tc>
      </w:tr>
      <w:tr w14:paraId="67064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vMerge w:val="continue"/>
            <w:tcBorders/>
            <w:shd w:val="clear" w:color="auto" w:fill="auto"/>
          </w:tcPr>
          <w:p w14:paraId="56919D24">
            <w:pPr>
              <w:spacing w:before="0" w:after="0" w:line="360" w:lineRule="auto"/>
            </w:pPr>
          </w:p>
        </w:tc>
        <w:tc>
          <w:tcPr>
            <w:tcW w:w="1666" w:type="pct"/>
            <w:shd w:val="clear" w:color="auto" w:fill="auto"/>
          </w:tcPr>
          <w:p w14:paraId="7E5CD312">
            <w:pPr>
              <w:spacing w:before="0" w:after="0" w:line="360" w:lineRule="auto"/>
            </w:pPr>
            <w:r>
              <w:rPr>
                <w:rFonts w:hint="eastAsia" w:ascii="宋体" w:hAnsi="宋体" w:eastAsia="宋体" w:cs="宋体"/>
                <w:b w:val="0"/>
                <w:sz w:val="24"/>
              </w:rPr>
              <w:t>回函上传－银行函证</w:t>
            </w:r>
          </w:p>
        </w:tc>
        <w:tc>
          <w:tcPr>
            <w:tcW w:w="2333" w:type="pct"/>
            <w:shd w:val="clear" w:color="auto" w:fill="auto"/>
          </w:tcPr>
          <w:p w14:paraId="44EA6394">
            <w:pPr>
              <w:spacing w:before="0" w:after="0" w:line="360" w:lineRule="auto"/>
            </w:pPr>
          </w:p>
        </w:tc>
      </w:tr>
      <w:tr w14:paraId="1FC7B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vMerge w:val="continue"/>
            <w:tcBorders/>
            <w:shd w:val="clear" w:color="auto" w:fill="auto"/>
          </w:tcPr>
          <w:p w14:paraId="39A3C02E">
            <w:pPr>
              <w:spacing w:before="0" w:after="0" w:line="360" w:lineRule="auto"/>
            </w:pPr>
          </w:p>
        </w:tc>
        <w:tc>
          <w:tcPr>
            <w:tcW w:w="1666" w:type="pct"/>
            <w:shd w:val="clear" w:color="auto" w:fill="auto"/>
          </w:tcPr>
          <w:p w14:paraId="6C2C1567">
            <w:pPr>
              <w:spacing w:before="0" w:after="0" w:line="360" w:lineRule="auto"/>
            </w:pPr>
            <w:r>
              <w:rPr>
                <w:rFonts w:hint="eastAsia" w:ascii="宋体" w:hAnsi="宋体" w:eastAsia="宋体" w:cs="宋体"/>
                <w:b w:val="0"/>
                <w:sz w:val="24"/>
              </w:rPr>
              <w:t>回函切分与归属</w:t>
            </w:r>
          </w:p>
        </w:tc>
        <w:tc>
          <w:tcPr>
            <w:tcW w:w="2333" w:type="pct"/>
            <w:shd w:val="clear" w:color="auto" w:fill="auto"/>
          </w:tcPr>
          <w:p w14:paraId="04EFB71E">
            <w:pPr>
              <w:spacing w:before="0" w:after="0" w:line="360" w:lineRule="auto"/>
            </w:pPr>
          </w:p>
        </w:tc>
      </w:tr>
      <w:tr w14:paraId="56364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vMerge w:val="continue"/>
            <w:tcBorders/>
            <w:shd w:val="clear" w:color="auto" w:fill="auto"/>
          </w:tcPr>
          <w:p w14:paraId="56F1AC74">
            <w:pPr>
              <w:spacing w:before="0" w:after="0" w:line="360" w:lineRule="auto"/>
            </w:pPr>
          </w:p>
        </w:tc>
        <w:tc>
          <w:tcPr>
            <w:tcW w:w="1666" w:type="pct"/>
            <w:vMerge w:val="restart"/>
            <w:shd w:val="clear" w:color="auto" w:fill="auto"/>
          </w:tcPr>
          <w:p w14:paraId="69F8CD33">
            <w:pPr>
              <w:spacing w:before="0" w:after="0" w:line="360" w:lineRule="auto"/>
            </w:pPr>
            <w:r>
              <w:rPr>
                <w:rFonts w:hint="eastAsia" w:ascii="宋体" w:hAnsi="宋体" w:eastAsia="宋体" w:cs="宋体"/>
                <w:b w:val="0"/>
                <w:sz w:val="24"/>
              </w:rPr>
              <w:t>AI 智能核验</w:t>
            </w:r>
          </w:p>
        </w:tc>
        <w:tc>
          <w:tcPr>
            <w:tcW w:w="2333" w:type="pct"/>
            <w:shd w:val="clear" w:color="auto" w:fill="auto"/>
          </w:tcPr>
          <w:p w14:paraId="260B4B46">
            <w:pPr>
              <w:spacing w:before="0" w:after="0" w:line="360" w:lineRule="auto"/>
            </w:pPr>
            <w:r>
              <w:rPr>
                <w:rFonts w:hint="eastAsia" w:ascii="宋体" w:hAnsi="宋体" w:eastAsia="宋体" w:cs="宋体"/>
                <w:b w:val="0"/>
                <w:sz w:val="24"/>
              </w:rPr>
              <w:t>发函回函一致性检测</w:t>
            </w:r>
          </w:p>
        </w:tc>
      </w:tr>
      <w:tr w14:paraId="4F1E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vMerge w:val="continue"/>
            <w:tcBorders/>
            <w:shd w:val="clear" w:color="auto" w:fill="auto"/>
          </w:tcPr>
          <w:p w14:paraId="07E9F70E">
            <w:pPr>
              <w:spacing w:before="0" w:after="0" w:line="360" w:lineRule="auto"/>
            </w:pPr>
          </w:p>
        </w:tc>
        <w:tc>
          <w:tcPr>
            <w:tcW w:w="1666" w:type="pct"/>
            <w:vMerge w:val="continue"/>
            <w:tcBorders/>
            <w:shd w:val="clear" w:color="auto" w:fill="auto"/>
          </w:tcPr>
          <w:p w14:paraId="17171DE9">
            <w:pPr>
              <w:spacing w:before="0" w:after="0" w:line="360" w:lineRule="auto"/>
            </w:pPr>
          </w:p>
        </w:tc>
        <w:tc>
          <w:tcPr>
            <w:tcW w:w="2333" w:type="pct"/>
            <w:shd w:val="clear" w:color="auto" w:fill="auto"/>
          </w:tcPr>
          <w:p w14:paraId="256E45FD">
            <w:pPr>
              <w:spacing w:before="0" w:after="0" w:line="360" w:lineRule="auto"/>
            </w:pPr>
            <w:r>
              <w:rPr>
                <w:rFonts w:hint="eastAsia" w:ascii="宋体" w:hAnsi="宋体" w:eastAsia="宋体" w:cs="宋体"/>
                <w:b w:val="0"/>
                <w:sz w:val="24"/>
              </w:rPr>
              <w:t>印章核查</w:t>
            </w:r>
          </w:p>
        </w:tc>
      </w:tr>
      <w:tr w14:paraId="6D1F5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vMerge w:val="continue"/>
            <w:tcBorders/>
            <w:shd w:val="clear" w:color="auto" w:fill="auto"/>
          </w:tcPr>
          <w:p w14:paraId="763057B9">
            <w:pPr>
              <w:spacing w:before="0" w:after="0" w:line="360" w:lineRule="auto"/>
            </w:pPr>
          </w:p>
        </w:tc>
        <w:tc>
          <w:tcPr>
            <w:tcW w:w="1666" w:type="pct"/>
            <w:vMerge w:val="continue"/>
            <w:tcBorders/>
            <w:shd w:val="clear" w:color="auto" w:fill="auto"/>
          </w:tcPr>
          <w:p w14:paraId="43C93805">
            <w:pPr>
              <w:spacing w:before="0" w:after="0" w:line="360" w:lineRule="auto"/>
            </w:pPr>
          </w:p>
        </w:tc>
        <w:tc>
          <w:tcPr>
            <w:tcW w:w="2333" w:type="pct"/>
            <w:shd w:val="clear" w:color="auto" w:fill="auto"/>
          </w:tcPr>
          <w:p w14:paraId="76470417">
            <w:pPr>
              <w:spacing w:before="0" w:after="0" w:line="360" w:lineRule="auto"/>
            </w:pPr>
            <w:r>
              <w:rPr>
                <w:rFonts w:hint="eastAsia" w:ascii="宋体" w:hAnsi="宋体" w:eastAsia="宋体" w:cs="宋体"/>
                <w:b w:val="0"/>
                <w:sz w:val="24"/>
              </w:rPr>
              <w:t>手写体识别</w:t>
            </w:r>
          </w:p>
        </w:tc>
      </w:tr>
      <w:tr w14:paraId="1585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vMerge w:val="continue"/>
            <w:tcBorders/>
            <w:shd w:val="clear" w:color="auto" w:fill="auto"/>
          </w:tcPr>
          <w:p w14:paraId="3F20E5B5">
            <w:pPr>
              <w:spacing w:before="0" w:after="0" w:line="360" w:lineRule="auto"/>
            </w:pPr>
          </w:p>
        </w:tc>
        <w:tc>
          <w:tcPr>
            <w:tcW w:w="1666" w:type="pct"/>
            <w:shd w:val="clear" w:color="auto" w:fill="auto"/>
          </w:tcPr>
          <w:p w14:paraId="34AC04DB">
            <w:pPr>
              <w:spacing w:before="0" w:after="0" w:line="360" w:lineRule="auto"/>
            </w:pPr>
            <w:r>
              <w:rPr>
                <w:rFonts w:hint="eastAsia" w:ascii="宋体" w:hAnsi="宋体" w:eastAsia="宋体" w:cs="宋体"/>
                <w:b w:val="0"/>
                <w:sz w:val="24"/>
              </w:rPr>
              <w:t>回函快递信息</w:t>
            </w:r>
          </w:p>
        </w:tc>
        <w:tc>
          <w:tcPr>
            <w:tcW w:w="2333" w:type="pct"/>
            <w:shd w:val="clear" w:color="auto" w:fill="auto"/>
          </w:tcPr>
          <w:p w14:paraId="184B9FDC">
            <w:pPr>
              <w:spacing w:before="0" w:after="0" w:line="360" w:lineRule="auto"/>
            </w:pPr>
          </w:p>
        </w:tc>
      </w:tr>
      <w:tr w14:paraId="67CD2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vMerge w:val="continue"/>
            <w:tcBorders/>
            <w:shd w:val="clear" w:color="auto" w:fill="auto"/>
          </w:tcPr>
          <w:p w14:paraId="6D20EB8A">
            <w:pPr>
              <w:spacing w:before="0" w:after="0" w:line="360" w:lineRule="auto"/>
            </w:pPr>
          </w:p>
        </w:tc>
        <w:tc>
          <w:tcPr>
            <w:tcW w:w="1666" w:type="pct"/>
            <w:shd w:val="clear" w:color="auto" w:fill="auto"/>
          </w:tcPr>
          <w:p w14:paraId="15FF3FA7">
            <w:pPr>
              <w:spacing w:before="0" w:after="0" w:line="360" w:lineRule="auto"/>
            </w:pPr>
            <w:r>
              <w:rPr>
                <w:rFonts w:hint="eastAsia" w:ascii="宋体" w:hAnsi="宋体" w:eastAsia="宋体" w:cs="宋体"/>
                <w:b w:val="0"/>
                <w:sz w:val="24"/>
              </w:rPr>
              <w:t>回函结果填写</w:t>
            </w:r>
          </w:p>
        </w:tc>
        <w:tc>
          <w:tcPr>
            <w:tcW w:w="2333" w:type="pct"/>
            <w:shd w:val="clear" w:color="auto" w:fill="auto"/>
          </w:tcPr>
          <w:p w14:paraId="0461F9D1">
            <w:pPr>
              <w:spacing w:before="0" w:after="0" w:line="360" w:lineRule="auto"/>
            </w:pPr>
          </w:p>
        </w:tc>
      </w:tr>
      <w:bookmarkEnd w:id="1"/>
      <w:bookmarkEnd w:id="2"/>
    </w:tbl>
    <w:p w14:paraId="6B0C66EF">
      <w:pPr>
        <w:pStyle w:val="2"/>
        <w:spacing w:line="360" w:lineRule="auto"/>
      </w:pPr>
      <w:r>
        <w:rPr>
          <w:rFonts w:hint="eastAsia"/>
        </w:rPr>
        <w:t>函证系统标准产品需求</w:t>
      </w:r>
    </w:p>
    <w:p w14:paraId="68556875">
      <w:pPr>
        <w:pStyle w:val="3"/>
        <w:spacing w:line="360" w:lineRule="auto"/>
      </w:pPr>
      <w:r>
        <w:rPr>
          <w:rFonts w:hint="eastAsia"/>
        </w:rPr>
        <w:t>回函管理</w:t>
      </w:r>
    </w:p>
    <w:p w14:paraId="3C01087F">
      <w:pPr>
        <w:pStyle w:val="4"/>
        <w:spacing w:line="360" w:lineRule="auto"/>
      </w:pPr>
      <w:r>
        <w:rPr>
          <w:rFonts w:hint="eastAsia"/>
        </w:rPr>
        <w:t>回函列表</w:t>
      </w:r>
    </w:p>
    <w:p w14:paraId="453BF4F0">
      <w:pPr>
        <w:pStyle w:val="5"/>
        <w:spacing w:line="360" w:lineRule="auto"/>
      </w:pPr>
      <w:r>
        <w:rPr>
          <w:rFonts w:hint="eastAsia"/>
        </w:rPr>
        <w:t>业务说明</w:t>
      </w:r>
    </w:p>
    <w:p w14:paraId="4E00EB8D">
      <w:pPr>
        <w:spacing w:line="360" w:lineRule="auto"/>
        <w:ind w:firstLine="420"/>
      </w:pPr>
      <w:r>
        <w:rPr>
          <w:rFonts w:hint="eastAsia" w:ascii="宋体" w:hAnsi="宋体" w:eastAsia="宋体" w:cs="宋体"/>
          <w:sz w:val="24"/>
        </w:rPr>
        <w:t>系统提供回函管理列表，以便于业务人员统一查看、筛选和处理全部已回函记录。</w:t>
      </w:r>
    </w:p>
    <w:p w14:paraId="5230C5F2">
      <w:pPr>
        <w:spacing w:line="360" w:lineRule="auto"/>
        <w:ind w:firstLine="420"/>
      </w:pPr>
      <w:r>
        <w:rPr>
          <w:rFonts w:hint="eastAsia" w:ascii="宋体" w:hAnsi="宋体" w:eastAsia="宋体" w:cs="宋体"/>
          <w:sz w:val="24"/>
        </w:rPr>
        <w:t>列表以「一封函证一行」展示，并给出该封回函当前所处的处理进度，业务人员据此判断下一步动作。</w:t>
      </w:r>
    </w:p>
    <w:p w14:paraId="168175CA">
      <w:pPr>
        <w:spacing w:line="360" w:lineRule="auto"/>
        <w:ind w:firstLine="420"/>
      </w:pPr>
      <w:r>
        <w:rPr>
          <w:rFonts w:hint="eastAsia" w:ascii="宋体" w:hAnsi="宋体" w:eastAsia="宋体" w:cs="宋体"/>
          <w:sz w:val="24"/>
        </w:rPr>
        <w:t>业务人员可通过列表上的入口进入各处理环节，无需在多处菜单间切换。</w:t>
      </w:r>
    </w:p>
    <w:p w14:paraId="5F9070CB">
      <w:pPr>
        <w:pStyle w:val="5"/>
        <w:spacing w:line="360" w:lineRule="auto"/>
      </w:pPr>
      <w:r>
        <w:rPr>
          <w:rFonts w:hint="eastAsia"/>
        </w:rPr>
        <w:t>业务规则</w:t>
      </w:r>
    </w:p>
    <w:p w14:paraId="66855FAA">
      <w:pPr>
        <w:numPr>
          <w:ilvl w:val="0"/>
          <w:numId w:val="3"/>
        </w:numPr>
        <w:spacing w:line="360" w:lineRule="auto"/>
      </w:pPr>
      <w:r>
        <w:rPr>
          <w:rFonts w:hint="eastAsia" w:ascii="宋体" w:hAnsi="宋体" w:eastAsia="宋体" w:cs="宋体"/>
          <w:sz w:val="24"/>
        </w:rPr>
        <w:t>列表排序规则为「回函时间倒序」，不因处理动作重排行序。</w:t>
      </w:r>
    </w:p>
    <w:p w14:paraId="38557C36">
      <w:pPr>
        <w:numPr>
          <w:ilvl w:val="0"/>
          <w:numId w:val="3"/>
        </w:numPr>
        <w:spacing w:line="360" w:lineRule="auto"/>
      </w:pPr>
      <w:r>
        <w:rPr>
          <w:rFonts w:hint="eastAsia" w:ascii="宋体" w:hAnsi="宋体" w:eastAsia="宋体" w:cs="宋体"/>
          <w:sz w:val="24"/>
        </w:rPr>
        <w:t>同一函证多次回函时以最新一次为最终有效回函；历史回函标「已被覆盖，可不处理」，保留留痕但不参与风险提示与统计。</w:t>
      </w:r>
    </w:p>
    <w:p w14:paraId="5BB68BF5">
      <w:pPr>
        <w:numPr>
          <w:ilvl w:val="0"/>
          <w:numId w:val="3"/>
        </w:numPr>
        <w:spacing w:line="360" w:lineRule="auto"/>
      </w:pPr>
      <w:r>
        <w:rPr>
          <w:rFonts w:hint="eastAsia" w:ascii="宋体" w:hAnsi="宋体" w:eastAsia="宋体" w:cs="宋体"/>
          <w:sz w:val="24"/>
        </w:rPr>
        <w:t>回函结果完成 = 表单里所有必填字段都有值（无论值是从本页填的，还是从核查页采纳带出的）；AI 核查项表没表态不影响完成。三个进度只回答「下一步做什么」，不代表数据被锁定。</w:t>
      </w:r>
    </w:p>
    <w:p w14:paraId="1F65D9AC">
      <w:pPr>
        <w:numPr>
          <w:ilvl w:val="0"/>
          <w:numId w:val="3"/>
        </w:numPr>
        <w:spacing w:line="360" w:lineRule="auto"/>
      </w:pPr>
      <w:r>
        <w:rPr>
          <w:rFonts w:hint="eastAsia" w:ascii="宋体" w:hAnsi="宋体" w:eastAsia="宋体" w:cs="宋体"/>
          <w:sz w:val="24"/>
        </w:rPr>
        <w:t>回函结果保存后，仍未表态的核查项自动按「采纳」记一条留痕（把结果带出、列表「核查事项复核」随即变「已复核」）；人已经表过态的项不动，自动带出不覆盖人的判断。</w:t>
      </w:r>
    </w:p>
    <w:p w14:paraId="22C423DC">
      <w:pPr>
        <w:numPr>
          <w:ilvl w:val="0"/>
          <w:numId w:val="3"/>
        </w:numPr>
        <w:spacing w:line="360" w:lineRule="auto"/>
      </w:pPr>
      <w:r>
        <w:rPr>
          <w:rFonts w:hint="eastAsia" w:ascii="宋体" w:hAnsi="宋体" w:eastAsia="宋体" w:cs="宋体"/>
          <w:sz w:val="24"/>
        </w:rPr>
        <w:t>快递信息与回函结果是两个独立步骤、没有先后：先填结果、后确认快递信息也可以，两个勾各自独立。</w:t>
      </w:r>
    </w:p>
    <w:p w14:paraId="2AEFDA25">
      <w:pPr>
        <w:numPr>
          <w:ilvl w:val="0"/>
          <w:numId w:val="3"/>
        </w:numPr>
        <w:spacing w:line="360" w:lineRule="auto"/>
      </w:pPr>
      <w:r>
        <w:rPr>
          <w:rFonts w:hint="eastAsia" w:ascii="宋体" w:hAnsi="宋体" w:eastAsia="宋体" w:cs="宋体"/>
          <w:sz w:val="24"/>
        </w:rPr>
        <w:t>全部检测项「尘埃落定」才写入本列表（失败也算落定：那封照样入表、不给结论、可「重新识别」）；未提交切分归属的一批一律不写库。</w:t>
      </w:r>
    </w:p>
    <w:p w14:paraId="7B517176">
      <w:pPr>
        <w:numPr>
          <w:ilvl w:val="0"/>
          <w:numId w:val="3"/>
        </w:numPr>
        <w:spacing w:line="360" w:lineRule="auto"/>
      </w:pPr>
      <w:r>
        <w:rPr>
          <w:rFonts w:hint="eastAsia" w:ascii="宋体" w:hAnsi="宋体" w:eastAsia="宋体" w:cs="宋体"/>
          <w:sz w:val="24"/>
        </w:rPr>
        <w:t>核验事项不含快递面单检测；银行函证没有发函件可对照，故不设「发函回函一致性检测」，其相符性由「回函是否相符检测」给出。</w:t>
      </w:r>
    </w:p>
    <w:p w14:paraId="55A6FF17">
      <w:pPr>
        <w:numPr>
          <w:ilvl w:val="0"/>
          <w:numId w:val="3"/>
        </w:numPr>
        <w:spacing w:line="360" w:lineRule="auto"/>
      </w:pPr>
      <w:r>
        <w:rPr>
          <w:rFonts w:hint="eastAsia" w:ascii="宋体" w:hAnsi="宋体" w:eastAsia="宋体" w:cs="宋体"/>
          <w:sz w:val="24"/>
        </w:rPr>
        <w:t>识别结论只作为建议：业务人员不修改识别结果本身，只决定是否采用；识别过程显示在「智能核查状态」（这一封整体核到哪一步）与「智能核查进度」（逐项核完没有）两列，各检测项的依据明细在「核查事项复核」列点开的核验页里看。</w:t>
      </w:r>
    </w:p>
    <w:p w14:paraId="0E877760">
      <w:pPr>
        <w:numPr>
          <w:ilvl w:val="0"/>
          <w:numId w:val="3"/>
        </w:numPr>
        <w:spacing w:line="360" w:lineRule="auto"/>
      </w:pPr>
      <w:r>
        <w:rPr>
          <w:rFonts w:hint="eastAsia" w:ascii="宋体" w:hAnsi="宋体" w:eastAsia="宋体" w:cs="宋体"/>
          <w:sz w:val="24"/>
        </w:rPr>
        <w:t>核验人与核验时间不单设列，下沉到展开行的留痕信息中展示。</w:t>
      </w:r>
    </w:p>
    <w:p w14:paraId="239E7C6F">
      <w:pPr>
        <w:pStyle w:val="5"/>
        <w:spacing w:line="360" w:lineRule="auto"/>
      </w:pPr>
      <w:r>
        <w:rPr>
          <w:rFonts w:hint="eastAsia"/>
        </w:rPr>
        <w:t>使用角色</w:t>
      </w:r>
    </w:p>
    <w:p w14:paraId="50D00216">
      <w:pPr>
        <w:numPr>
          <w:ilvl w:val="0"/>
          <w:numId w:val="3"/>
        </w:numPr>
        <w:spacing w:line="360" w:lineRule="auto"/>
      </w:pPr>
      <w:r>
        <w:rPr>
          <w:rFonts w:hint="eastAsia" w:ascii="宋体" w:hAnsi="宋体" w:eastAsia="宋体" w:cs="宋体"/>
          <w:sz w:val="24"/>
        </w:rPr>
        <w:t>业务人员</w:t>
      </w:r>
    </w:p>
    <w:p w14:paraId="71D729D0">
      <w:pPr>
        <w:numPr>
          <w:ilvl w:val="0"/>
          <w:numId w:val="3"/>
        </w:numPr>
        <w:spacing w:line="360" w:lineRule="auto"/>
      </w:pPr>
      <w:r>
        <w:rPr>
          <w:rFonts w:hint="eastAsia" w:ascii="宋体" w:hAnsi="宋体" w:eastAsia="宋体" w:cs="宋体"/>
          <w:sz w:val="24"/>
        </w:rPr>
        <w:t>复核人员。</w:t>
      </w:r>
    </w:p>
    <w:p w14:paraId="7B4003F1">
      <w:pPr>
        <w:pStyle w:val="5"/>
        <w:spacing w:line="360" w:lineRule="auto"/>
      </w:pPr>
      <w:r>
        <w:rPr>
          <w:rFonts w:hint="eastAsia"/>
        </w:rPr>
        <w:t>权限说明</w:t>
      </w:r>
    </w:p>
    <w:p w14:paraId="00DDFCE0">
      <w:pPr>
        <w:numPr>
          <w:ilvl w:val="0"/>
          <w:numId w:val="3"/>
        </w:numPr>
        <w:spacing w:line="360" w:lineRule="auto"/>
      </w:pPr>
      <w:r>
        <w:rPr>
          <w:rFonts w:hint="eastAsia" w:ascii="宋体" w:hAnsi="宋体" w:eastAsia="宋体" w:cs="宋体"/>
          <w:sz w:val="24"/>
        </w:rPr>
        <w:t>菜单权限：业务人员、复核人员均拥有回函管理菜单权限。</w:t>
      </w:r>
    </w:p>
    <w:p w14:paraId="7744F5C3">
      <w:pPr>
        <w:numPr>
          <w:ilvl w:val="0"/>
          <w:numId w:val="3"/>
        </w:numPr>
        <w:spacing w:line="360" w:lineRule="auto"/>
      </w:pPr>
      <w:r>
        <w:rPr>
          <w:rFonts w:hint="eastAsia" w:ascii="宋体" w:hAnsi="宋体" w:eastAsia="宋体" w:cs="宋体"/>
          <w:sz w:val="24"/>
        </w:rPr>
        <w:t>功能权限：</w:t>
      </w:r>
    </w:p>
    <w:p w14:paraId="53EED59A">
      <w:pPr>
        <w:numPr>
          <w:ilvl w:val="0"/>
          <w:numId w:val="3"/>
        </w:numPr>
        <w:spacing w:line="360" w:lineRule="auto"/>
      </w:pPr>
      <w:r>
        <w:rPr>
          <w:rFonts w:hint="eastAsia" w:ascii="宋体" w:hAnsi="宋体" w:eastAsia="宋体" w:cs="宋体"/>
          <w:sz w:val="24"/>
        </w:rPr>
        <w:t>维护－包括：按类型上传回函文件、导入快递数据、查看函证、回函快递信息、回函结果、核查事项复核的采纳与不采纳。可支持按照系统角色进行授权。</w:t>
      </w:r>
    </w:p>
    <w:p w14:paraId="48319B17">
      <w:pPr>
        <w:numPr>
          <w:ilvl w:val="0"/>
          <w:numId w:val="3"/>
        </w:numPr>
        <w:spacing w:line="360" w:lineRule="auto"/>
      </w:pPr>
      <w:r>
        <w:rPr>
          <w:rFonts w:hint="eastAsia" w:ascii="宋体" w:hAnsi="宋体" w:eastAsia="宋体" w:cs="宋体"/>
          <w:sz w:val="24"/>
        </w:rPr>
        <w:t>查看－包括：查看函证、回函快递信息、回函结果、核查事项复核详情。支持给到菜单权限的人员可查看回函记录信息，通过查询条件进行查询。</w:t>
      </w:r>
    </w:p>
    <w:p w14:paraId="595BAEF8">
      <w:pPr>
        <w:numPr>
          <w:ilvl w:val="0"/>
          <w:numId w:val="3"/>
        </w:numPr>
        <w:spacing w:line="360" w:lineRule="auto"/>
      </w:pPr>
      <w:r>
        <w:rPr>
          <w:rFonts w:hint="eastAsia" w:ascii="宋体" w:hAnsi="宋体" w:eastAsia="宋体" w:cs="宋体"/>
          <w:sz w:val="24"/>
        </w:rPr>
        <w:t>列表数据权限：业务人员可查看本人负责的函证回函记录；复核人员可查看全部回函记录。</w:t>
      </w:r>
    </w:p>
    <w:p w14:paraId="6A45B84B">
      <w:pPr>
        <w:pStyle w:val="5"/>
        <w:spacing w:line="360" w:lineRule="auto"/>
      </w:pPr>
      <w:r>
        <w:rPr>
          <w:rFonts w:hint="eastAsia"/>
        </w:rPr>
        <w:t>功能说明</w:t>
      </w:r>
    </w:p>
    <w:p w14:paraId="7C43A927">
      <w:pPr>
        <w:spacing w:line="360" w:lineRule="auto"/>
        <w:ind w:firstLine="420"/>
      </w:pPr>
      <w:r>
        <w:rPr>
          <w:rFonts w:hint="eastAsia" w:ascii="宋体" w:hAnsi="宋体" w:eastAsia="宋体" w:cs="宋体"/>
          <w:sz w:val="24"/>
        </w:rPr>
        <w:t>本页面是回函管理的总览页：以「一封函证一行」汇总已回函记录，给出每封回函的相符性结论与处理进度，业务人员据此在页面上完成从「确认回函快递信息」到「填写回函结果」的全部处理。</w:t>
      </w:r>
    </w:p>
    <w:p w14:paraId="52E25793">
      <w:pPr>
        <w:spacing w:line="360" w:lineRule="auto"/>
      </w:pPr>
      <w:r>
        <w:rPr>
          <w:rFonts w:hint="eastAsia" w:ascii="宋体" w:hAnsi="宋体" w:eastAsia="宋体" w:cs="宋体"/>
          <w:sz w:val="24"/>
        </w:rPr>
        <w:t>操作说明：</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8"/>
        <w:gridCol w:w="1420"/>
        <w:gridCol w:w="5114"/>
      </w:tblGrid>
      <w:tr w14:paraId="5997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60A116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名称</w:t>
            </w:r>
          </w:p>
        </w:tc>
        <w:tc>
          <w:tcPr>
            <w:tcW w:w="2769" w:type="dxa"/>
          </w:tcPr>
          <w:p w14:paraId="481C4A2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类型</w:t>
            </w:r>
          </w:p>
        </w:tc>
        <w:tc>
          <w:tcPr>
            <w:tcW w:w="2769" w:type="dxa"/>
          </w:tcPr>
          <w:p w14:paraId="576E3E1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规则/说明</w:t>
            </w:r>
          </w:p>
        </w:tc>
      </w:tr>
      <w:tr w14:paraId="0E1B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2FC3E1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采纳 / 不采纳识别数据</w:t>
            </w:r>
          </w:p>
        </w:tc>
        <w:tc>
          <w:tcPr>
            <w:tcW w:w="2769" w:type="dxa"/>
          </w:tcPr>
          <w:p w14:paraId="606FB2B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3BC8E13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在核验页页脚表态：采纳 = 采用 AI 结论并代入人工确认列；不采纳 = 只标记「已看过、不采用」，须填一句原因（仅该项确有结论时要求）。表态后自动跳转下一个未表态事项，全部办完落到第 4 项「回函结果补充」</w:t>
            </w:r>
          </w:p>
        </w:tc>
      </w:tr>
      <w:tr w14:paraId="5B3C3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F96E9B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上传往来函证回函</w:t>
            </w:r>
          </w:p>
        </w:tc>
        <w:tc>
          <w:tcPr>
            <w:tcW w:w="2769" w:type="dxa"/>
          </w:tcPr>
          <w:p w14:paraId="0383D5D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40EAA1A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往来页（本类页）上的上传入口；选择往来函证回函文件后进入识别流程，识别完成后回列表查看结果</w:t>
            </w:r>
          </w:p>
        </w:tc>
      </w:tr>
      <w:tr w14:paraId="0DF5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4B73D3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上传银行函证回函</w:t>
            </w:r>
          </w:p>
        </w:tc>
        <w:tc>
          <w:tcPr>
            <w:tcW w:w="2769" w:type="dxa"/>
          </w:tcPr>
          <w:p w14:paraId="23776F8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0310C85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银行页（本类页）上的上传入口；选择银行函证回函文件后进入识别流程，识别完成后回列表查看结果</w:t>
            </w:r>
          </w:p>
        </w:tc>
      </w:tr>
      <w:tr w14:paraId="70FD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F10D66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导入快递数据</w:t>
            </w:r>
          </w:p>
        </w:tc>
        <w:tc>
          <w:tcPr>
            <w:tcW w:w="2769" w:type="dxa"/>
          </w:tcPr>
          <w:p w14:paraId="16A208D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0E3BF1C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导入快递数据文件，解析后与回函记录匹配代入快递单号等信息</w:t>
            </w:r>
          </w:p>
        </w:tc>
      </w:tr>
      <w:tr w14:paraId="78A8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1259F7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查询</w:t>
            </w:r>
          </w:p>
        </w:tc>
        <w:tc>
          <w:tcPr>
            <w:tcW w:w="2769" w:type="dxa"/>
          </w:tcPr>
          <w:p w14:paraId="38EBDB2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输入框</w:t>
            </w:r>
          </w:p>
        </w:tc>
        <w:tc>
          <w:tcPr>
            <w:tcW w:w="2769" w:type="dxa"/>
          </w:tcPr>
          <w:p w14:paraId="5EC4697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支持按被询证单位、函证编号、回函进度等条件查询</w:t>
            </w:r>
          </w:p>
        </w:tc>
      </w:tr>
      <w:tr w14:paraId="40B35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951788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重置</w:t>
            </w:r>
          </w:p>
        </w:tc>
        <w:tc>
          <w:tcPr>
            <w:tcW w:w="2769" w:type="dxa"/>
          </w:tcPr>
          <w:p w14:paraId="328068D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013661B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清空当前查询条件</w:t>
            </w:r>
          </w:p>
        </w:tc>
      </w:tr>
      <w:tr w14:paraId="4F0FB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369D09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页面标题</w:t>
            </w:r>
          </w:p>
        </w:tc>
        <w:tc>
          <w:tcPr>
            <w:tcW w:w="2769" w:type="dxa"/>
          </w:tcPr>
          <w:p w14:paraId="67F85B7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7798479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标题为本类名称（往来函证回函 / 银行函证回函）；右侧只给总数「共 N 封函证」，不提供视图切换</w:t>
            </w:r>
          </w:p>
        </w:tc>
      </w:tr>
      <w:tr w14:paraId="2FEDD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EAFFCE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展开／收起</w:t>
            </w:r>
          </w:p>
        </w:tc>
        <w:tc>
          <w:tcPr>
            <w:tcW w:w="2769" w:type="dxa"/>
          </w:tcPr>
          <w:p w14:paraId="3CECBE1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5194775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展开行查看该函证的历次回函明细与留痕信息；多次回函时「回函次序」列另有「重新发函」标签</w:t>
            </w:r>
          </w:p>
        </w:tc>
      </w:tr>
      <w:tr w14:paraId="30CC6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1C1775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查看</w:t>
            </w:r>
          </w:p>
        </w:tc>
        <w:tc>
          <w:tcPr>
            <w:tcW w:w="2769" w:type="dxa"/>
          </w:tcPr>
          <w:p w14:paraId="6ECADDB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2F7AD3A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打开函证查看界签，只读查看函证基础信息与原件</w:t>
            </w:r>
          </w:p>
        </w:tc>
      </w:tr>
      <w:tr w14:paraId="4C74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021CC9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核查事项复核</w:t>
            </w:r>
          </w:p>
        </w:tc>
        <w:tc>
          <w:tcPr>
            <w:tcW w:w="2769" w:type="dxa"/>
          </w:tcPr>
          <w:p w14:paraId="4E90965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勾选框</w:t>
            </w:r>
          </w:p>
        </w:tc>
        <w:tc>
          <w:tcPr>
            <w:tcW w:w="2769" w:type="dxa"/>
          </w:tcPr>
          <w:p w14:paraId="50DAE90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该封回函的核验待办状态：待复核 / 已复核（勾选框 + 状态词）；点它进核验页，落在第一个未完成事项上，页脚给「采纳识别数据 / 不采纳识别数据」</w:t>
            </w:r>
          </w:p>
        </w:tc>
      </w:tr>
    </w:tbl>
    <w:p w14:paraId="2AB538A3">
      <w:pPr>
        <w:pStyle w:val="25"/>
        <w:spacing w:line="360" w:lineRule="auto"/>
      </w:pPr>
      <w:r>
        <w:rPr>
          <w:rFonts w:hint="eastAsia" w:ascii="宋体" w:hAnsi="宋体" w:eastAsia="宋体" w:cs="宋体"/>
          <w:sz w:val="24"/>
        </w:rPr>
        <w:t>往来函证回函列表（页面一：列表只含本类函证，主操作行只有本类上传入口）：</w:t>
      </w:r>
    </w:p>
    <w:p w14:paraId="77A90235">
      <w:pPr>
        <w:spacing w:line="360" w:lineRule="auto"/>
        <w:jc w:val="center"/>
      </w:pPr>
      <w:r>
        <w:drawing>
          <wp:inline distT="0" distB="0" distL="114300" distR="114300">
            <wp:extent cx="5399405" cy="1263015"/>
            <wp:effectExtent l="0" t="0" r="10795" b="190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7"/>
                    <a:stretch>
                      <a:fillRect/>
                    </a:stretch>
                  </pic:blipFill>
                  <pic:spPr>
                    <a:xfrm>
                      <a:off x="0" y="0"/>
                      <a:ext cx="5400000" cy="1263600"/>
                    </a:xfrm>
                    <a:prstGeom prst="rect">
                      <a:avLst/>
                    </a:prstGeom>
                  </pic:spPr>
                </pic:pic>
              </a:graphicData>
            </a:graphic>
          </wp:inline>
        </w:drawing>
      </w:r>
    </w:p>
    <w:p w14:paraId="39796C88">
      <w:pPr>
        <w:pStyle w:val="25"/>
        <w:spacing w:line="360" w:lineRule="auto"/>
      </w:pPr>
      <w:r>
        <w:rPr>
          <w:rFonts w:hint="eastAsia" w:ascii="宋体" w:hAnsi="宋体" w:eastAsia="宋体" w:cs="宋体"/>
          <w:sz w:val="24"/>
        </w:rPr>
        <w:t>银行函证回函列表（页面二：表头写明「被询证单位（银行）」）：</w:t>
      </w:r>
    </w:p>
    <w:p w14:paraId="1074BCB4">
      <w:pPr>
        <w:spacing w:line="360" w:lineRule="auto"/>
        <w:jc w:val="center"/>
      </w:pPr>
      <w:r>
        <w:drawing>
          <wp:inline distT="0" distB="0" distL="114300" distR="114300">
            <wp:extent cx="5399405" cy="1133475"/>
            <wp:effectExtent l="0" t="0" r="10795"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8"/>
                    <a:stretch>
                      <a:fillRect/>
                    </a:stretch>
                  </pic:blipFill>
                  <pic:spPr>
                    <a:xfrm>
                      <a:off x="0" y="0"/>
                      <a:ext cx="5400000" cy="1134000"/>
                    </a:xfrm>
                    <a:prstGeom prst="rect">
                      <a:avLst/>
                    </a:prstGeom>
                  </pic:spPr>
                </pic:pic>
              </a:graphicData>
            </a:graphic>
          </wp:inline>
        </w:drawing>
      </w:r>
    </w:p>
    <w:p w14:paraId="55292E5C">
      <w:pPr>
        <w:pStyle w:val="25"/>
        <w:spacing w:line="360" w:lineRule="auto"/>
      </w:pPr>
      <w:r>
        <w:rPr>
          <w:rFonts w:hint="eastAsia" w:ascii="宋体" w:hAnsi="宋体" w:eastAsia="宋体" w:cs="宋体"/>
          <w:sz w:val="24"/>
        </w:rPr>
        <w:t>展开行：回函记录表 + 核验 / 修改留痕：</w:t>
      </w:r>
    </w:p>
    <w:p w14:paraId="7324C3FA">
      <w:pPr>
        <w:spacing w:line="360" w:lineRule="auto"/>
        <w:jc w:val="center"/>
      </w:pPr>
      <w:r>
        <w:drawing>
          <wp:inline distT="0" distB="0" distL="114300" distR="114300">
            <wp:extent cx="5399405" cy="1842770"/>
            <wp:effectExtent l="0" t="0" r="10795" b="127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9"/>
                    <a:stretch>
                      <a:fillRect/>
                    </a:stretch>
                  </pic:blipFill>
                  <pic:spPr>
                    <a:xfrm>
                      <a:off x="0" y="0"/>
                      <a:ext cx="5400000" cy="1843200"/>
                    </a:xfrm>
                    <a:prstGeom prst="rect">
                      <a:avLst/>
                    </a:prstGeom>
                  </pic:spPr>
                </pic:pic>
              </a:graphicData>
            </a:graphic>
          </wp:inline>
        </w:drawing>
      </w:r>
    </w:p>
    <w:p w14:paraId="1BE01B47">
      <w:pPr>
        <w:pStyle w:val="25"/>
        <w:spacing w:line="360" w:lineRule="auto"/>
      </w:pPr>
      <w:r>
        <w:rPr>
          <w:rFonts w:hint="eastAsia" w:ascii="宋体" w:hAnsi="宋体" w:eastAsia="宋体" w:cs="宋体"/>
          <w:sz w:val="24"/>
        </w:rPr>
        <w:t>「查看函证」弹窗 · 原始文件视图：</w:t>
      </w:r>
    </w:p>
    <w:p w14:paraId="422EE732">
      <w:pPr>
        <w:spacing w:line="360" w:lineRule="auto"/>
        <w:jc w:val="center"/>
      </w:pPr>
      <w:r>
        <w:drawing>
          <wp:inline distT="0" distB="0" distL="114300" distR="114300">
            <wp:extent cx="5266690" cy="2403475"/>
            <wp:effectExtent l="0" t="0" r="635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66690" cy="2403475"/>
                    </a:xfrm>
                    <a:prstGeom prst="rect">
                      <a:avLst/>
                    </a:prstGeom>
                    <a:noFill/>
                    <a:ln>
                      <a:noFill/>
                    </a:ln>
                  </pic:spPr>
                </pic:pic>
              </a:graphicData>
            </a:graphic>
          </wp:inline>
        </w:drawing>
      </w:r>
    </w:p>
    <w:p w14:paraId="57D856AF">
      <w:pPr>
        <w:spacing w:line="360" w:lineRule="auto"/>
        <w:jc w:val="center"/>
      </w:pPr>
    </w:p>
    <w:p w14:paraId="43177D93">
      <w:pPr>
        <w:pStyle w:val="5"/>
        <w:spacing w:line="360" w:lineRule="auto"/>
      </w:pPr>
      <w:r>
        <w:rPr>
          <w:rFonts w:hint="eastAsia"/>
        </w:rPr>
        <w:t>页面字段说明</w:t>
      </w:r>
    </w:p>
    <w:p w14:paraId="68A122B9">
      <w:pPr>
        <w:numPr>
          <w:ilvl w:val="0"/>
          <w:numId w:val="3"/>
        </w:numPr>
        <w:spacing w:line="360" w:lineRule="auto"/>
      </w:pPr>
      <w:r>
        <w:rPr>
          <w:rFonts w:hint="eastAsia" w:ascii="宋体" w:hAnsi="宋体" w:eastAsia="宋体" w:cs="宋体"/>
          <w:sz w:val="24"/>
        </w:rPr>
        <w:t>回函是否相符：该封回函的相符性结论；往来取自「印章核查」的落章区域判定、银行取自「回函是否相符检测」，也可在「回函结果填写」页直接填写。</w:t>
      </w:r>
    </w:p>
    <w:p w14:paraId="4A39357E">
      <w:pPr>
        <w:numPr>
          <w:ilvl w:val="0"/>
          <w:numId w:val="3"/>
        </w:numPr>
        <w:spacing w:line="360" w:lineRule="auto"/>
      </w:pPr>
      <w:r>
        <w:rPr>
          <w:rFonts w:hint="eastAsia" w:ascii="宋体" w:hAnsi="宋体" w:eastAsia="宋体" w:cs="宋体"/>
          <w:sz w:val="24"/>
        </w:rPr>
        <w:t>核查事项复核：该封回函的核验待办；随核验页里的逐项表态更新 —— 还有事项没表态显示「待复核」，全部表态后显示「已复核」，点它进核验页。</w:t>
      </w:r>
    </w:p>
    <w:p w14:paraId="29203870">
      <w:pPr>
        <w:numPr>
          <w:ilvl w:val="0"/>
          <w:numId w:val="3"/>
        </w:numPr>
        <w:spacing w:line="360" w:lineRule="auto"/>
      </w:pPr>
      <w:r>
        <w:rPr>
          <w:rFonts w:hint="eastAsia" w:ascii="宋体" w:hAnsi="宋体" w:eastAsia="宋体" w:cs="宋体"/>
          <w:sz w:val="24"/>
        </w:rPr>
        <w:t>回函</w:t>
      </w:r>
      <w:r>
        <w:rPr>
          <w:rFonts w:hint="eastAsia" w:ascii="宋体" w:hAnsi="宋体" w:cs="宋体"/>
          <w:sz w:val="24"/>
          <w:lang w:val="en-US" w:eastAsia="zh-CN"/>
        </w:rPr>
        <w:t>信息录入</w:t>
      </w:r>
      <w:r>
        <w:rPr>
          <w:rFonts w:hint="eastAsia" w:ascii="宋体" w:hAnsi="宋体" w:eastAsia="宋体" w:cs="宋体"/>
          <w:sz w:val="24"/>
        </w:rPr>
        <w:t>进度：快递信息 / 回函结果两步的可点步骤条；快递信息一步按该行是否确认过快递信</w:t>
      </w:r>
      <w:bookmarkStart w:id="3" w:name="_GoBack"/>
      <w:bookmarkEnd w:id="3"/>
      <w:r>
        <w:rPr>
          <w:rFonts w:hint="eastAsia" w:ascii="宋体" w:hAnsi="宋体" w:eastAsia="宋体" w:cs="宋体"/>
          <w:sz w:val="24"/>
        </w:rPr>
        <w:t>息打勾，回函结果一步按该行是否填过回函结果打勾。</w:t>
      </w:r>
    </w:p>
    <w:p w14:paraId="0892D1FF">
      <w:pPr>
        <w:numPr>
          <w:ilvl w:val="0"/>
          <w:numId w:val="3"/>
        </w:numPr>
        <w:spacing w:line="360" w:lineRule="auto"/>
      </w:pPr>
      <w:r>
        <w:rPr>
          <w:rFonts w:hint="eastAsia" w:ascii="宋体" w:hAnsi="宋体" w:eastAsia="宋体" w:cs="宋体"/>
          <w:sz w:val="24"/>
        </w:rPr>
        <w:t>快递单号：该回函的快递单号；银行函证同一包裹的多封回函共用同一单号。</w:t>
      </w:r>
    </w:p>
    <w:p w14:paraId="41192C9E">
      <w:pPr>
        <w:numPr>
          <w:ilvl w:val="0"/>
          <w:numId w:val="3"/>
        </w:numPr>
        <w:spacing w:line="360" w:lineRule="auto"/>
      </w:pPr>
      <w:r>
        <w:rPr>
          <w:rFonts w:hint="eastAsia" w:ascii="宋体" w:hAnsi="宋体" w:eastAsia="宋体" w:cs="宋体"/>
          <w:sz w:val="24"/>
        </w:rPr>
        <w:t>回函记录表（展开行，8 列）：回函次序 · 发函记录编号 · 发函方式 · 回函快递公司 · 快递单号 · 回函数据登记时间 · 回函情况 · 操作。发函记录编号与发函方式来自函证系统，回函快递公司由「导入快递数据」代入，回函数据登记时间是录入函证系统的时刻。</w:t>
      </w:r>
    </w:p>
    <w:p w14:paraId="25D09B79">
      <w:pPr>
        <w:pStyle w:val="5"/>
        <w:spacing w:line="360" w:lineRule="auto"/>
      </w:pPr>
      <w:r>
        <w:rPr>
          <w:rFonts w:hint="eastAsia"/>
        </w:rPr>
        <w:t>输入、输出</w:t>
      </w:r>
    </w:p>
    <w:p w14:paraId="2F1FA853">
      <w:pPr>
        <w:spacing w:line="360" w:lineRule="auto"/>
      </w:pPr>
      <w:r>
        <w:rPr>
          <w:rFonts w:hint="eastAsia" w:ascii="宋体" w:hAnsi="宋体" w:eastAsia="宋体" w:cs="宋体"/>
          <w:sz w:val="24"/>
        </w:rPr>
        <w:t>输入：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55DEE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CD3FB3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16F8F34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来源</w:t>
            </w:r>
          </w:p>
        </w:tc>
        <w:tc>
          <w:tcPr>
            <w:tcW w:w="2769" w:type="dxa"/>
          </w:tcPr>
          <w:p w14:paraId="324B70F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049DF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925583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回函记录</w:t>
            </w:r>
          </w:p>
        </w:tc>
        <w:tc>
          <w:tcPr>
            <w:tcW w:w="2769" w:type="dxa"/>
          </w:tcPr>
          <w:p w14:paraId="0966D03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系统内生成</w:t>
            </w:r>
          </w:p>
        </w:tc>
        <w:tc>
          <w:tcPr>
            <w:tcW w:w="2769" w:type="dxa"/>
          </w:tcPr>
          <w:p w14:paraId="66B1F50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上传回函文件并完成识别、归属后自动生成</w:t>
            </w:r>
          </w:p>
        </w:tc>
      </w:tr>
      <w:tr w14:paraId="53D65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2B8A96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函证基础信息</w:t>
            </w:r>
          </w:p>
        </w:tc>
        <w:tc>
          <w:tcPr>
            <w:tcW w:w="2769" w:type="dxa"/>
          </w:tcPr>
          <w:p w14:paraId="2C9D73C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函证系统对接</w:t>
            </w:r>
          </w:p>
        </w:tc>
        <w:tc>
          <w:tcPr>
            <w:tcW w:w="2769" w:type="dxa"/>
          </w:tcPr>
          <w:p w14:paraId="2864E55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函证编号、被询证单位、发函记录编号等</w:t>
            </w:r>
          </w:p>
        </w:tc>
      </w:tr>
      <w:tr w14:paraId="55AEB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379786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快递数据</w:t>
            </w:r>
          </w:p>
        </w:tc>
        <w:tc>
          <w:tcPr>
            <w:tcW w:w="2769" w:type="dxa"/>
          </w:tcPr>
          <w:p w14:paraId="1147EE0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人工导入（Excel）</w:t>
            </w:r>
          </w:p>
        </w:tc>
        <w:tc>
          <w:tcPr>
            <w:tcW w:w="2769" w:type="dxa"/>
          </w:tcPr>
          <w:p w14:paraId="192A291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按快递单号匹配，补全快递公司、地址、收件人等信息</w:t>
            </w:r>
          </w:p>
        </w:tc>
      </w:tr>
      <w:tr w14:paraId="5396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153928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查询条件</w:t>
            </w:r>
          </w:p>
        </w:tc>
        <w:tc>
          <w:tcPr>
            <w:tcW w:w="2769" w:type="dxa"/>
          </w:tcPr>
          <w:p w14:paraId="58D6D1E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人工录入</w:t>
            </w:r>
          </w:p>
        </w:tc>
        <w:tc>
          <w:tcPr>
            <w:tcW w:w="2769" w:type="dxa"/>
          </w:tcPr>
          <w:p w14:paraId="063C50F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关键字（被询证单位 / 函证编号 / 发函记录编号）、发函方式、回函进度</w:t>
            </w:r>
          </w:p>
        </w:tc>
      </w:tr>
    </w:tbl>
    <w:p w14:paraId="512D7FAC">
      <w:pPr>
        <w:spacing w:line="360" w:lineRule="auto"/>
      </w:pPr>
      <w:r>
        <w:rPr>
          <w:rFonts w:hint="eastAsia" w:ascii="宋体" w:hAnsi="宋体" w:eastAsia="宋体" w:cs="宋体"/>
          <w:sz w:val="24"/>
        </w:rPr>
        <w:t>输出：</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1A0D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D1A6D7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29C1586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去向</w:t>
            </w:r>
          </w:p>
        </w:tc>
        <w:tc>
          <w:tcPr>
            <w:tcW w:w="2769" w:type="dxa"/>
          </w:tcPr>
          <w:p w14:paraId="7EE4045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166D1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FF84F4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回函列表数据</w:t>
            </w:r>
          </w:p>
        </w:tc>
        <w:tc>
          <w:tcPr>
            <w:tcW w:w="2769" w:type="dxa"/>
          </w:tcPr>
          <w:p w14:paraId="2C0528F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页面展示</w:t>
            </w:r>
          </w:p>
        </w:tc>
        <w:tc>
          <w:tcPr>
            <w:tcW w:w="2769" w:type="dxa"/>
          </w:tcPr>
          <w:p w14:paraId="095BB87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一封函证一行；排序为「回函时间倒序」，不因处理动作重排</w:t>
            </w:r>
          </w:p>
        </w:tc>
      </w:tr>
      <w:tr w14:paraId="571D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C2B523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处理进度</w:t>
            </w:r>
          </w:p>
        </w:tc>
        <w:tc>
          <w:tcPr>
            <w:tcW w:w="2769" w:type="dxa"/>
          </w:tcPr>
          <w:p w14:paraId="276654E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页面展示</w:t>
            </w:r>
          </w:p>
        </w:tc>
        <w:tc>
          <w:tcPr>
            <w:tcW w:w="2769" w:type="dxa"/>
          </w:tcPr>
          <w:p w14:paraId="7A150BE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待确认快递信息 / 待填写回函结果 / 已完成（只表达"下一步做什么"；两个步骤的完成态各自独立展示）</w:t>
            </w:r>
          </w:p>
        </w:tc>
      </w:tr>
      <w:tr w14:paraId="7067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8E7D51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展开行明细</w:t>
            </w:r>
          </w:p>
        </w:tc>
        <w:tc>
          <w:tcPr>
            <w:tcW w:w="2769" w:type="dxa"/>
          </w:tcPr>
          <w:p w14:paraId="449B402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页面展示</w:t>
            </w:r>
          </w:p>
        </w:tc>
        <w:tc>
          <w:tcPr>
            <w:tcW w:w="2769" w:type="dxa"/>
          </w:tcPr>
          <w:p w14:paraId="00B7B06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历次回函记录 + 归属来源 / 核验 / 最近修改留痕</w:t>
            </w:r>
          </w:p>
        </w:tc>
      </w:tr>
    </w:tbl>
    <w:p w14:paraId="076B1ADD">
      <w:pPr>
        <w:pStyle w:val="4"/>
        <w:spacing w:line="360" w:lineRule="auto"/>
      </w:pPr>
      <w:r>
        <w:rPr>
          <w:rFonts w:hint="eastAsia"/>
        </w:rPr>
        <w:t>回函上传－往来函证</w:t>
      </w:r>
    </w:p>
    <w:p w14:paraId="2B25F215">
      <w:pPr>
        <w:pStyle w:val="5"/>
        <w:spacing w:line="360" w:lineRule="auto"/>
      </w:pPr>
      <w:r>
        <w:rPr>
          <w:rFonts w:hint="eastAsia"/>
        </w:rPr>
        <w:t>业务说明</w:t>
      </w:r>
    </w:p>
    <w:p w14:paraId="32411C10">
      <w:pPr>
        <w:spacing w:line="360" w:lineRule="auto"/>
        <w:ind w:firstLine="420"/>
      </w:pPr>
      <w:r>
        <w:rPr>
          <w:rFonts w:hint="eastAsia" w:ascii="宋体" w:hAnsi="宋体" w:eastAsia="宋体" w:cs="宋体"/>
          <w:sz w:val="24"/>
        </w:rPr>
        <w:t>业务人员收到被询证单位寄回的往来函证回函，按快递件扫描成 PDF 后上传系统。</w:t>
      </w:r>
    </w:p>
    <w:p w14:paraId="254B79D5">
      <w:pPr>
        <w:spacing w:line="360" w:lineRule="auto"/>
        <w:ind w:firstLine="420"/>
      </w:pPr>
      <w:r>
        <w:rPr>
          <w:rFonts w:hint="eastAsia" w:ascii="宋体" w:hAnsi="宋体" w:eastAsia="宋体" w:cs="宋体"/>
          <w:sz w:val="24"/>
        </w:rPr>
        <w:t>系统识别回函件中的二维码与文本信息，自动判断这份回函归属哪一封函证。</w:t>
      </w:r>
    </w:p>
    <w:p w14:paraId="13D204C8">
      <w:pPr>
        <w:pStyle w:val="5"/>
        <w:spacing w:line="360" w:lineRule="auto"/>
      </w:pPr>
      <w:r>
        <w:rPr>
          <w:rFonts w:hint="eastAsia"/>
        </w:rPr>
        <w:t>业务规则</w:t>
      </w:r>
    </w:p>
    <w:p w14:paraId="2DB8B9B1">
      <w:pPr>
        <w:numPr>
          <w:ilvl w:val="0"/>
          <w:numId w:val="3"/>
        </w:numPr>
        <w:spacing w:line="360" w:lineRule="auto"/>
      </w:pPr>
      <w:r>
        <w:rPr>
          <w:rFonts w:hint="eastAsia" w:ascii="宋体" w:hAnsi="宋体" w:eastAsia="宋体" w:cs="宋体"/>
          <w:sz w:val="24"/>
        </w:rPr>
        <w:t>往来函证与银行函证的识别流程一致，差异在于归属匹配方式与面单处理方式。</w:t>
      </w:r>
    </w:p>
    <w:p w14:paraId="65031879">
      <w:pPr>
        <w:numPr>
          <w:ilvl w:val="0"/>
          <w:numId w:val="3"/>
        </w:numPr>
        <w:spacing w:line="360" w:lineRule="auto"/>
      </w:pPr>
      <w:r>
        <w:rPr>
          <w:rFonts w:hint="eastAsia" w:ascii="宋体" w:hAnsi="宋体" w:eastAsia="宋体" w:cs="宋体"/>
          <w:sz w:val="24"/>
        </w:rPr>
        <w:t>往来函证的面单页是每段自己的尾页（一封函证对一张面单），不单独切分成段。</w:t>
      </w:r>
    </w:p>
    <w:p w14:paraId="06C9C201">
      <w:pPr>
        <w:pStyle w:val="5"/>
        <w:spacing w:line="360" w:lineRule="auto"/>
      </w:pPr>
      <w:r>
        <w:rPr>
          <w:rFonts w:hint="eastAsia"/>
        </w:rPr>
        <w:t>使用角色</w:t>
      </w:r>
    </w:p>
    <w:p w14:paraId="3F57DA79">
      <w:pPr>
        <w:spacing w:line="360" w:lineRule="auto"/>
      </w:pPr>
      <w:r>
        <w:rPr>
          <w:rFonts w:hint="eastAsia" w:ascii="宋体" w:hAnsi="宋体" w:eastAsia="宋体" w:cs="宋体"/>
          <w:sz w:val="24"/>
        </w:rPr>
        <w:t>业务人员。</w:t>
      </w:r>
    </w:p>
    <w:p w14:paraId="69D615B8">
      <w:pPr>
        <w:pStyle w:val="5"/>
        <w:spacing w:line="360" w:lineRule="auto"/>
      </w:pPr>
      <w:r>
        <w:rPr>
          <w:rFonts w:hint="eastAsia"/>
        </w:rPr>
        <w:t>权限说明</w:t>
      </w:r>
    </w:p>
    <w:p w14:paraId="72A8C118">
      <w:pPr>
        <w:numPr>
          <w:ilvl w:val="0"/>
          <w:numId w:val="3"/>
        </w:numPr>
        <w:spacing w:line="360" w:lineRule="auto"/>
      </w:pPr>
      <w:r>
        <w:rPr>
          <w:rFonts w:hint="eastAsia" w:ascii="宋体" w:hAnsi="宋体" w:eastAsia="宋体" w:cs="宋体"/>
          <w:sz w:val="24"/>
        </w:rPr>
        <w:t>菜单权限：业务人员拥有回函管理菜单权限。</w:t>
      </w:r>
    </w:p>
    <w:p w14:paraId="63883CA4">
      <w:pPr>
        <w:numPr>
          <w:ilvl w:val="0"/>
          <w:numId w:val="3"/>
        </w:numPr>
        <w:spacing w:line="360" w:lineRule="auto"/>
      </w:pPr>
      <w:r>
        <w:rPr>
          <w:rFonts w:hint="eastAsia" w:ascii="宋体" w:hAnsi="宋体" w:eastAsia="宋体" w:cs="宋体"/>
          <w:sz w:val="24"/>
        </w:rPr>
        <w:t>功能权限：上传－包括上传往来函证回函文件、填写上传信息、提交识别。</w:t>
      </w:r>
    </w:p>
    <w:p w14:paraId="5F32BE8F">
      <w:pPr>
        <w:numPr>
          <w:ilvl w:val="0"/>
          <w:numId w:val="3"/>
        </w:numPr>
        <w:spacing w:line="360" w:lineRule="auto"/>
      </w:pPr>
      <w:r>
        <w:rPr>
          <w:rFonts w:hint="eastAsia" w:ascii="宋体" w:hAnsi="宋体" w:eastAsia="宋体" w:cs="宋体"/>
          <w:sz w:val="24"/>
        </w:rPr>
        <w:t>列表数据权限：不涉及。</w:t>
      </w:r>
    </w:p>
    <w:p w14:paraId="274AFD60">
      <w:pPr>
        <w:pStyle w:val="5"/>
        <w:spacing w:line="360" w:lineRule="auto"/>
      </w:pPr>
      <w:r>
        <w:rPr>
          <w:rFonts w:hint="eastAsia"/>
        </w:rPr>
        <w:t>功能说明</w:t>
      </w:r>
    </w:p>
    <w:p w14:paraId="355A1A85">
      <w:pPr>
        <w:spacing w:line="360" w:lineRule="auto"/>
        <w:ind w:firstLine="420"/>
      </w:pPr>
      <w:r>
        <w:rPr>
          <w:rFonts w:hint="eastAsia" w:ascii="宋体" w:hAnsi="宋体" w:eastAsia="宋体" w:cs="宋体"/>
          <w:sz w:val="24"/>
        </w:rPr>
        <w:t>本功能接收往来函证的回函件：业务人员把按快递件扫描出的 PDF（拼接件）上传，系统据此创建识别任务，随后在「回函切分与归属」界面把文件切成段、逐段归属到函证。</w:t>
      </w:r>
    </w:p>
    <w:p w14:paraId="348E4856">
      <w:pPr>
        <w:spacing w:line="360" w:lineRule="auto"/>
      </w:pPr>
      <w:r>
        <w:rPr>
          <w:rFonts w:hint="eastAsia" w:ascii="宋体" w:hAnsi="宋体" w:eastAsia="宋体" w:cs="宋体"/>
          <w:sz w:val="24"/>
        </w:rPr>
        <w:t>操作说明：</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8"/>
        <w:gridCol w:w="1420"/>
        <w:gridCol w:w="5114"/>
      </w:tblGrid>
      <w:tr w14:paraId="16526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DCEDD8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名称</w:t>
            </w:r>
          </w:p>
        </w:tc>
        <w:tc>
          <w:tcPr>
            <w:tcW w:w="2769" w:type="dxa"/>
          </w:tcPr>
          <w:p w14:paraId="740EEBE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类型</w:t>
            </w:r>
          </w:p>
        </w:tc>
        <w:tc>
          <w:tcPr>
            <w:tcW w:w="2769" w:type="dxa"/>
          </w:tcPr>
          <w:p w14:paraId="4E557B5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规则/说明</w:t>
            </w:r>
          </w:p>
        </w:tc>
      </w:tr>
      <w:tr w14:paraId="52E2F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A94021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上传往来函证回函</w:t>
            </w:r>
          </w:p>
        </w:tc>
        <w:tc>
          <w:tcPr>
            <w:tcW w:w="2769" w:type="dxa"/>
          </w:tcPr>
          <w:p w14:paraId="5D7F57F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7BB4A2D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打开上传弹窗，选择回函文件（支持多份）</w:t>
            </w:r>
          </w:p>
        </w:tc>
      </w:tr>
      <w:tr w14:paraId="6452C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916C3A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上传文件</w:t>
            </w:r>
          </w:p>
        </w:tc>
        <w:tc>
          <w:tcPr>
            <w:tcW w:w="2769" w:type="dxa"/>
          </w:tcPr>
          <w:p w14:paraId="3AB9F42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w:t>
            </w:r>
          </w:p>
        </w:tc>
        <w:tc>
          <w:tcPr>
            <w:tcW w:w="2769" w:type="dxa"/>
          </w:tcPr>
          <w:p w14:paraId="0FB576B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支持 PDF 格式，单份文件对应一个快递件</w:t>
            </w:r>
          </w:p>
        </w:tc>
      </w:tr>
      <w:tr w14:paraId="17F7A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707B74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最后页是否快递面单</w:t>
            </w:r>
          </w:p>
        </w:tc>
        <w:tc>
          <w:tcPr>
            <w:tcW w:w="2769" w:type="dxa"/>
          </w:tcPr>
          <w:p w14:paraId="09DD181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单选</w:t>
            </w:r>
          </w:p>
        </w:tc>
        <w:tc>
          <w:tcPr>
            <w:tcW w:w="2769" w:type="dxa"/>
          </w:tcPr>
          <w:p w14:paraId="583F30D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选择「是」时，识别与切分时按「每段尾页为快递面单」处理，并识别面单上的快递单号</w:t>
            </w:r>
          </w:p>
        </w:tc>
      </w:tr>
      <w:tr w14:paraId="56EB5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52BC1C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下一步</w:t>
            </w:r>
          </w:p>
        </w:tc>
        <w:tc>
          <w:tcPr>
            <w:tcW w:w="2769" w:type="dxa"/>
          </w:tcPr>
          <w:p w14:paraId="38431B5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09FD38D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提交上传，系统进入识别流程并关闭弹窗</w:t>
            </w:r>
          </w:p>
        </w:tc>
      </w:tr>
      <w:tr w14:paraId="08D3C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0095E7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取消</w:t>
            </w:r>
          </w:p>
        </w:tc>
        <w:tc>
          <w:tcPr>
            <w:tcW w:w="2769" w:type="dxa"/>
          </w:tcPr>
          <w:p w14:paraId="0B91539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0C5D150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关闭弹窗，不上传</w:t>
            </w:r>
          </w:p>
        </w:tc>
      </w:tr>
    </w:tbl>
    <w:p w14:paraId="47A63FC4">
      <w:pPr>
        <w:pStyle w:val="25"/>
        <w:spacing w:line="360" w:lineRule="auto"/>
      </w:pPr>
      <w:r>
        <w:rPr>
          <w:rFonts w:hint="eastAsia" w:ascii="宋体" w:hAnsi="宋体" w:eastAsia="宋体" w:cs="宋体"/>
          <w:sz w:val="24"/>
        </w:rPr>
        <w:t>「上传往来函证回函」弹窗（文件识别录入：面单口径 + 上传拼接件）：</w:t>
      </w:r>
    </w:p>
    <w:p w14:paraId="597CC5C7">
      <w:pPr>
        <w:spacing w:line="360" w:lineRule="auto"/>
        <w:jc w:val="center"/>
      </w:pPr>
      <w:r>
        <w:drawing>
          <wp:inline distT="0" distB="0" distL="114300" distR="114300">
            <wp:extent cx="5399405" cy="3613785"/>
            <wp:effectExtent l="0" t="0" r="10795" b="1333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a:picLocks noChangeAspect="1"/>
                    </pic:cNvPicPr>
                  </pic:nvPicPr>
                  <pic:blipFill>
                    <a:blip r:embed="rId11"/>
                    <a:stretch>
                      <a:fillRect/>
                    </a:stretch>
                  </pic:blipFill>
                  <pic:spPr>
                    <a:xfrm>
                      <a:off x="0" y="0"/>
                      <a:ext cx="5400000" cy="3614399"/>
                    </a:xfrm>
                    <a:prstGeom prst="rect">
                      <a:avLst/>
                    </a:prstGeom>
                  </pic:spPr>
                </pic:pic>
              </a:graphicData>
            </a:graphic>
          </wp:inline>
        </w:drawing>
      </w:r>
    </w:p>
    <w:p w14:paraId="13FF5923">
      <w:pPr>
        <w:pStyle w:val="5"/>
        <w:spacing w:line="360" w:lineRule="auto"/>
      </w:pPr>
      <w:r>
        <w:rPr>
          <w:rFonts w:hint="eastAsia"/>
        </w:rPr>
        <w:t>页面字段说明</w:t>
      </w:r>
    </w:p>
    <w:p w14:paraId="572ED6C3">
      <w:pPr>
        <w:spacing w:line="360" w:lineRule="auto"/>
      </w:pPr>
      <w:r>
        <w:rPr>
          <w:rFonts w:hint="eastAsia" w:ascii="宋体" w:hAnsi="宋体" w:eastAsia="宋体" w:cs="宋体"/>
          <w:sz w:val="24"/>
        </w:rPr>
        <w:t>最后页是否快递面单：上传时声明文件尾部是否还有一页快递面单；默认「是」（往来回函件通常把面单拼在末尾）。</w:t>
      </w:r>
    </w:p>
    <w:p w14:paraId="3F8365C1">
      <w:pPr>
        <w:pStyle w:val="5"/>
        <w:spacing w:line="360" w:lineRule="auto"/>
      </w:pPr>
      <w:r>
        <w:rPr>
          <w:rFonts w:hint="eastAsia"/>
        </w:rPr>
        <w:t>输入、输出</w:t>
      </w:r>
    </w:p>
    <w:p w14:paraId="02F8E70C">
      <w:pPr>
        <w:spacing w:line="360" w:lineRule="auto"/>
      </w:pPr>
      <w:r>
        <w:rPr>
          <w:rFonts w:hint="eastAsia" w:ascii="宋体" w:hAnsi="宋体" w:eastAsia="宋体" w:cs="宋体"/>
          <w:sz w:val="24"/>
        </w:rPr>
        <w:t>输入：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56F1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38AE9E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21E655F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来源</w:t>
            </w:r>
          </w:p>
        </w:tc>
        <w:tc>
          <w:tcPr>
            <w:tcW w:w="2769" w:type="dxa"/>
          </w:tcPr>
          <w:p w14:paraId="7D8DA1F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6EA3A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A417ED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往来函证回函文件</w:t>
            </w:r>
          </w:p>
        </w:tc>
        <w:tc>
          <w:tcPr>
            <w:tcW w:w="2769" w:type="dxa"/>
          </w:tcPr>
          <w:p w14:paraId="0D78EF2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人工上传（PDF）</w:t>
            </w:r>
          </w:p>
        </w:tc>
        <w:tc>
          <w:tcPr>
            <w:tcW w:w="2769" w:type="dxa"/>
          </w:tcPr>
          <w:p w14:paraId="5A7C14B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按快递件扫描的拼接件，可多份</w:t>
            </w:r>
          </w:p>
        </w:tc>
      </w:tr>
      <w:tr w14:paraId="38EF5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CCC520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最后页是否快递面单</w:t>
            </w:r>
          </w:p>
        </w:tc>
        <w:tc>
          <w:tcPr>
            <w:tcW w:w="2769" w:type="dxa"/>
          </w:tcPr>
          <w:p w14:paraId="75EE6AA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人工录入（单选）</w:t>
            </w:r>
          </w:p>
        </w:tc>
        <w:tc>
          <w:tcPr>
            <w:tcW w:w="2769" w:type="dxa"/>
          </w:tcPr>
          <w:p w14:paraId="6CA3D48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决定切分边界：尾页是面单还是函证页</w:t>
            </w:r>
          </w:p>
        </w:tc>
      </w:tr>
    </w:tbl>
    <w:p w14:paraId="0A1A915D">
      <w:pPr>
        <w:spacing w:line="360" w:lineRule="auto"/>
      </w:pPr>
      <w:r>
        <w:rPr>
          <w:rFonts w:hint="eastAsia" w:ascii="宋体" w:hAnsi="宋体" w:eastAsia="宋体" w:cs="宋体"/>
          <w:sz w:val="24"/>
        </w:rPr>
        <w:t>输出：</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0B363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4E7A67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3C77127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去向</w:t>
            </w:r>
          </w:p>
        </w:tc>
        <w:tc>
          <w:tcPr>
            <w:tcW w:w="2769" w:type="dxa"/>
          </w:tcPr>
          <w:p w14:paraId="2B1CF3B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633E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63F817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识别任务</w:t>
            </w:r>
          </w:p>
        </w:tc>
        <w:tc>
          <w:tcPr>
            <w:tcW w:w="2769" w:type="dxa"/>
          </w:tcPr>
          <w:p w14:paraId="47718D9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回函列表（智能核查状态 / 智能核查进度两列）</w:t>
            </w:r>
          </w:p>
        </w:tc>
        <w:tc>
          <w:tcPr>
            <w:tcW w:w="2769" w:type="dxa"/>
          </w:tcPr>
          <w:p w14:paraId="7F5810D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一份文件一个任务；往来函证按右上角二维码预切分</w:t>
            </w:r>
          </w:p>
        </w:tc>
      </w:tr>
      <w:tr w14:paraId="465B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E1B041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上传批次</w:t>
            </w:r>
          </w:p>
        </w:tc>
        <w:tc>
          <w:tcPr>
            <w:tcW w:w="2769" w:type="dxa"/>
          </w:tcPr>
          <w:p w14:paraId="785FBA2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回函切分与归属</w:t>
            </w:r>
          </w:p>
        </w:tc>
        <w:tc>
          <w:tcPr>
            <w:tcW w:w="2769" w:type="dxa"/>
          </w:tcPr>
          <w:p w14:paraId="56BAFBC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进入归属界面，等待人工切分与指定归属</w:t>
            </w:r>
          </w:p>
        </w:tc>
      </w:tr>
    </w:tbl>
    <w:p w14:paraId="1307F785">
      <w:pPr>
        <w:pStyle w:val="4"/>
        <w:spacing w:line="360" w:lineRule="auto"/>
      </w:pPr>
      <w:r>
        <w:rPr>
          <w:rFonts w:hint="eastAsia"/>
        </w:rPr>
        <w:t>回函上传－银行函证</w:t>
      </w:r>
    </w:p>
    <w:p w14:paraId="3D3145BB">
      <w:pPr>
        <w:pStyle w:val="5"/>
        <w:spacing w:line="360" w:lineRule="auto"/>
      </w:pPr>
      <w:r>
        <w:rPr>
          <w:rFonts w:hint="eastAsia"/>
        </w:rPr>
        <w:t>业务说明</w:t>
      </w:r>
    </w:p>
    <w:p w14:paraId="47F48694">
      <w:pPr>
        <w:spacing w:line="360" w:lineRule="auto"/>
        <w:ind w:firstLine="420"/>
      </w:pPr>
      <w:r>
        <w:rPr>
          <w:rFonts w:hint="eastAsia" w:ascii="宋体" w:hAnsi="宋体" w:eastAsia="宋体" w:cs="宋体"/>
          <w:sz w:val="24"/>
        </w:rPr>
        <w:t>银行按年度回函，同一家银行的多个年度函证装在一个快递里寄回，业务人员扫描后上传。</w:t>
      </w:r>
    </w:p>
    <w:p w14:paraId="4C2A87F9">
      <w:pPr>
        <w:spacing w:line="360" w:lineRule="auto"/>
        <w:ind w:firstLine="420"/>
      </w:pPr>
      <w:r>
        <w:rPr>
          <w:rFonts w:hint="eastAsia" w:ascii="宋体" w:hAnsi="宋体" w:eastAsia="宋体" w:cs="宋体"/>
          <w:sz w:val="24"/>
        </w:rPr>
        <w:t>系统识别回函件内容，并对文件中的快递面单页识别条形码，得到快递单号。</w:t>
      </w:r>
    </w:p>
    <w:p w14:paraId="4F916141">
      <w:pPr>
        <w:pStyle w:val="5"/>
        <w:spacing w:line="360" w:lineRule="auto"/>
      </w:pPr>
      <w:r>
        <w:rPr>
          <w:rFonts w:hint="eastAsia"/>
        </w:rPr>
        <w:t>业务规则</w:t>
      </w:r>
    </w:p>
    <w:p w14:paraId="2E31B758">
      <w:pPr>
        <w:numPr>
          <w:ilvl w:val="0"/>
          <w:numId w:val="3"/>
        </w:numPr>
        <w:spacing w:line="360" w:lineRule="auto"/>
      </w:pPr>
      <w:r>
        <w:rPr>
          <w:rFonts w:hint="eastAsia" w:ascii="宋体" w:hAnsi="宋体" w:eastAsia="宋体" w:cs="宋体"/>
          <w:sz w:val="24"/>
        </w:rPr>
        <w:t>银行函证常见「多封函证 + 一张面单」——同一快递件内的多封回函共用同一个快递单号，故归属环节需支持一张面单管辖多个函证段。</w:t>
      </w:r>
    </w:p>
    <w:p w14:paraId="4765F990">
      <w:pPr>
        <w:numPr>
          <w:ilvl w:val="0"/>
          <w:numId w:val="3"/>
        </w:numPr>
        <w:spacing w:line="360" w:lineRule="auto"/>
      </w:pPr>
      <w:r>
        <w:rPr>
          <w:rFonts w:hint="eastAsia" w:ascii="宋体" w:hAnsi="宋体" w:eastAsia="宋体" w:cs="宋体"/>
          <w:sz w:val="24"/>
        </w:rPr>
        <w:t>面单识别采用两级处理以控制成本：先做廉价的版面／条码存在性判定筛掉正文页，再对候选页做条码定位解码；识别结果异步回填，不阻塞业务人员进入切分环节。</w:t>
      </w:r>
    </w:p>
    <w:p w14:paraId="39D6C042">
      <w:pPr>
        <w:pStyle w:val="5"/>
        <w:spacing w:line="360" w:lineRule="auto"/>
      </w:pPr>
      <w:r>
        <w:rPr>
          <w:rFonts w:hint="eastAsia"/>
        </w:rPr>
        <w:t>使用角色</w:t>
      </w:r>
    </w:p>
    <w:p w14:paraId="2C08CC75">
      <w:pPr>
        <w:spacing w:line="360" w:lineRule="auto"/>
      </w:pPr>
      <w:r>
        <w:rPr>
          <w:rFonts w:hint="eastAsia" w:ascii="宋体" w:hAnsi="宋体" w:eastAsia="宋体" w:cs="宋体"/>
          <w:sz w:val="24"/>
        </w:rPr>
        <w:t>业务人员。</w:t>
      </w:r>
    </w:p>
    <w:p w14:paraId="16C88C8F">
      <w:pPr>
        <w:pStyle w:val="5"/>
        <w:spacing w:line="360" w:lineRule="auto"/>
      </w:pPr>
      <w:r>
        <w:rPr>
          <w:rFonts w:hint="eastAsia"/>
        </w:rPr>
        <w:t>权限说明</w:t>
      </w:r>
    </w:p>
    <w:p w14:paraId="523529EB">
      <w:pPr>
        <w:numPr>
          <w:ilvl w:val="0"/>
          <w:numId w:val="3"/>
        </w:numPr>
        <w:spacing w:line="360" w:lineRule="auto"/>
      </w:pPr>
      <w:r>
        <w:rPr>
          <w:rFonts w:hint="eastAsia" w:ascii="宋体" w:hAnsi="宋体" w:eastAsia="宋体" w:cs="宋体"/>
          <w:sz w:val="24"/>
        </w:rPr>
        <w:t>菜单权限：业务人员拥有回函管理菜单权限。</w:t>
      </w:r>
    </w:p>
    <w:p w14:paraId="3D8012F3">
      <w:pPr>
        <w:numPr>
          <w:ilvl w:val="0"/>
          <w:numId w:val="3"/>
        </w:numPr>
        <w:spacing w:line="360" w:lineRule="auto"/>
      </w:pPr>
      <w:r>
        <w:rPr>
          <w:rFonts w:hint="eastAsia" w:ascii="宋体" w:hAnsi="宋体" w:eastAsia="宋体" w:cs="宋体"/>
          <w:sz w:val="24"/>
        </w:rPr>
        <w:t>功能权限：上传－包括上传银行函证回函文件、填写上传信息、提交识别。</w:t>
      </w:r>
    </w:p>
    <w:p w14:paraId="28145E2A">
      <w:pPr>
        <w:numPr>
          <w:ilvl w:val="0"/>
          <w:numId w:val="3"/>
        </w:numPr>
        <w:spacing w:line="360" w:lineRule="auto"/>
      </w:pPr>
      <w:r>
        <w:rPr>
          <w:rFonts w:hint="eastAsia" w:ascii="宋体" w:hAnsi="宋体" w:eastAsia="宋体" w:cs="宋体"/>
          <w:sz w:val="24"/>
        </w:rPr>
        <w:t>列表数据权限：不涉及。</w:t>
      </w:r>
    </w:p>
    <w:p w14:paraId="06C2EA6B">
      <w:pPr>
        <w:pStyle w:val="5"/>
        <w:spacing w:line="360" w:lineRule="auto"/>
      </w:pPr>
      <w:r>
        <w:rPr>
          <w:rFonts w:hint="eastAsia"/>
        </w:rPr>
        <w:t>功能说明</w:t>
      </w:r>
    </w:p>
    <w:p w14:paraId="1F20F273">
      <w:pPr>
        <w:spacing w:line="360" w:lineRule="auto"/>
        <w:ind w:firstLine="420"/>
      </w:pPr>
      <w:r>
        <w:rPr>
          <w:rFonts w:hint="eastAsia" w:ascii="宋体" w:hAnsi="宋体" w:eastAsia="宋体" w:cs="宋体"/>
          <w:sz w:val="24"/>
        </w:rPr>
        <w:t>本功能接收银行函证的回函件：只需上传回函件（格式一 / 格式二数据已存于函证系统），系统创建识别任务并给出四要素识别结果，供业务人员在「回函切分与归属」界面手工切分与指定归属。</w:t>
      </w:r>
    </w:p>
    <w:p w14:paraId="3FEDF923">
      <w:pPr>
        <w:spacing w:line="360" w:lineRule="auto"/>
      </w:pPr>
      <w:r>
        <w:rPr>
          <w:rFonts w:hint="eastAsia" w:ascii="宋体" w:hAnsi="宋体" w:eastAsia="宋体" w:cs="宋体"/>
          <w:sz w:val="24"/>
        </w:rPr>
        <w:t>操作说明：</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8"/>
        <w:gridCol w:w="1420"/>
        <w:gridCol w:w="5114"/>
      </w:tblGrid>
      <w:tr w14:paraId="2A22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331E7F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名称</w:t>
            </w:r>
          </w:p>
        </w:tc>
        <w:tc>
          <w:tcPr>
            <w:tcW w:w="2769" w:type="dxa"/>
          </w:tcPr>
          <w:p w14:paraId="7E361D6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类型</w:t>
            </w:r>
          </w:p>
        </w:tc>
        <w:tc>
          <w:tcPr>
            <w:tcW w:w="2769" w:type="dxa"/>
          </w:tcPr>
          <w:p w14:paraId="732C11E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规则/说明</w:t>
            </w:r>
          </w:p>
        </w:tc>
      </w:tr>
      <w:tr w14:paraId="443FF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4DAEA0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上传银行函证回函</w:t>
            </w:r>
          </w:p>
        </w:tc>
        <w:tc>
          <w:tcPr>
            <w:tcW w:w="2769" w:type="dxa"/>
          </w:tcPr>
          <w:p w14:paraId="5AD6586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6CC4B5A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打开上传弹窗，选择回函文件</w:t>
            </w:r>
          </w:p>
        </w:tc>
      </w:tr>
      <w:tr w14:paraId="4F131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4F8731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上传文件</w:t>
            </w:r>
          </w:p>
        </w:tc>
        <w:tc>
          <w:tcPr>
            <w:tcW w:w="2769" w:type="dxa"/>
          </w:tcPr>
          <w:p w14:paraId="48CEE92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w:t>
            </w:r>
          </w:p>
        </w:tc>
        <w:tc>
          <w:tcPr>
            <w:tcW w:w="2769" w:type="dxa"/>
          </w:tcPr>
          <w:p w14:paraId="6E33F3A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支持 PDF 格式，一份文件可含同一被询证单位的多个函证</w:t>
            </w:r>
          </w:p>
        </w:tc>
      </w:tr>
      <w:tr w14:paraId="46D67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511BDC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最后页是否快递面单</w:t>
            </w:r>
          </w:p>
        </w:tc>
        <w:tc>
          <w:tcPr>
            <w:tcW w:w="2769" w:type="dxa"/>
          </w:tcPr>
          <w:p w14:paraId="4CBEE98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单选</w:t>
            </w:r>
          </w:p>
        </w:tc>
        <w:tc>
          <w:tcPr>
            <w:tcW w:w="2769" w:type="dxa"/>
          </w:tcPr>
          <w:p w14:paraId="64776A8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选择「是」时，按识别出的面单页预切出独立的快递面单段（同一份文件可含多个包裹、多张面单，各管辖它前面的函证段）；默认「是」</w:t>
            </w:r>
          </w:p>
        </w:tc>
      </w:tr>
      <w:tr w14:paraId="694D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93E100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智能识别</w:t>
            </w:r>
          </w:p>
        </w:tc>
        <w:tc>
          <w:tcPr>
            <w:tcW w:w="2769" w:type="dxa"/>
          </w:tcPr>
          <w:p w14:paraId="7C5C009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61BECF7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一次把切分、归属、快递单号识别好，进切分页直接确认（识别结果全部可改）；与手动路（走「下一步」）并存，未启用时去掉该入口即可，手动路不受影响</w:t>
            </w:r>
          </w:p>
        </w:tc>
      </w:tr>
      <w:tr w14:paraId="5FB72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67D56B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下一步</w:t>
            </w:r>
          </w:p>
        </w:tc>
        <w:tc>
          <w:tcPr>
            <w:tcW w:w="2769" w:type="dxa"/>
          </w:tcPr>
          <w:p w14:paraId="55A925D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103E854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提交上传，系统进入识别流程并关闭弹窗（手动路：进切分页后自己切分与指定归属）</w:t>
            </w:r>
          </w:p>
        </w:tc>
      </w:tr>
      <w:tr w14:paraId="7355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B3116D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取消</w:t>
            </w:r>
          </w:p>
        </w:tc>
        <w:tc>
          <w:tcPr>
            <w:tcW w:w="2769" w:type="dxa"/>
          </w:tcPr>
          <w:p w14:paraId="055A1E3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2FACB80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关闭弹窗，不上传</w:t>
            </w:r>
          </w:p>
        </w:tc>
      </w:tr>
    </w:tbl>
    <w:p w14:paraId="46EB3760">
      <w:pPr>
        <w:pStyle w:val="25"/>
        <w:spacing w:line="360" w:lineRule="auto"/>
      </w:pPr>
      <w:r>
        <w:rPr>
          <w:rFonts w:hint="eastAsia" w:ascii="宋体" w:hAnsi="宋体" w:eastAsia="宋体" w:cs="宋体"/>
          <w:sz w:val="24"/>
        </w:rPr>
        <w:t>「上传银行函证回函」弹窗（面单口径 + 拖拽上传）：</w:t>
      </w:r>
    </w:p>
    <w:p w14:paraId="63D7ED6C">
      <w:pPr>
        <w:spacing w:line="360" w:lineRule="auto"/>
        <w:jc w:val="center"/>
      </w:pPr>
      <w:r>
        <w:drawing>
          <wp:inline distT="0" distB="0" distL="114300" distR="114300">
            <wp:extent cx="5399405" cy="4974590"/>
            <wp:effectExtent l="0" t="0" r="10795" b="889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12"/>
                    <a:stretch>
                      <a:fillRect/>
                    </a:stretch>
                  </pic:blipFill>
                  <pic:spPr>
                    <a:xfrm>
                      <a:off x="0" y="0"/>
                      <a:ext cx="5400000" cy="4975200"/>
                    </a:xfrm>
                    <a:prstGeom prst="rect">
                      <a:avLst/>
                    </a:prstGeom>
                  </pic:spPr>
                </pic:pic>
              </a:graphicData>
            </a:graphic>
          </wp:inline>
        </w:drawing>
      </w:r>
    </w:p>
    <w:p w14:paraId="438E934F">
      <w:pPr>
        <w:pStyle w:val="5"/>
        <w:spacing w:line="360" w:lineRule="auto"/>
      </w:pPr>
      <w:r>
        <w:rPr>
          <w:rFonts w:hint="eastAsia"/>
        </w:rPr>
        <w:t>页面字段说明</w:t>
      </w:r>
    </w:p>
    <w:p w14:paraId="02257C31">
      <w:pPr>
        <w:spacing w:line="360" w:lineRule="auto"/>
      </w:pPr>
      <w:r>
        <w:rPr>
          <w:rFonts w:hint="eastAsia" w:ascii="宋体" w:hAnsi="宋体" w:eastAsia="宋体" w:cs="宋体"/>
          <w:sz w:val="24"/>
        </w:rPr>
        <w:t>快递面单识别：上传后系统逐页判断是否为快递面单，命中即解码条形码取单号。</w:t>
      </w:r>
    </w:p>
    <w:p w14:paraId="5F1223E7">
      <w:pPr>
        <w:pStyle w:val="5"/>
        <w:spacing w:line="360" w:lineRule="auto"/>
      </w:pPr>
      <w:r>
        <w:rPr>
          <w:rFonts w:hint="eastAsia"/>
        </w:rPr>
        <w:t>输入、输出</w:t>
      </w:r>
    </w:p>
    <w:p w14:paraId="4AF962B6">
      <w:pPr>
        <w:spacing w:line="360" w:lineRule="auto"/>
      </w:pPr>
      <w:r>
        <w:rPr>
          <w:rFonts w:hint="eastAsia" w:ascii="宋体" w:hAnsi="宋体" w:eastAsia="宋体" w:cs="宋体"/>
          <w:sz w:val="24"/>
        </w:rPr>
        <w:t>输入：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00C98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0A33B9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4F7CC93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来源</w:t>
            </w:r>
          </w:p>
        </w:tc>
        <w:tc>
          <w:tcPr>
            <w:tcW w:w="2769" w:type="dxa"/>
          </w:tcPr>
          <w:p w14:paraId="00FCC5E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20BDC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53E260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银行函证回函文件</w:t>
            </w:r>
          </w:p>
        </w:tc>
        <w:tc>
          <w:tcPr>
            <w:tcW w:w="2769" w:type="dxa"/>
          </w:tcPr>
          <w:p w14:paraId="55ED085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人工上传（PDF）</w:t>
            </w:r>
          </w:p>
        </w:tc>
        <w:tc>
          <w:tcPr>
            <w:tcW w:w="2769" w:type="dxa"/>
          </w:tcPr>
          <w:p w14:paraId="26C0C02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一份文件可含同一被询证单位的多个函证</w:t>
            </w:r>
          </w:p>
        </w:tc>
      </w:tr>
      <w:tr w14:paraId="35C03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BDFE0E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最后页是否快递面单</w:t>
            </w:r>
          </w:p>
        </w:tc>
        <w:tc>
          <w:tcPr>
            <w:tcW w:w="2769" w:type="dxa"/>
          </w:tcPr>
          <w:p w14:paraId="56D4068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人工录入（单选）</w:t>
            </w:r>
          </w:p>
        </w:tc>
        <w:tc>
          <w:tcPr>
            <w:tcW w:w="2769" w:type="dxa"/>
          </w:tcPr>
          <w:p w14:paraId="6EF624E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为「是」时按识别出的面单页预切出独立的快递面单段（一份文件可含多个包裹、多张面单）</w:t>
            </w:r>
          </w:p>
        </w:tc>
      </w:tr>
    </w:tbl>
    <w:p w14:paraId="65496C31">
      <w:pPr>
        <w:spacing w:line="360" w:lineRule="auto"/>
      </w:pPr>
      <w:r>
        <w:rPr>
          <w:rFonts w:hint="eastAsia" w:ascii="宋体" w:hAnsi="宋体" w:eastAsia="宋体" w:cs="宋体"/>
          <w:sz w:val="24"/>
        </w:rPr>
        <w:t>输出：</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516E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3FAC53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53B40B0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去向</w:t>
            </w:r>
          </w:p>
        </w:tc>
        <w:tc>
          <w:tcPr>
            <w:tcW w:w="2769" w:type="dxa"/>
          </w:tcPr>
          <w:p w14:paraId="46BF654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3FFC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C1A64C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识别任务</w:t>
            </w:r>
          </w:p>
        </w:tc>
        <w:tc>
          <w:tcPr>
            <w:tcW w:w="2769" w:type="dxa"/>
          </w:tcPr>
          <w:p w14:paraId="7F1253A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回函列表（智能核查状态 / 智能核查进度两列）</w:t>
            </w:r>
          </w:p>
        </w:tc>
        <w:tc>
          <w:tcPr>
            <w:tcW w:w="2769" w:type="dxa"/>
          </w:tcPr>
          <w:p w14:paraId="1A182AF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银行函证按四要素识别，识别结果分两批返回</w:t>
            </w:r>
          </w:p>
        </w:tc>
      </w:tr>
      <w:tr w14:paraId="55EC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566000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上传批次</w:t>
            </w:r>
          </w:p>
        </w:tc>
        <w:tc>
          <w:tcPr>
            <w:tcW w:w="2769" w:type="dxa"/>
          </w:tcPr>
          <w:p w14:paraId="4034EEA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回函切分与归属</w:t>
            </w:r>
          </w:p>
        </w:tc>
        <w:tc>
          <w:tcPr>
            <w:tcW w:w="2769" w:type="dxa"/>
          </w:tcPr>
          <w:p w14:paraId="1033979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进入归属界面，等待人工切分与指定归属</w:t>
            </w:r>
          </w:p>
        </w:tc>
      </w:tr>
    </w:tbl>
    <w:p w14:paraId="591B7EB1">
      <w:pPr>
        <w:pStyle w:val="4"/>
        <w:spacing w:line="360" w:lineRule="auto"/>
      </w:pPr>
      <w:r>
        <w:rPr>
          <w:rFonts w:hint="eastAsia"/>
        </w:rPr>
        <w:t>回函切分与归属</w:t>
      </w:r>
    </w:p>
    <w:p w14:paraId="7D404464">
      <w:pPr>
        <w:pStyle w:val="5"/>
        <w:spacing w:line="360" w:lineRule="auto"/>
      </w:pPr>
      <w:r>
        <w:rPr>
          <w:rFonts w:hint="eastAsia"/>
        </w:rPr>
        <w:t>业务说明</w:t>
      </w:r>
    </w:p>
    <w:p w14:paraId="59F94105">
      <w:pPr>
        <w:spacing w:line="360" w:lineRule="auto"/>
        <w:ind w:firstLine="420"/>
      </w:pPr>
      <w:r>
        <w:rPr>
          <w:rFonts w:hint="eastAsia" w:ascii="宋体" w:hAnsi="宋体" w:eastAsia="宋体" w:cs="宋体"/>
          <w:sz w:val="24"/>
        </w:rPr>
        <w:t>一份扫描件里常常装着多封回函，需要人工把文件切成几段、并把每段归到对应的函证上。</w:t>
      </w:r>
    </w:p>
    <w:p w14:paraId="185A43B0">
      <w:pPr>
        <w:spacing w:line="360" w:lineRule="auto"/>
        <w:ind w:firstLine="420"/>
      </w:pPr>
      <w:r>
        <w:rPr>
          <w:rFonts w:hint="eastAsia" w:ascii="宋体" w:hAnsi="宋体" w:eastAsia="宋体" w:cs="宋体"/>
          <w:sz w:val="24"/>
        </w:rPr>
        <w:t>银行函证还会出现「多封函证 + 一张面单」：面单页需要单独切成一段，由它管辖前面的几个函证段。</w:t>
      </w:r>
    </w:p>
    <w:p w14:paraId="3937D24E">
      <w:pPr>
        <w:pStyle w:val="5"/>
        <w:spacing w:line="360" w:lineRule="auto"/>
      </w:pPr>
      <w:r>
        <w:rPr>
          <w:rFonts w:hint="eastAsia"/>
        </w:rPr>
        <w:t>业务规则</w:t>
      </w:r>
    </w:p>
    <w:p w14:paraId="27BAE214">
      <w:pPr>
        <w:numPr>
          <w:ilvl w:val="0"/>
          <w:numId w:val="3"/>
        </w:numPr>
        <w:spacing w:line="360" w:lineRule="auto"/>
      </w:pPr>
      <w:r>
        <w:rPr>
          <w:rFonts w:hint="eastAsia" w:ascii="宋体" w:hAnsi="宋体" w:eastAsia="宋体" w:cs="宋体"/>
          <w:sz w:val="24"/>
        </w:rPr>
        <w:t>未点「确定」（未提交）时，本批一律不写入回函列表：识别照跑，但落库、启动阶段二、回填核验都不发生；提交后仍要等该段全部检测项尘埃落定才写库（失败也算落定）。</w:t>
      </w:r>
    </w:p>
    <w:p w14:paraId="7B0D330D">
      <w:pPr>
        <w:numPr>
          <w:ilvl w:val="0"/>
          <w:numId w:val="3"/>
        </w:numPr>
        <w:spacing w:line="360" w:lineRule="auto"/>
      </w:pPr>
      <w:r>
        <w:rPr>
          <w:rFonts w:hint="eastAsia" w:ascii="宋体" w:hAnsi="宋体" w:eastAsia="宋体" w:cs="宋体"/>
          <w:sz w:val="24"/>
        </w:rPr>
        <w:t>初稿按类型分：往来 = 二维码已切好的分段（可微调）；银行 = 整份一段、由用户自己切。每段一个归属下拉。</w:t>
      </w:r>
    </w:p>
    <w:p w14:paraId="5830B532">
      <w:pPr>
        <w:numPr>
          <w:ilvl w:val="0"/>
          <w:numId w:val="3"/>
        </w:numPr>
        <w:spacing w:line="360" w:lineRule="auto"/>
      </w:pPr>
      <w:r>
        <w:rPr>
          <w:rFonts w:hint="eastAsia" w:ascii="宋体" w:hAnsi="宋体" w:eastAsia="宋体" w:cs="宋体"/>
          <w:sz w:val="24"/>
        </w:rPr>
        <w:t>同包裹的段用包裹标签区分（8 档固定色板循环），包裹号才是主标识，不在段与段之间画竖线。</w:t>
      </w:r>
    </w:p>
    <w:p w14:paraId="48176EF6">
      <w:pPr>
        <w:numPr>
          <w:ilvl w:val="0"/>
          <w:numId w:val="3"/>
        </w:numPr>
        <w:spacing w:line="360" w:lineRule="auto"/>
      </w:pPr>
      <w:r>
        <w:rPr>
          <w:rFonts w:hint="eastAsia" w:ascii="宋体" w:hAnsi="宋体" w:eastAsia="宋体" w:cs="宋体"/>
          <w:sz w:val="24"/>
        </w:rPr>
        <w:t>银行侧「快递面单识别」与切分并行：面单页是识别结果，到达后系统才把它预切成独立段；用户已切分处理过的不再另切，一律以人工切分为准（界面不提供任何“系统改切分”的入口）。</w:t>
      </w:r>
    </w:p>
    <w:p w14:paraId="0556CE83">
      <w:pPr>
        <w:numPr>
          <w:ilvl w:val="0"/>
          <w:numId w:val="3"/>
        </w:numPr>
        <w:spacing w:line="360" w:lineRule="auto"/>
      </w:pPr>
      <w:r>
        <w:rPr>
          <w:rFonts w:hint="eastAsia" w:ascii="宋体" w:hAnsi="宋体" w:eastAsia="宋体" w:cs="宋体"/>
          <w:sz w:val="24"/>
        </w:rPr>
        <w:t>快递单号只在面单段校验一次（银行侧不校验重复 —— 多段共用同一单号是正常形态）；人工填写的单号按“页”记录，用户改切分后值仍留在含该页的那一段上。</w:t>
      </w:r>
    </w:p>
    <w:p w14:paraId="0A15AA78">
      <w:pPr>
        <w:numPr>
          <w:ilvl w:val="0"/>
          <w:numId w:val="3"/>
        </w:numPr>
        <w:spacing w:line="360" w:lineRule="auto"/>
      </w:pPr>
      <w:r>
        <w:rPr>
          <w:rFonts w:hint="eastAsia" w:ascii="宋体" w:hAnsi="宋体" w:eastAsia="宋体" w:cs="宋体"/>
          <w:sz w:val="24"/>
        </w:rPr>
        <w:t>人工单号与系统识别不一致时，在该行人工值后挂一枚「系统识别 …」标签作提醒：不改人工值，也不提供“采用识别值”的动作。</w:t>
      </w:r>
    </w:p>
    <w:p w14:paraId="2EBEB236">
      <w:pPr>
        <w:numPr>
          <w:ilvl w:val="0"/>
          <w:numId w:val="3"/>
        </w:numPr>
        <w:spacing w:line="360" w:lineRule="auto"/>
      </w:pPr>
      <w:r>
        <w:rPr>
          <w:rFonts w:hint="eastAsia" w:ascii="宋体" w:hAnsi="宋体" w:eastAsia="宋体" w:cs="宋体"/>
          <w:sz w:val="24"/>
        </w:rPr>
        <w:t>银行侧切分有「手动 / 智能」两条路，默认手动；智能为可选增强（点一次把切分 / 归属 / 单号认好）。已动过切分时必须先确认「将用识别结果替换你当前的切分」。</w:t>
      </w:r>
    </w:p>
    <w:p w14:paraId="15FD47F9">
      <w:pPr>
        <w:numPr>
          <w:ilvl w:val="0"/>
          <w:numId w:val="3"/>
        </w:numPr>
        <w:spacing w:line="360" w:lineRule="auto"/>
      </w:pPr>
      <w:r>
        <w:rPr>
          <w:rFonts w:hint="eastAsia" w:ascii="宋体" w:hAnsi="宋体" w:eastAsia="宋体" w:cs="宋体"/>
          <w:sz w:val="24"/>
        </w:rPr>
        <w:t>识别切分是异步能力，效率须在实施前实测；本界面不得把切分绑死在识别结果上 —— 没有识别结果时，切分、归属、单号录入三件事照常可做。</w:t>
      </w:r>
    </w:p>
    <w:p w14:paraId="468E85D6">
      <w:pPr>
        <w:pStyle w:val="5"/>
        <w:spacing w:line="360" w:lineRule="auto"/>
      </w:pPr>
      <w:r>
        <w:rPr>
          <w:rFonts w:hint="eastAsia"/>
        </w:rPr>
        <w:t>使用角色</w:t>
      </w:r>
    </w:p>
    <w:p w14:paraId="08572D45">
      <w:pPr>
        <w:spacing w:line="360" w:lineRule="auto"/>
      </w:pPr>
      <w:r>
        <w:rPr>
          <w:rFonts w:hint="eastAsia" w:ascii="宋体" w:hAnsi="宋体" w:eastAsia="宋体" w:cs="宋体"/>
          <w:sz w:val="24"/>
        </w:rPr>
        <w:t>业务人员。</w:t>
      </w:r>
    </w:p>
    <w:p w14:paraId="3C063E78">
      <w:pPr>
        <w:pStyle w:val="5"/>
        <w:spacing w:line="360" w:lineRule="auto"/>
      </w:pPr>
      <w:r>
        <w:rPr>
          <w:rFonts w:hint="eastAsia"/>
        </w:rPr>
        <w:t>权限说明</w:t>
      </w:r>
    </w:p>
    <w:p w14:paraId="089DD427">
      <w:pPr>
        <w:numPr>
          <w:ilvl w:val="0"/>
          <w:numId w:val="3"/>
        </w:numPr>
        <w:spacing w:line="360" w:lineRule="auto"/>
      </w:pPr>
      <w:r>
        <w:rPr>
          <w:rFonts w:hint="eastAsia" w:ascii="宋体" w:hAnsi="宋体" w:eastAsia="宋体" w:cs="宋体"/>
          <w:sz w:val="24"/>
        </w:rPr>
        <w:t>菜单权限：业务人员拥有回函管理菜单权限。</w:t>
      </w:r>
    </w:p>
    <w:p w14:paraId="0E54A5B5">
      <w:pPr>
        <w:numPr>
          <w:ilvl w:val="0"/>
          <w:numId w:val="3"/>
        </w:numPr>
        <w:spacing w:line="360" w:lineRule="auto"/>
      </w:pPr>
      <w:r>
        <w:rPr>
          <w:rFonts w:hint="eastAsia" w:ascii="宋体" w:hAnsi="宋体" w:eastAsia="宋体" w:cs="宋体"/>
          <w:sz w:val="24"/>
        </w:rPr>
        <w:t>功能权限：维护－包括按固定页数拆分、按自定义页范围拆分、按份数拆分、设置切点、指定归属、修改快递单号。</w:t>
      </w:r>
    </w:p>
    <w:p w14:paraId="1E234341">
      <w:pPr>
        <w:numPr>
          <w:ilvl w:val="0"/>
          <w:numId w:val="3"/>
        </w:numPr>
        <w:spacing w:line="360" w:lineRule="auto"/>
      </w:pPr>
      <w:r>
        <w:rPr>
          <w:rFonts w:hint="eastAsia" w:ascii="宋体" w:hAnsi="宋体" w:eastAsia="宋体" w:cs="宋体"/>
          <w:sz w:val="24"/>
        </w:rPr>
        <w:t>列表数据权限：不涉及。</w:t>
      </w:r>
    </w:p>
    <w:p w14:paraId="31F4AE0D">
      <w:pPr>
        <w:pStyle w:val="5"/>
        <w:spacing w:line="360" w:lineRule="auto"/>
      </w:pPr>
      <w:r>
        <w:rPr>
          <w:rFonts w:hint="eastAsia"/>
        </w:rPr>
        <w:t>功能说明</w:t>
      </w:r>
    </w:p>
    <w:p w14:paraId="70F05265">
      <w:pPr>
        <w:spacing w:line="360" w:lineRule="auto"/>
        <w:ind w:firstLine="420"/>
      </w:pPr>
      <w:r>
        <w:rPr>
          <w:rFonts w:hint="eastAsia" w:ascii="宋体" w:hAnsi="宋体" w:eastAsia="宋体" w:cs="宋体"/>
          <w:sz w:val="24"/>
        </w:rPr>
        <w:t>本界面把一份回函文件切成若干段并逐段指定归属：段是「一件可辨认的东西」——一封函证或一张快递面单；归属确定后，系统才把该回函写入回函列表。</w:t>
      </w:r>
    </w:p>
    <w:p w14:paraId="266D3C60">
      <w:pPr>
        <w:spacing w:line="360" w:lineRule="auto"/>
      </w:pPr>
      <w:r>
        <w:rPr>
          <w:rFonts w:hint="eastAsia" w:ascii="宋体" w:hAnsi="宋体" w:eastAsia="宋体" w:cs="宋体"/>
          <w:sz w:val="24"/>
        </w:rPr>
        <w:t>操作说明：</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8"/>
        <w:gridCol w:w="1420"/>
        <w:gridCol w:w="5114"/>
      </w:tblGrid>
      <w:tr w14:paraId="1E3B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74D5A6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名称</w:t>
            </w:r>
          </w:p>
        </w:tc>
        <w:tc>
          <w:tcPr>
            <w:tcW w:w="2769" w:type="dxa"/>
          </w:tcPr>
          <w:p w14:paraId="652E3F6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类型</w:t>
            </w:r>
          </w:p>
        </w:tc>
        <w:tc>
          <w:tcPr>
            <w:tcW w:w="2769" w:type="dxa"/>
          </w:tcPr>
          <w:p w14:paraId="1F76149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规则/说明</w:t>
            </w:r>
          </w:p>
        </w:tc>
      </w:tr>
      <w:tr w14:paraId="47CCF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041C79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按固定页数拆分</w:t>
            </w:r>
          </w:p>
        </w:tc>
        <w:tc>
          <w:tcPr>
            <w:tcW w:w="2769" w:type="dxa"/>
          </w:tcPr>
          <w:p w14:paraId="204DFBC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单选</w:t>
            </w:r>
          </w:p>
        </w:tc>
        <w:tc>
          <w:tcPr>
            <w:tcW w:w="2769" w:type="dxa"/>
          </w:tcPr>
          <w:p w14:paraId="2E3D7EB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输入每封页数后点击应用，按固定页数自动切分</w:t>
            </w:r>
          </w:p>
        </w:tc>
      </w:tr>
      <w:tr w14:paraId="061D8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8A4813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每封页数</w:t>
            </w:r>
          </w:p>
        </w:tc>
        <w:tc>
          <w:tcPr>
            <w:tcW w:w="2769" w:type="dxa"/>
          </w:tcPr>
          <w:p w14:paraId="4AC8F04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输入框</w:t>
            </w:r>
          </w:p>
        </w:tc>
        <w:tc>
          <w:tcPr>
            <w:tcW w:w="2769" w:type="dxa"/>
          </w:tcPr>
          <w:p w14:paraId="7240844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正整数，选择「按固定页数拆分」时可填</w:t>
            </w:r>
          </w:p>
        </w:tc>
      </w:tr>
      <w:tr w14:paraId="6031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FF580A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按自定义页范围拆分</w:t>
            </w:r>
          </w:p>
        </w:tc>
        <w:tc>
          <w:tcPr>
            <w:tcW w:w="2769" w:type="dxa"/>
          </w:tcPr>
          <w:p w14:paraId="713CA22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单选</w:t>
            </w:r>
          </w:p>
        </w:tc>
        <w:tc>
          <w:tcPr>
            <w:tcW w:w="2769" w:type="dxa"/>
          </w:tcPr>
          <w:p w14:paraId="33FA54B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手工填写页区间进行切分</w:t>
            </w:r>
          </w:p>
        </w:tc>
      </w:tr>
      <w:tr w14:paraId="53A5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A0571F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按份数拆分</w:t>
            </w:r>
          </w:p>
        </w:tc>
        <w:tc>
          <w:tcPr>
            <w:tcW w:w="2769" w:type="dxa"/>
          </w:tcPr>
          <w:p w14:paraId="5993393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单选</w:t>
            </w:r>
          </w:p>
        </w:tc>
        <w:tc>
          <w:tcPr>
            <w:tcW w:w="2769" w:type="dxa"/>
          </w:tcPr>
          <w:p w14:paraId="02F69A7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按份数均分文件页数</w:t>
            </w:r>
          </w:p>
        </w:tc>
      </w:tr>
      <w:tr w14:paraId="4171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702308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应用</w:t>
            </w:r>
          </w:p>
        </w:tc>
        <w:tc>
          <w:tcPr>
            <w:tcW w:w="2769" w:type="dxa"/>
          </w:tcPr>
          <w:p w14:paraId="32CB0BE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4E1BCE3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按当前拆分方式生成切分结果</w:t>
            </w:r>
          </w:p>
        </w:tc>
      </w:tr>
      <w:tr w14:paraId="30EDE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8CEEAF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页间剪刀</w:t>
            </w:r>
          </w:p>
        </w:tc>
        <w:tc>
          <w:tcPr>
            <w:tcW w:w="2769" w:type="dxa"/>
          </w:tcPr>
          <w:p w14:paraId="5BA2275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5C02D02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点击在指定页之间设置／取消切点，切点用虚线标出</w:t>
            </w:r>
          </w:p>
        </w:tc>
      </w:tr>
      <w:tr w14:paraId="11105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C15B59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段缩略图</w:t>
            </w:r>
          </w:p>
        </w:tc>
        <w:tc>
          <w:tcPr>
            <w:tcW w:w="2769" w:type="dxa"/>
          </w:tcPr>
          <w:p w14:paraId="4279B5B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5580E58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点击某页选中其所属的段</w:t>
            </w:r>
          </w:p>
        </w:tc>
      </w:tr>
      <w:tr w14:paraId="25281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442C00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查看原件</w:t>
            </w:r>
          </w:p>
        </w:tc>
        <w:tc>
          <w:tcPr>
            <w:tcW w:w="2769" w:type="dxa"/>
          </w:tcPr>
          <w:p w14:paraId="1308FEE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3EABA5A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用浏览器直接打开该页原件</w:t>
            </w:r>
          </w:p>
        </w:tc>
      </w:tr>
      <w:tr w14:paraId="7B49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F5BBEA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放大预览</w:t>
            </w:r>
          </w:p>
        </w:tc>
        <w:tc>
          <w:tcPr>
            <w:tcW w:w="2769" w:type="dxa"/>
          </w:tcPr>
          <w:p w14:paraId="3672C48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弹窗</w:t>
            </w:r>
          </w:p>
        </w:tc>
        <w:tc>
          <w:tcPr>
            <w:tcW w:w="2769" w:type="dxa"/>
          </w:tcPr>
          <w:p w14:paraId="42078A1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悬停缩略图弹出局部放大预览；点缩略图可固定预览，固定后按住拖动查看其它位置、可顺时针旋转 90°（仅预览，不改原文件）</w:t>
            </w:r>
          </w:p>
        </w:tc>
      </w:tr>
      <w:tr w14:paraId="7D6F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14FA1C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归属</w:t>
            </w:r>
          </w:p>
        </w:tc>
        <w:tc>
          <w:tcPr>
            <w:tcW w:w="2769" w:type="dxa"/>
          </w:tcPr>
          <w:p w14:paraId="3F9D471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下拉选择</w:t>
            </w:r>
          </w:p>
        </w:tc>
        <w:tc>
          <w:tcPr>
            <w:tcW w:w="2769" w:type="dxa"/>
          </w:tcPr>
          <w:p w14:paraId="0694EDB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为每一段指定归属的函证（展示被询证单位·函证编号），或指定为「快递面单（本文件共用）」</w:t>
            </w:r>
          </w:p>
        </w:tc>
      </w:tr>
      <w:tr w14:paraId="34CD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4F5F6B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快递单号－改</w:t>
            </w:r>
          </w:p>
        </w:tc>
        <w:tc>
          <w:tcPr>
            <w:tcW w:w="2769" w:type="dxa"/>
          </w:tcPr>
          <w:p w14:paraId="6B9A66A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4A9F746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当该段快递单号为「未识别到 / 异常」时可就地修改；人工填写过的单号始终保留「改」入口，并标注「人工填写」</w:t>
            </w:r>
          </w:p>
        </w:tc>
      </w:tr>
      <w:tr w14:paraId="6221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DA7436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包裹标签</w:t>
            </w:r>
          </w:p>
        </w:tc>
        <w:tc>
          <w:tcPr>
            <w:tcW w:w="2769" w:type="dxa"/>
          </w:tcPr>
          <w:p w14:paraId="29E06F0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76D7435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同一包裹的每一段都展示「包裹 N」标签，同一包裹同色，用于识别哪些段是同一个快递件</w:t>
            </w:r>
          </w:p>
        </w:tc>
      </w:tr>
      <w:tr w14:paraId="22A5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C7ADA4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初稿来源一行</w:t>
            </w:r>
          </w:p>
        </w:tc>
        <w:tc>
          <w:tcPr>
            <w:tcW w:w="2769" w:type="dxa"/>
          </w:tcPr>
          <w:p w14:paraId="09636E4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47DE5A5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仅银行侧显示，常驻界面顶部：手动态写「当前为手动切分（初稿：整份一段）—— 也可由系统先认一遍」，智能态写「智能识别已应用 —— 已切好 N 封函证 + P 段快递面单，归属与快递单号已带入」</w:t>
            </w:r>
          </w:p>
        </w:tc>
      </w:tr>
      <w:tr w14:paraId="7D00B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3B5416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智能识别 / 重新智能识别</w:t>
            </w:r>
          </w:p>
        </w:tc>
        <w:tc>
          <w:tcPr>
            <w:tcW w:w="2769" w:type="dxa"/>
          </w:tcPr>
          <w:p w14:paraId="4044CEA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2ACCE80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跑一段识别过程（原型约 5 秒，一行进度文字），跑完把初稿换成识别结果（切分 / 归属 / 快递单号一次到位）；已动过切分时先确认「将用识别结果替换你当前的切分」</w:t>
            </w:r>
          </w:p>
        </w:tc>
      </w:tr>
      <w:tr w14:paraId="2A1E9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582AE8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快递面单识别状态行</w:t>
            </w:r>
          </w:p>
        </w:tc>
        <w:tc>
          <w:tcPr>
            <w:tcW w:w="2769" w:type="dxa"/>
          </w:tcPr>
          <w:p w14:paraId="4263C64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12667CA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仅银行侧显示，常驻界面顶部（智能模式下不显示，见业务规则第 11 条）：识别中／已识别 N 张（已切成独立段 · 归入 P 个包裹）／未识别到／失败（可手工标为面单）</w:t>
            </w:r>
          </w:p>
        </w:tc>
      </w:tr>
      <w:tr w14:paraId="09809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9CBF44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面单页角标</w:t>
            </w:r>
          </w:p>
        </w:tc>
        <w:tc>
          <w:tcPr>
            <w:tcW w:w="2769" w:type="dxa"/>
          </w:tcPr>
          <w:p w14:paraId="791B166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4A44425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缩略图中被识别为快递面单的页，左下角带「面单」小标（识别结果到达时出现）</w:t>
            </w:r>
          </w:p>
        </w:tc>
      </w:tr>
      <w:tr w14:paraId="44FF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ECD167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确定</w:t>
            </w:r>
          </w:p>
        </w:tc>
        <w:tc>
          <w:tcPr>
            <w:tcW w:w="2769" w:type="dxa"/>
          </w:tcPr>
          <w:p w14:paraId="6807386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4071D8E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提交切分与归属结果，生成／重建该文件的识别任务并关闭界面</w:t>
            </w:r>
          </w:p>
        </w:tc>
      </w:tr>
    </w:tbl>
    <w:p w14:paraId="40E30274">
      <w:pPr>
        <w:pStyle w:val="25"/>
        <w:spacing w:line="360" w:lineRule="auto"/>
      </w:pPr>
      <w:r>
        <w:rPr>
          <w:rFonts w:hint="eastAsia" w:ascii="宋体" w:hAnsi="宋体" w:eastAsia="宋体" w:cs="宋体"/>
          <w:sz w:val="24"/>
        </w:rPr>
        <w:t>回函切分与归属 · 往来侧初稿：按二维码切分成段 → 逐段核对归属（确认后才进入识别）：</w:t>
      </w:r>
    </w:p>
    <w:p w14:paraId="39E94E25">
      <w:pPr>
        <w:spacing w:line="360" w:lineRule="auto"/>
        <w:jc w:val="center"/>
      </w:pPr>
      <w:r>
        <w:drawing>
          <wp:inline distT="0" distB="0" distL="114300" distR="114300">
            <wp:extent cx="5399405" cy="3192780"/>
            <wp:effectExtent l="0" t="0" r="10795" b="762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13"/>
                    <a:stretch>
                      <a:fillRect/>
                    </a:stretch>
                  </pic:blipFill>
                  <pic:spPr>
                    <a:xfrm>
                      <a:off x="0" y="0"/>
                      <a:ext cx="5400000" cy="3193199"/>
                    </a:xfrm>
                    <a:prstGeom prst="rect">
                      <a:avLst/>
                    </a:prstGeom>
                  </pic:spPr>
                </pic:pic>
              </a:graphicData>
            </a:graphic>
          </wp:inline>
        </w:drawing>
      </w:r>
    </w:p>
    <w:p w14:paraId="0A4E830D">
      <w:pPr>
        <w:pStyle w:val="25"/>
        <w:spacing w:line="360" w:lineRule="auto"/>
      </w:pPr>
      <w:r>
        <w:rPr>
          <w:rFonts w:hint="eastAsia" w:ascii="宋体" w:hAnsi="宋体" w:eastAsia="宋体" w:cs="宋体"/>
          <w:sz w:val="24"/>
        </w:rPr>
        <w:t>回函切分与归属 · 银行侧初稿：识别出的面单页已预切成独立面单段（一份文件可含多个包裹），函证段仍由用户自己切：</w:t>
      </w:r>
    </w:p>
    <w:p w14:paraId="1D7EE5E4">
      <w:pPr>
        <w:spacing w:line="360" w:lineRule="auto"/>
        <w:jc w:val="center"/>
      </w:pPr>
      <w:r>
        <w:drawing>
          <wp:inline distT="0" distB="0" distL="114300" distR="114300">
            <wp:extent cx="5399405" cy="3192780"/>
            <wp:effectExtent l="0" t="0" r="10795" b="762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14"/>
                    <a:stretch>
                      <a:fillRect/>
                    </a:stretch>
                  </pic:blipFill>
                  <pic:spPr>
                    <a:xfrm>
                      <a:off x="0" y="0"/>
                      <a:ext cx="5400000" cy="3193199"/>
                    </a:xfrm>
                    <a:prstGeom prst="rect">
                      <a:avLst/>
                    </a:prstGeom>
                  </pic:spPr>
                </pic:pic>
              </a:graphicData>
            </a:graphic>
          </wp:inline>
        </w:drawing>
      </w:r>
    </w:p>
    <w:p w14:paraId="1D333968">
      <w:pPr>
        <w:pStyle w:val="25"/>
        <w:spacing w:line="360" w:lineRule="auto"/>
      </w:pPr>
      <w:r>
        <w:rPr>
          <w:rFonts w:hint="eastAsia" w:ascii="宋体" w:hAnsi="宋体" w:eastAsia="宋体" w:cs="宋体"/>
          <w:sz w:val="24"/>
        </w:rPr>
        <w:t>回函切分与归属 · 银行侧「智能识别」初稿态：初稿即识别结果（已切好 20 段 = 16 封函证 + 4 张面单 / 4 个包裹，归属与快递单号已带入）：</w:t>
      </w:r>
    </w:p>
    <w:p w14:paraId="35627952">
      <w:pPr>
        <w:spacing w:line="360" w:lineRule="auto"/>
        <w:jc w:val="center"/>
      </w:pPr>
      <w:r>
        <w:drawing>
          <wp:inline distT="0" distB="0" distL="114300" distR="114300">
            <wp:extent cx="5399405" cy="3192780"/>
            <wp:effectExtent l="0" t="0" r="10795" b="762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15"/>
                    <a:stretch>
                      <a:fillRect/>
                    </a:stretch>
                  </pic:blipFill>
                  <pic:spPr>
                    <a:xfrm>
                      <a:off x="0" y="0"/>
                      <a:ext cx="5400000" cy="3193199"/>
                    </a:xfrm>
                    <a:prstGeom prst="rect">
                      <a:avLst/>
                    </a:prstGeom>
                  </pic:spPr>
                </pic:pic>
              </a:graphicData>
            </a:graphic>
          </wp:inline>
        </w:drawing>
      </w:r>
    </w:p>
    <w:p w14:paraId="40D523F8">
      <w:pPr>
        <w:pStyle w:val="5"/>
        <w:spacing w:line="360" w:lineRule="auto"/>
      </w:pPr>
      <w:r>
        <w:rPr>
          <w:rFonts w:hint="eastAsia"/>
        </w:rPr>
        <w:t>页面字段说明</w:t>
      </w:r>
    </w:p>
    <w:p w14:paraId="75ACE5C9">
      <w:pPr>
        <w:numPr>
          <w:ilvl w:val="0"/>
          <w:numId w:val="3"/>
        </w:numPr>
        <w:spacing w:line="360" w:lineRule="auto"/>
      </w:pPr>
      <w:r>
        <w:rPr>
          <w:rFonts w:hint="eastAsia" w:ascii="宋体" w:hAnsi="宋体" w:eastAsia="宋体" w:cs="宋体"/>
          <w:sz w:val="24"/>
        </w:rPr>
        <w:t>段：由切点划分的连续页区间；一个段就是一件可辨认的东西 —— 一封函证或一张快递面单。</w:t>
      </w:r>
    </w:p>
    <w:p w14:paraId="0B514124">
      <w:pPr>
        <w:numPr>
          <w:ilvl w:val="0"/>
          <w:numId w:val="3"/>
        </w:numPr>
        <w:spacing w:line="360" w:lineRule="auto"/>
      </w:pPr>
      <w:r>
        <w:rPr>
          <w:rFonts w:hint="eastAsia" w:ascii="宋体" w:hAnsi="宋体" w:eastAsia="宋体" w:cs="宋体"/>
          <w:sz w:val="24"/>
        </w:rPr>
        <w:t>快递面单段：全部页都是面单页的段；它只给前面的函证段提供快递单号，归属恒为「待指定」，因此不写入回函列表。</w:t>
      </w:r>
    </w:p>
    <w:p w14:paraId="57BE5DEC">
      <w:pPr>
        <w:numPr>
          <w:ilvl w:val="0"/>
          <w:numId w:val="3"/>
        </w:numPr>
        <w:spacing w:line="360" w:lineRule="auto"/>
      </w:pPr>
      <w:r>
        <w:rPr>
          <w:rFonts w:hint="eastAsia" w:ascii="宋体" w:hAnsi="宋体" w:eastAsia="宋体" w:cs="宋体"/>
          <w:sz w:val="24"/>
        </w:rPr>
        <w:t>管辖规则：面单段管辖它前面的段，直到上一个面单段为止（一次扫描多个包裹同样成立）。</w:t>
      </w:r>
    </w:p>
    <w:p w14:paraId="27743CFE">
      <w:pPr>
        <w:numPr>
          <w:ilvl w:val="0"/>
          <w:numId w:val="3"/>
        </w:numPr>
        <w:spacing w:line="360" w:lineRule="auto"/>
      </w:pPr>
      <w:r>
        <w:rPr>
          <w:rFonts w:hint="eastAsia" w:ascii="宋体" w:hAnsi="宋体" w:eastAsia="宋体" w:cs="宋体"/>
          <w:sz w:val="24"/>
        </w:rPr>
        <w:t>快递单号取值：被面单段管辖的函证段继承该面单段的单号，改一处全改。</w:t>
      </w:r>
    </w:p>
    <w:p w14:paraId="3B446750">
      <w:pPr>
        <w:pStyle w:val="5"/>
        <w:spacing w:line="360" w:lineRule="auto"/>
      </w:pPr>
      <w:r>
        <w:rPr>
          <w:rFonts w:hint="eastAsia"/>
        </w:rPr>
        <w:t>输入、输出</w:t>
      </w:r>
    </w:p>
    <w:p w14:paraId="1860B200">
      <w:pPr>
        <w:spacing w:line="360" w:lineRule="auto"/>
      </w:pPr>
      <w:r>
        <w:rPr>
          <w:rFonts w:hint="eastAsia" w:ascii="宋体" w:hAnsi="宋体" w:eastAsia="宋体" w:cs="宋体"/>
          <w:sz w:val="24"/>
        </w:rPr>
        <w:t>输入：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2E97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3B964D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4699C5F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来源</w:t>
            </w:r>
          </w:p>
        </w:tc>
        <w:tc>
          <w:tcPr>
            <w:tcW w:w="2769" w:type="dxa"/>
          </w:tcPr>
          <w:p w14:paraId="4499351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5618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7A000D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回函文件各页</w:t>
            </w:r>
          </w:p>
        </w:tc>
        <w:tc>
          <w:tcPr>
            <w:tcW w:w="2769" w:type="dxa"/>
          </w:tcPr>
          <w:p w14:paraId="4E3C323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系统内生成</w:t>
            </w:r>
          </w:p>
        </w:tc>
        <w:tc>
          <w:tcPr>
            <w:tcW w:w="2769" w:type="dxa"/>
          </w:tcPr>
          <w:p w14:paraId="6ACF728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按原件逐页渲染为页缩略图墙</w:t>
            </w:r>
          </w:p>
        </w:tc>
      </w:tr>
      <w:tr w14:paraId="0423B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09ED82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切点与拆分方式</w:t>
            </w:r>
          </w:p>
        </w:tc>
        <w:tc>
          <w:tcPr>
            <w:tcW w:w="2769" w:type="dxa"/>
          </w:tcPr>
          <w:p w14:paraId="076A6AE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人工录入</w:t>
            </w:r>
          </w:p>
        </w:tc>
        <w:tc>
          <w:tcPr>
            <w:tcW w:w="2769" w:type="dxa"/>
          </w:tcPr>
          <w:p w14:paraId="299D34F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页间剪刀 / 按固定页数 / 按自定义页范围 / 按份数拆分</w:t>
            </w:r>
          </w:p>
        </w:tc>
      </w:tr>
      <w:tr w14:paraId="3AB27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F3AB28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归属选择</w:t>
            </w:r>
          </w:p>
        </w:tc>
        <w:tc>
          <w:tcPr>
            <w:tcW w:w="2769" w:type="dxa"/>
          </w:tcPr>
          <w:p w14:paraId="1960630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人工录入</w:t>
            </w:r>
          </w:p>
        </w:tc>
        <w:tc>
          <w:tcPr>
            <w:tcW w:w="2769" w:type="dxa"/>
          </w:tcPr>
          <w:p w14:paraId="31C9072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每段指定函证，或指定为「快递面单（本文件共用）」</w:t>
            </w:r>
          </w:p>
        </w:tc>
      </w:tr>
      <w:tr w14:paraId="73E56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324365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快递单号</w:t>
            </w:r>
          </w:p>
        </w:tc>
        <w:tc>
          <w:tcPr>
            <w:tcW w:w="2769" w:type="dxa"/>
          </w:tcPr>
          <w:p w14:paraId="1558B4A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人工录入</w:t>
            </w:r>
          </w:p>
        </w:tc>
        <w:tc>
          <w:tcPr>
            <w:tcW w:w="2769" w:type="dxa"/>
          </w:tcPr>
          <w:p w14:paraId="450BF57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面单段识别不到可就地修改；人工填写后保留「改」入口</w:t>
            </w:r>
          </w:p>
        </w:tc>
      </w:tr>
    </w:tbl>
    <w:p w14:paraId="5E54637C">
      <w:pPr>
        <w:spacing w:line="360" w:lineRule="auto"/>
      </w:pPr>
      <w:r>
        <w:rPr>
          <w:rFonts w:hint="eastAsia" w:ascii="宋体" w:hAnsi="宋体" w:eastAsia="宋体" w:cs="宋体"/>
          <w:sz w:val="24"/>
        </w:rPr>
        <w:t>输出：</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27A89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46920C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5163B29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去向</w:t>
            </w:r>
          </w:p>
        </w:tc>
        <w:tc>
          <w:tcPr>
            <w:tcW w:w="2769" w:type="dxa"/>
          </w:tcPr>
          <w:p w14:paraId="0A5A4C2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39756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E314B9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切分与归属结果</w:t>
            </w:r>
          </w:p>
        </w:tc>
        <w:tc>
          <w:tcPr>
            <w:tcW w:w="2769" w:type="dxa"/>
          </w:tcPr>
          <w:p w14:paraId="508DB39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回函列表</w:t>
            </w:r>
          </w:p>
        </w:tc>
        <w:tc>
          <w:tcPr>
            <w:tcW w:w="2769" w:type="dxa"/>
          </w:tcPr>
          <w:p w14:paraId="3FD6A61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生成 / 重建识别任务；归属确定后写入列表</w:t>
            </w:r>
          </w:p>
        </w:tc>
      </w:tr>
      <w:tr w14:paraId="2DE0A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8F9033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快递单号</w:t>
            </w:r>
          </w:p>
        </w:tc>
        <w:tc>
          <w:tcPr>
            <w:tcW w:w="2769" w:type="dxa"/>
          </w:tcPr>
          <w:p w14:paraId="2E85188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回函快递信息</w:t>
            </w:r>
          </w:p>
        </w:tc>
        <w:tc>
          <w:tcPr>
            <w:tcW w:w="2769" w:type="dxa"/>
          </w:tcPr>
          <w:p w14:paraId="6C8AA48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被面单段管辖的函证段继承该单号</w:t>
            </w:r>
          </w:p>
        </w:tc>
      </w:tr>
      <w:tr w14:paraId="69A9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75AD83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面单段管辖关系</w:t>
            </w:r>
          </w:p>
        </w:tc>
        <w:tc>
          <w:tcPr>
            <w:tcW w:w="2769" w:type="dxa"/>
          </w:tcPr>
          <w:p w14:paraId="09DF8AE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系统内保存</w:t>
            </w:r>
          </w:p>
        </w:tc>
        <w:tc>
          <w:tcPr>
            <w:tcW w:w="2769" w:type="dxa"/>
          </w:tcPr>
          <w:p w14:paraId="35B53B5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决定同一包裹内哪些函证共用同一单号</w:t>
            </w:r>
          </w:p>
        </w:tc>
      </w:tr>
    </w:tbl>
    <w:p w14:paraId="720D4599">
      <w:pPr>
        <w:pStyle w:val="4"/>
        <w:spacing w:line="360" w:lineRule="auto"/>
      </w:pPr>
      <w:r>
        <w:rPr>
          <w:rFonts w:hint="eastAsia"/>
        </w:rPr>
        <w:t>AI 智能核验－发函回函一致性检测</w:t>
      </w:r>
    </w:p>
    <w:p w14:paraId="2540D9E0">
      <w:pPr>
        <w:pStyle w:val="5"/>
        <w:spacing w:line="360" w:lineRule="auto"/>
      </w:pPr>
      <w:r>
        <w:rPr>
          <w:rFonts w:hint="eastAsia"/>
        </w:rPr>
        <w:t>业务说明</w:t>
      </w:r>
    </w:p>
    <w:p w14:paraId="01C0EF4D">
      <w:pPr>
        <w:spacing w:line="360" w:lineRule="auto"/>
        <w:ind w:firstLine="420"/>
      </w:pPr>
      <w:r>
        <w:rPr>
          <w:rFonts w:hint="eastAsia" w:ascii="宋体" w:hAnsi="宋体" w:eastAsia="宋体" w:cs="宋体"/>
          <w:sz w:val="24"/>
        </w:rPr>
        <w:t>业务人员需要把回函件上的数据与发函底稿逐格核对，确认被询证单位填写的内容与发函是否一致。</w:t>
      </w:r>
    </w:p>
    <w:p w14:paraId="23217314">
      <w:pPr>
        <w:spacing w:line="360" w:lineRule="auto"/>
        <w:ind w:firstLine="420"/>
      </w:pPr>
      <w:r>
        <w:rPr>
          <w:rFonts w:hint="eastAsia" w:ascii="宋体" w:hAnsi="宋体" w:eastAsia="宋体" w:cs="宋体"/>
          <w:sz w:val="24"/>
        </w:rPr>
        <w:t>系统把发函件中的每张数据表格识别出来展示，回函中与发函不一致的地方就地标红，业务人员只看差异即可。</w:t>
      </w:r>
    </w:p>
    <w:p w14:paraId="68DDF895">
      <w:pPr>
        <w:pStyle w:val="5"/>
        <w:spacing w:line="360" w:lineRule="auto"/>
      </w:pPr>
      <w:r>
        <w:rPr>
          <w:rFonts w:hint="eastAsia"/>
        </w:rPr>
        <w:t>业务规则</w:t>
      </w:r>
    </w:p>
    <w:p w14:paraId="041894D2">
      <w:pPr>
        <w:numPr>
          <w:ilvl w:val="0"/>
          <w:numId w:val="3"/>
        </w:numPr>
        <w:spacing w:line="360" w:lineRule="auto"/>
      </w:pPr>
      <w:r>
        <w:rPr>
          <w:rFonts w:hint="eastAsia" w:ascii="宋体" w:hAnsi="宋体" w:eastAsia="宋体" w:cs="宋体"/>
          <w:sz w:val="24"/>
        </w:rPr>
        <w:t>不再左右并排：右栏宽度有限，两表并排会让金额列换行、同一行要左右来回看；发函 × 回函的正反对照在左侧预览里完成。</w:t>
      </w:r>
    </w:p>
    <w:p w14:paraId="0E93926E">
      <w:pPr>
        <w:numPr>
          <w:ilvl w:val="0"/>
          <w:numId w:val="3"/>
        </w:numPr>
        <w:spacing w:line="360" w:lineRule="auto"/>
      </w:pPr>
      <w:r>
        <w:rPr>
          <w:rFonts w:hint="eastAsia" w:ascii="宋体" w:hAnsi="宋体" w:eastAsia="宋体" w:cs="宋体"/>
          <w:sz w:val="24"/>
        </w:rPr>
        <w:t>四个比对结论的口径：一致（两侧取值相同）／不一致（取值不同，单元格标红、悬停看差异额）／未列示（发函有、回函未列示）／新增（回函多出）。</w:t>
      </w:r>
    </w:p>
    <w:p w14:paraId="534968A2">
      <w:pPr>
        <w:numPr>
          <w:ilvl w:val="0"/>
          <w:numId w:val="3"/>
        </w:numPr>
        <w:spacing w:line="360" w:lineRule="auto"/>
      </w:pPr>
      <w:r>
        <w:rPr>
          <w:rFonts w:hint="eastAsia" w:ascii="宋体" w:hAnsi="宋体" w:eastAsia="宋体" w:cs="宋体"/>
          <w:sz w:val="24"/>
        </w:rPr>
        <w:t>左侧预览默认取景：本项＝双栏均分（两件对照）；印章核查 / 手写体识别＝回函件放大、发函用印件折叠。</w:t>
      </w:r>
    </w:p>
    <w:p w14:paraId="24A622C2">
      <w:pPr>
        <w:numPr>
          <w:ilvl w:val="0"/>
          <w:numId w:val="3"/>
        </w:numPr>
        <w:spacing w:line="360" w:lineRule="auto"/>
      </w:pPr>
      <w:r>
        <w:rPr>
          <w:rFonts w:hint="eastAsia" w:ascii="宋体" w:hAnsi="宋体" w:eastAsia="宋体" w:cs="宋体"/>
          <w:sz w:val="24"/>
        </w:rPr>
        <w:t>本页签不设「人工确认」列：差异属客观事实、不需要逐行采纳，「回函结果不相符处的描述」的出处是「手写体识别」页（银行侧是「回函是否相符检测」页）；本页签的进入与页脚「采纳 / 不采纳」口径见「回函列表」。</w:t>
      </w:r>
    </w:p>
    <w:p w14:paraId="0979E3D9">
      <w:pPr>
        <w:pStyle w:val="5"/>
        <w:spacing w:line="360" w:lineRule="auto"/>
      </w:pPr>
      <w:r>
        <w:rPr>
          <w:rFonts w:hint="eastAsia"/>
        </w:rPr>
        <w:t>使用角色</w:t>
      </w:r>
    </w:p>
    <w:p w14:paraId="2F6D4DAB">
      <w:pPr>
        <w:numPr>
          <w:ilvl w:val="0"/>
          <w:numId w:val="3"/>
        </w:numPr>
        <w:spacing w:line="360" w:lineRule="auto"/>
      </w:pPr>
      <w:r>
        <w:rPr>
          <w:rFonts w:hint="eastAsia" w:ascii="宋体" w:hAnsi="宋体" w:eastAsia="宋体" w:cs="宋体"/>
          <w:sz w:val="24"/>
        </w:rPr>
        <w:t>业务人员</w:t>
      </w:r>
    </w:p>
    <w:p w14:paraId="465F4766">
      <w:pPr>
        <w:numPr>
          <w:ilvl w:val="0"/>
          <w:numId w:val="3"/>
        </w:numPr>
        <w:spacing w:line="360" w:lineRule="auto"/>
      </w:pPr>
      <w:r>
        <w:rPr>
          <w:rFonts w:hint="eastAsia" w:ascii="宋体" w:hAnsi="宋体" w:eastAsia="宋体" w:cs="宋体"/>
          <w:sz w:val="24"/>
        </w:rPr>
        <w:t>复核人员。</w:t>
      </w:r>
    </w:p>
    <w:p w14:paraId="608B9A46">
      <w:pPr>
        <w:pStyle w:val="5"/>
        <w:spacing w:line="360" w:lineRule="auto"/>
      </w:pPr>
      <w:r>
        <w:rPr>
          <w:rFonts w:hint="eastAsia"/>
        </w:rPr>
        <w:t>权限说明</w:t>
      </w:r>
    </w:p>
    <w:p w14:paraId="2718B241">
      <w:pPr>
        <w:numPr>
          <w:ilvl w:val="0"/>
          <w:numId w:val="3"/>
        </w:numPr>
        <w:spacing w:line="360" w:lineRule="auto"/>
      </w:pPr>
      <w:r>
        <w:rPr>
          <w:rFonts w:hint="eastAsia" w:ascii="宋体" w:hAnsi="宋体" w:eastAsia="宋体" w:cs="宋体"/>
          <w:sz w:val="24"/>
        </w:rPr>
        <w:t>菜单权限：业务人员、复核人员均拥有回函管理菜单权限。</w:t>
      </w:r>
    </w:p>
    <w:p w14:paraId="3E742D89">
      <w:pPr>
        <w:numPr>
          <w:ilvl w:val="0"/>
          <w:numId w:val="3"/>
        </w:numPr>
        <w:spacing w:line="360" w:lineRule="auto"/>
      </w:pPr>
      <w:r>
        <w:rPr>
          <w:rFonts w:hint="eastAsia" w:ascii="宋体" w:hAnsi="宋体" w:eastAsia="宋体" w:cs="宋体"/>
          <w:sz w:val="24"/>
        </w:rPr>
        <w:t>功能权限：查看－包括查看发函／回函原件、查看逐表对比结果、查看差异明细。</w:t>
      </w:r>
    </w:p>
    <w:p w14:paraId="2696761A">
      <w:pPr>
        <w:numPr>
          <w:ilvl w:val="0"/>
          <w:numId w:val="3"/>
        </w:numPr>
        <w:spacing w:line="360" w:lineRule="auto"/>
      </w:pPr>
      <w:r>
        <w:rPr>
          <w:rFonts w:hint="eastAsia" w:ascii="宋体" w:hAnsi="宋体" w:eastAsia="宋体" w:cs="宋体"/>
          <w:sz w:val="24"/>
        </w:rPr>
        <w:t>列表数据权限：不涉及。</w:t>
      </w:r>
    </w:p>
    <w:p w14:paraId="56FDB8CA">
      <w:pPr>
        <w:pStyle w:val="5"/>
        <w:spacing w:line="360" w:lineRule="auto"/>
      </w:pPr>
      <w:r>
        <w:rPr>
          <w:rFonts w:hint="eastAsia"/>
        </w:rPr>
        <w:t>功能说明</w:t>
      </w:r>
    </w:p>
    <w:p w14:paraId="216303B2">
      <w:pPr>
        <w:spacing w:line="360" w:lineRule="auto"/>
        <w:ind w:firstLine="420"/>
      </w:pPr>
      <w:r>
        <w:rPr>
          <w:rFonts w:hint="eastAsia" w:ascii="宋体" w:hAnsi="宋体" w:eastAsia="宋体" w:cs="宋体"/>
          <w:sz w:val="24"/>
        </w:rPr>
        <w:t>本页面把发函件中的每张数据表格识别出来逐表展示，回函中与发函不一致的单元格就地标红，业务人员只看差异即可完成核对。</w:t>
      </w:r>
    </w:p>
    <w:p w14:paraId="4666ADE9">
      <w:pPr>
        <w:spacing w:line="360" w:lineRule="auto"/>
      </w:pPr>
      <w:r>
        <w:rPr>
          <w:rFonts w:hint="eastAsia" w:ascii="宋体" w:hAnsi="宋体" w:eastAsia="宋体" w:cs="宋体"/>
          <w:sz w:val="24"/>
        </w:rPr>
        <w:t>操作说明：</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8"/>
        <w:gridCol w:w="1420"/>
        <w:gridCol w:w="5114"/>
      </w:tblGrid>
      <w:tr w14:paraId="26675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9C29B9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名称</w:t>
            </w:r>
          </w:p>
        </w:tc>
        <w:tc>
          <w:tcPr>
            <w:tcW w:w="2769" w:type="dxa"/>
          </w:tcPr>
          <w:p w14:paraId="433AC11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类型</w:t>
            </w:r>
          </w:p>
        </w:tc>
        <w:tc>
          <w:tcPr>
            <w:tcW w:w="2769" w:type="dxa"/>
          </w:tcPr>
          <w:p w14:paraId="5121820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规则/说明</w:t>
            </w:r>
          </w:p>
        </w:tc>
      </w:tr>
      <w:tr w14:paraId="2B96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09AA5F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全部数据表格</w:t>
            </w:r>
          </w:p>
        </w:tc>
        <w:tc>
          <w:tcPr>
            <w:tcW w:w="2769" w:type="dxa"/>
          </w:tcPr>
          <w:p w14:paraId="78E0F59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单选</w:t>
            </w:r>
          </w:p>
        </w:tc>
        <w:tc>
          <w:tcPr>
            <w:tcW w:w="2769" w:type="dxa"/>
          </w:tcPr>
          <w:p w14:paraId="6B83992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展示识别出的全部表格</w:t>
            </w:r>
          </w:p>
        </w:tc>
      </w:tr>
      <w:tr w14:paraId="6B1B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299A9B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只看有差异的表</w:t>
            </w:r>
          </w:p>
        </w:tc>
        <w:tc>
          <w:tcPr>
            <w:tcW w:w="2769" w:type="dxa"/>
          </w:tcPr>
          <w:p w14:paraId="49B9FCA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单选</w:t>
            </w:r>
          </w:p>
        </w:tc>
        <w:tc>
          <w:tcPr>
            <w:tcW w:w="2769" w:type="dxa"/>
          </w:tcPr>
          <w:p w14:paraId="578142C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仅展示存在差异的表格</w:t>
            </w:r>
          </w:p>
        </w:tc>
      </w:tr>
      <w:tr w14:paraId="0F96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A0BDF6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查看原件</w:t>
            </w:r>
          </w:p>
        </w:tc>
        <w:tc>
          <w:tcPr>
            <w:tcW w:w="2769" w:type="dxa"/>
          </w:tcPr>
          <w:p w14:paraId="40E221B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3B22738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把左侧两件原件同时定位到该表格所在页</w:t>
            </w:r>
          </w:p>
        </w:tc>
      </w:tr>
      <w:tr w14:paraId="1EB2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F249FB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差异单元格</w:t>
            </w:r>
          </w:p>
        </w:tc>
        <w:tc>
          <w:tcPr>
            <w:tcW w:w="2769" w:type="dxa"/>
          </w:tcPr>
          <w:p w14:paraId="314941E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0D9B8DC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红框标注；鼠标悬停显示回函取值与差额</w:t>
            </w:r>
          </w:p>
        </w:tc>
      </w:tr>
      <w:tr w14:paraId="32669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B2C0F4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表格控件</w:t>
            </w:r>
          </w:p>
        </w:tc>
        <w:tc>
          <w:tcPr>
            <w:tcW w:w="2769" w:type="dxa"/>
          </w:tcPr>
          <w:p w14:paraId="3982208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3FA08C9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每张表按发函侧识别结果渲染：表头带底色、全部左对齐、带框线，差异单元格标红</w:t>
            </w:r>
          </w:p>
        </w:tc>
      </w:tr>
      <w:tr w14:paraId="171C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9F2D59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采纳识别数据 / 不采纳识别数据</w:t>
            </w:r>
          </w:p>
        </w:tc>
        <w:tc>
          <w:tcPr>
            <w:tcW w:w="2769" w:type="dxa"/>
          </w:tcPr>
          <w:p w14:paraId="1ED569D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768C781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页脚动作：采纳＝采用 AI 结论并自动带出到「回函结果填写」页的差异说明；不采纳＝只标记已处理、不带入值；本项无 AI 结论时「采纳」禁用</w:t>
            </w:r>
          </w:p>
        </w:tc>
      </w:tr>
    </w:tbl>
    <w:p w14:paraId="013E616F">
      <w:pPr>
        <w:pStyle w:val="25"/>
        <w:spacing w:line="360" w:lineRule="auto"/>
      </w:pPr>
      <w:r>
        <w:rPr>
          <w:rFonts w:hint="eastAsia" w:ascii="宋体" w:hAnsi="宋体" w:eastAsia="宋体" w:cs="宋体"/>
          <w:sz w:val="24"/>
        </w:rPr>
        <w:t>AI 智能核验 · 发函回函一致性检测（逐表对照，差异标红）：</w:t>
      </w:r>
    </w:p>
    <w:p w14:paraId="1CB67634">
      <w:pPr>
        <w:spacing w:line="360" w:lineRule="auto"/>
        <w:jc w:val="center"/>
      </w:pPr>
      <w:r>
        <w:drawing>
          <wp:inline distT="0" distB="0" distL="114300" distR="114300">
            <wp:extent cx="5399405" cy="3211195"/>
            <wp:effectExtent l="0" t="0" r="10795" b="444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16"/>
                    <a:stretch>
                      <a:fillRect/>
                    </a:stretch>
                  </pic:blipFill>
                  <pic:spPr>
                    <a:xfrm>
                      <a:off x="0" y="0"/>
                      <a:ext cx="5400000" cy="3211200"/>
                    </a:xfrm>
                    <a:prstGeom prst="rect">
                      <a:avLst/>
                    </a:prstGeom>
                  </pic:spPr>
                </pic:pic>
              </a:graphicData>
            </a:graphic>
          </wp:inline>
        </w:drawing>
      </w:r>
    </w:p>
    <w:p w14:paraId="62B099DF">
      <w:pPr>
        <w:pStyle w:val="5"/>
        <w:spacing w:line="360" w:lineRule="auto"/>
      </w:pPr>
      <w:r>
        <w:rPr>
          <w:rFonts w:hint="eastAsia"/>
        </w:rPr>
        <w:t>页面字段说明</w:t>
      </w:r>
    </w:p>
    <w:p w14:paraId="6060010A">
      <w:pPr>
        <w:numPr>
          <w:ilvl w:val="0"/>
          <w:numId w:val="3"/>
        </w:numPr>
        <w:spacing w:line="360" w:lineRule="auto"/>
      </w:pPr>
      <w:r>
        <w:rPr>
          <w:rFonts w:hint="eastAsia" w:ascii="宋体" w:hAnsi="宋体" w:eastAsia="宋体" w:cs="宋体"/>
          <w:sz w:val="24"/>
        </w:rPr>
        <w:t>比对表：表数、每张表的列数与行数全部按识别结果渲染。</w:t>
      </w:r>
    </w:p>
    <w:p w14:paraId="0DD2D4AA">
      <w:pPr>
        <w:numPr>
          <w:ilvl w:val="0"/>
          <w:numId w:val="3"/>
        </w:numPr>
        <w:spacing w:line="360" w:lineRule="auto"/>
      </w:pPr>
      <w:r>
        <w:rPr>
          <w:rFonts w:hint="eastAsia" w:ascii="宋体" w:hAnsi="宋体" w:eastAsia="宋体" w:cs="宋体"/>
          <w:sz w:val="24"/>
        </w:rPr>
        <w:t>识别结果需按「表格 → 列 → 行单元格」的层级给出，并标明哪些列参与比对、按哪些列把发函行与回函行配对。</w:t>
      </w:r>
    </w:p>
    <w:p w14:paraId="38F25279">
      <w:pPr>
        <w:pStyle w:val="5"/>
        <w:spacing w:line="360" w:lineRule="auto"/>
      </w:pPr>
      <w:r>
        <w:rPr>
          <w:rFonts w:hint="eastAsia"/>
        </w:rPr>
        <w:t>输入、输出</w:t>
      </w:r>
    </w:p>
    <w:p w14:paraId="0B9AC3BC">
      <w:pPr>
        <w:spacing w:line="360" w:lineRule="auto"/>
      </w:pPr>
      <w:r>
        <w:rPr>
          <w:rFonts w:hint="eastAsia" w:ascii="宋体" w:hAnsi="宋体" w:eastAsia="宋体" w:cs="宋体"/>
          <w:sz w:val="24"/>
        </w:rPr>
        <w:t>输入：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1A7C0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0E8B00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0696AA6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来源</w:t>
            </w:r>
          </w:p>
        </w:tc>
        <w:tc>
          <w:tcPr>
            <w:tcW w:w="2769" w:type="dxa"/>
          </w:tcPr>
          <w:p w14:paraId="0585B61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58756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C808D0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发函用印件识别结果</w:t>
            </w:r>
          </w:p>
        </w:tc>
        <w:tc>
          <w:tcPr>
            <w:tcW w:w="2769" w:type="dxa"/>
          </w:tcPr>
          <w:p w14:paraId="3C76C6C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识别服务</w:t>
            </w:r>
          </w:p>
        </w:tc>
        <w:tc>
          <w:tcPr>
            <w:tcW w:w="2769" w:type="dxa"/>
          </w:tcPr>
          <w:p w14:paraId="6B45989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表格标题、列名、逐行单元格</w:t>
            </w:r>
          </w:p>
        </w:tc>
      </w:tr>
      <w:tr w14:paraId="64B03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345933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回函件识别结果</w:t>
            </w:r>
          </w:p>
        </w:tc>
        <w:tc>
          <w:tcPr>
            <w:tcW w:w="2769" w:type="dxa"/>
          </w:tcPr>
          <w:p w14:paraId="24E1805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识别服务</w:t>
            </w:r>
          </w:p>
        </w:tc>
        <w:tc>
          <w:tcPr>
            <w:tcW w:w="2769" w:type="dxa"/>
          </w:tcPr>
          <w:p w14:paraId="3476CBB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按同样表格与列对齐后的单元格</w:t>
            </w:r>
          </w:p>
        </w:tc>
      </w:tr>
      <w:tr w14:paraId="2AD8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5B3028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比对口径</w:t>
            </w:r>
          </w:p>
        </w:tc>
        <w:tc>
          <w:tcPr>
            <w:tcW w:w="2769" w:type="dxa"/>
          </w:tcPr>
          <w:p w14:paraId="644A7D0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系统内配置</w:t>
            </w:r>
          </w:p>
        </w:tc>
        <w:tc>
          <w:tcPr>
            <w:tcW w:w="2769" w:type="dxa"/>
          </w:tcPr>
          <w:p w14:paraId="1409F31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哪些列参与比对、按哪些列把发函行与回函行配对</w:t>
            </w:r>
          </w:p>
        </w:tc>
      </w:tr>
    </w:tbl>
    <w:p w14:paraId="5AD0D429">
      <w:pPr>
        <w:spacing w:line="360" w:lineRule="auto"/>
      </w:pPr>
      <w:r>
        <w:rPr>
          <w:rFonts w:hint="eastAsia" w:ascii="宋体" w:hAnsi="宋体" w:eastAsia="宋体" w:cs="宋体"/>
          <w:sz w:val="24"/>
        </w:rPr>
        <w:t>输出：</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094F4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6AD598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4DD4815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去向</w:t>
            </w:r>
          </w:p>
        </w:tc>
        <w:tc>
          <w:tcPr>
            <w:tcW w:w="2769" w:type="dxa"/>
          </w:tcPr>
          <w:p w14:paraId="6586521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071EA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0998F1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逐表比对结果</w:t>
            </w:r>
          </w:p>
        </w:tc>
        <w:tc>
          <w:tcPr>
            <w:tcW w:w="2769" w:type="dxa"/>
          </w:tcPr>
          <w:p w14:paraId="637597E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页面展示</w:t>
            </w:r>
          </w:p>
        </w:tc>
        <w:tc>
          <w:tcPr>
            <w:tcW w:w="2769" w:type="dxa"/>
          </w:tcPr>
          <w:p w14:paraId="394F5A8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每张表按发函侧识别结果渲染，差异单元格标红</w:t>
            </w:r>
          </w:p>
        </w:tc>
      </w:tr>
      <w:tr w14:paraId="597D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33097E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差异明细</w:t>
            </w:r>
          </w:p>
        </w:tc>
        <w:tc>
          <w:tcPr>
            <w:tcW w:w="2769" w:type="dxa"/>
          </w:tcPr>
          <w:p w14:paraId="33A9C86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回函结果填写</w:t>
            </w:r>
          </w:p>
        </w:tc>
        <w:tc>
          <w:tcPr>
            <w:tcW w:w="2769" w:type="dxa"/>
          </w:tcPr>
          <w:p w14:paraId="67E9A89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差异项数与明细，供填写差异说明</w:t>
            </w:r>
          </w:p>
        </w:tc>
      </w:tr>
      <w:tr w14:paraId="1E37E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ADF27D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结论摘要</w:t>
            </w:r>
          </w:p>
        </w:tc>
        <w:tc>
          <w:tcPr>
            <w:tcW w:w="2769" w:type="dxa"/>
          </w:tcPr>
          <w:p w14:paraId="7913BC7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回函列表（回函是否相符）</w:t>
            </w:r>
          </w:p>
        </w:tc>
        <w:tc>
          <w:tcPr>
            <w:tcW w:w="2769" w:type="dxa"/>
          </w:tcPr>
          <w:p w14:paraId="19155C8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一致 / 不一致 / 未列示 / 新增</w:t>
            </w:r>
          </w:p>
        </w:tc>
      </w:tr>
    </w:tbl>
    <w:p w14:paraId="5686E20D">
      <w:pPr>
        <w:pStyle w:val="4"/>
        <w:spacing w:line="360" w:lineRule="auto"/>
      </w:pPr>
      <w:r>
        <w:rPr>
          <w:rFonts w:hint="eastAsia"/>
        </w:rPr>
        <w:t>AI 智能核验－印章核查</w:t>
      </w:r>
    </w:p>
    <w:p w14:paraId="2A050B15">
      <w:pPr>
        <w:pStyle w:val="5"/>
        <w:spacing w:line="360" w:lineRule="auto"/>
      </w:pPr>
      <w:r>
        <w:rPr>
          <w:rFonts w:hint="eastAsia"/>
        </w:rPr>
        <w:t>业务说明</w:t>
      </w:r>
    </w:p>
    <w:p w14:paraId="468F1804">
      <w:pPr>
        <w:spacing w:line="360" w:lineRule="auto"/>
        <w:ind w:firstLine="420"/>
      </w:pPr>
      <w:r>
        <w:rPr>
          <w:rFonts w:hint="eastAsia" w:ascii="宋体" w:hAnsi="宋体" w:eastAsia="宋体" w:cs="宋体"/>
          <w:sz w:val="24"/>
        </w:rPr>
        <w:t>业务人员需要确认回函件上是否加盖了被询证单位印章、印章是否落于有效区域，以判断该回函是否可信。</w:t>
      </w:r>
    </w:p>
    <w:p w14:paraId="78BE0D2F">
      <w:pPr>
        <w:spacing w:line="360" w:lineRule="auto"/>
        <w:ind w:firstLine="420"/>
      </w:pPr>
      <w:r>
        <w:rPr>
          <w:rFonts w:hint="eastAsia" w:ascii="宋体" w:hAnsi="宋体" w:eastAsia="宋体" w:cs="宋体"/>
          <w:sz w:val="24"/>
        </w:rPr>
        <w:t>系统在原件上叠加批注框标出印章位置与落章区域，业务人员直接对着原件核对。</w:t>
      </w:r>
    </w:p>
    <w:p w14:paraId="62C18B57">
      <w:pPr>
        <w:pStyle w:val="5"/>
        <w:spacing w:line="360" w:lineRule="auto"/>
      </w:pPr>
      <w:r>
        <w:rPr>
          <w:rFonts w:hint="eastAsia"/>
        </w:rPr>
        <w:t>业务规则</w:t>
      </w:r>
    </w:p>
    <w:p w14:paraId="15CEEFD8">
      <w:pPr>
        <w:numPr>
          <w:ilvl w:val="0"/>
          <w:numId w:val="3"/>
        </w:numPr>
        <w:spacing w:line="360" w:lineRule="auto"/>
      </w:pPr>
      <w:r>
        <w:rPr>
          <w:rFonts w:hint="eastAsia" w:ascii="宋体" w:hAnsi="宋体" w:eastAsia="宋体" w:cs="宋体"/>
          <w:sz w:val="24"/>
        </w:rPr>
        <w:t>印章定位框是语义性描边，不是装饰性边框。</w:t>
      </w:r>
    </w:p>
    <w:p w14:paraId="6EDFE80F">
      <w:pPr>
        <w:numPr>
          <w:ilvl w:val="0"/>
          <w:numId w:val="3"/>
        </w:numPr>
        <w:spacing w:line="360" w:lineRule="auto"/>
      </w:pPr>
      <w:r>
        <w:rPr>
          <w:rFonts w:hint="eastAsia" w:ascii="宋体" w:hAnsi="宋体" w:eastAsia="宋体" w:cs="宋体"/>
          <w:sz w:val="24"/>
        </w:rPr>
        <w:t>印章与相符性的关系按类型分流：往来 —— 印章是相符性的判据（落「信息证明无误」区→相符，落「信息不符」区→不相符）；银行 —— 印章不参与相符性判定（相符性只看询证事项逐项核对）。</w:t>
      </w:r>
    </w:p>
    <w:p w14:paraId="12770D95">
      <w:pPr>
        <w:numPr>
          <w:ilvl w:val="0"/>
          <w:numId w:val="3"/>
        </w:numPr>
        <w:spacing w:line="360" w:lineRule="auto"/>
      </w:pPr>
      <w:r>
        <w:rPr>
          <w:rFonts w:hint="eastAsia" w:ascii="宋体" w:hAnsi="宋体" w:eastAsia="宋体" w:cs="宋体"/>
          <w:sz w:val="24"/>
        </w:rPr>
        <w:t>骑缝章仅往来函证检测，银行侧不渲染该行。</w:t>
      </w:r>
    </w:p>
    <w:p w14:paraId="0A7EBC49">
      <w:pPr>
        <w:numPr>
          <w:ilvl w:val="0"/>
          <w:numId w:val="3"/>
        </w:numPr>
        <w:spacing w:line="360" w:lineRule="auto"/>
      </w:pPr>
      <w:r>
        <w:rPr>
          <w:rFonts w:hint="eastAsia" w:ascii="宋体" w:hAnsi="宋体" w:eastAsia="宋体" w:cs="宋体"/>
          <w:sz w:val="24"/>
        </w:rPr>
        <w:t>本页签的进入与页脚「采纳 / 不采纳」口径见「回函列表」；采纳即代入本页「人工确认」列 —— 名称是否一致 · 盖章不一致处原因描述 · 是否为公章 · 是否有骑缝章，往来另有「函证结果是否相符」（往来相符性由落章区域判定；银行不给这一格，印章只作风险提示）。</w:t>
      </w:r>
    </w:p>
    <w:p w14:paraId="4EBAD6C5">
      <w:pPr>
        <w:pStyle w:val="5"/>
        <w:spacing w:line="360" w:lineRule="auto"/>
      </w:pPr>
      <w:r>
        <w:rPr>
          <w:rFonts w:hint="eastAsia"/>
        </w:rPr>
        <w:t>使用角色</w:t>
      </w:r>
    </w:p>
    <w:p w14:paraId="457D5DA7">
      <w:pPr>
        <w:numPr>
          <w:ilvl w:val="0"/>
          <w:numId w:val="3"/>
        </w:numPr>
        <w:spacing w:line="360" w:lineRule="auto"/>
      </w:pPr>
      <w:r>
        <w:rPr>
          <w:rFonts w:hint="eastAsia" w:ascii="宋体" w:hAnsi="宋体" w:eastAsia="宋体" w:cs="宋体"/>
          <w:sz w:val="24"/>
        </w:rPr>
        <w:t>业务人员</w:t>
      </w:r>
    </w:p>
    <w:p w14:paraId="7AC877FE">
      <w:pPr>
        <w:numPr>
          <w:ilvl w:val="0"/>
          <w:numId w:val="3"/>
        </w:numPr>
        <w:spacing w:line="360" w:lineRule="auto"/>
      </w:pPr>
      <w:r>
        <w:rPr>
          <w:rFonts w:hint="eastAsia" w:ascii="宋体" w:hAnsi="宋体" w:eastAsia="宋体" w:cs="宋体"/>
          <w:sz w:val="24"/>
        </w:rPr>
        <w:t>复核人员。</w:t>
      </w:r>
    </w:p>
    <w:p w14:paraId="08610F23">
      <w:pPr>
        <w:pStyle w:val="5"/>
        <w:spacing w:line="360" w:lineRule="auto"/>
      </w:pPr>
      <w:r>
        <w:rPr>
          <w:rFonts w:hint="eastAsia"/>
        </w:rPr>
        <w:t>权限说明</w:t>
      </w:r>
    </w:p>
    <w:p w14:paraId="0BE549EA">
      <w:pPr>
        <w:numPr>
          <w:ilvl w:val="0"/>
          <w:numId w:val="3"/>
        </w:numPr>
        <w:spacing w:line="360" w:lineRule="auto"/>
      </w:pPr>
      <w:r>
        <w:rPr>
          <w:rFonts w:hint="eastAsia" w:ascii="宋体" w:hAnsi="宋体" w:eastAsia="宋体" w:cs="宋体"/>
          <w:sz w:val="24"/>
        </w:rPr>
        <w:t>菜单权限：业务人员、复核人员均拥有回函管理菜单权限。</w:t>
      </w:r>
    </w:p>
    <w:p w14:paraId="33162EEB">
      <w:pPr>
        <w:numPr>
          <w:ilvl w:val="0"/>
          <w:numId w:val="3"/>
        </w:numPr>
        <w:spacing w:line="360" w:lineRule="auto"/>
      </w:pPr>
      <w:r>
        <w:rPr>
          <w:rFonts w:hint="eastAsia" w:ascii="宋体" w:hAnsi="宋体" w:eastAsia="宋体" w:cs="宋体"/>
          <w:sz w:val="24"/>
        </w:rPr>
        <w:t>功能权限：查看－包括查看印章检测结论、查看印章定位框与落章区域高亮。</w:t>
      </w:r>
    </w:p>
    <w:p w14:paraId="7442D9B9">
      <w:pPr>
        <w:numPr>
          <w:ilvl w:val="0"/>
          <w:numId w:val="3"/>
        </w:numPr>
        <w:spacing w:line="360" w:lineRule="auto"/>
      </w:pPr>
      <w:r>
        <w:rPr>
          <w:rFonts w:hint="eastAsia" w:ascii="宋体" w:hAnsi="宋体" w:eastAsia="宋体" w:cs="宋体"/>
          <w:sz w:val="24"/>
        </w:rPr>
        <w:t>列表数据权限：不涉及。</w:t>
      </w:r>
    </w:p>
    <w:p w14:paraId="081E27FE">
      <w:pPr>
        <w:pStyle w:val="5"/>
        <w:spacing w:line="360" w:lineRule="auto"/>
      </w:pPr>
      <w:r>
        <w:rPr>
          <w:rFonts w:hint="eastAsia"/>
        </w:rPr>
        <w:t>功能说明</w:t>
      </w:r>
    </w:p>
    <w:p w14:paraId="374D4D58">
      <w:pPr>
        <w:spacing w:line="360" w:lineRule="auto"/>
        <w:ind w:firstLine="420"/>
      </w:pPr>
      <w:r>
        <w:rPr>
          <w:rFonts w:hint="eastAsia" w:ascii="宋体" w:hAnsi="宋体" w:eastAsia="宋体" w:cs="宋体"/>
          <w:sz w:val="24"/>
        </w:rPr>
        <w:t>本页面在回函原件上叠加印章定位框与落章区域高亮，给出是否盖章、印章名称是否与被询证单位一致等结论，业务人员直接对着原件核对。</w:t>
      </w:r>
    </w:p>
    <w:p w14:paraId="240CBB13">
      <w:pPr>
        <w:spacing w:line="360" w:lineRule="auto"/>
      </w:pPr>
      <w:r>
        <w:rPr>
          <w:rFonts w:hint="eastAsia" w:ascii="宋体" w:hAnsi="宋体" w:eastAsia="宋体" w:cs="宋体"/>
          <w:sz w:val="24"/>
        </w:rPr>
        <w:t>操作说明：</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8"/>
        <w:gridCol w:w="1420"/>
        <w:gridCol w:w="5114"/>
      </w:tblGrid>
      <w:tr w14:paraId="600DE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Pr>
          <w:p w14:paraId="77E27F2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名称</w:t>
            </w:r>
          </w:p>
        </w:tc>
        <w:tc>
          <w:tcPr>
            <w:tcW w:w="2769" w:type="dxa"/>
          </w:tcPr>
          <w:p w14:paraId="624191C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类型</w:t>
            </w:r>
          </w:p>
        </w:tc>
        <w:tc>
          <w:tcPr>
            <w:tcW w:w="2769" w:type="dxa"/>
          </w:tcPr>
          <w:p w14:paraId="12D769A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规则/说明</w:t>
            </w:r>
          </w:p>
        </w:tc>
      </w:tr>
      <w:tr w14:paraId="1278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020B5C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是否盖章</w:t>
            </w:r>
          </w:p>
        </w:tc>
        <w:tc>
          <w:tcPr>
            <w:tcW w:w="2769" w:type="dxa"/>
          </w:tcPr>
          <w:p w14:paraId="05B3187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7F03D5C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展示是否检出印章及置信度</w:t>
            </w:r>
          </w:p>
        </w:tc>
      </w:tr>
      <w:tr w14:paraId="0D95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81755A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印章数量</w:t>
            </w:r>
          </w:p>
        </w:tc>
        <w:tc>
          <w:tcPr>
            <w:tcW w:w="2769" w:type="dxa"/>
          </w:tcPr>
          <w:p w14:paraId="47EC0FE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4E35D94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展示检出印章数量</w:t>
            </w:r>
          </w:p>
        </w:tc>
      </w:tr>
      <w:tr w14:paraId="77F8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165C71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骑缝章</w:t>
            </w:r>
          </w:p>
        </w:tc>
        <w:tc>
          <w:tcPr>
            <w:tcW w:w="2769" w:type="dxa"/>
          </w:tcPr>
          <w:p w14:paraId="17D012E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127D788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展示是否检出骑缝章；未检出时提示建议加盖骑缝章</w:t>
            </w:r>
          </w:p>
        </w:tc>
      </w:tr>
      <w:tr w14:paraId="7EED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27CF70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印章类型</w:t>
            </w:r>
          </w:p>
        </w:tc>
        <w:tc>
          <w:tcPr>
            <w:tcW w:w="2769" w:type="dxa"/>
          </w:tcPr>
          <w:p w14:paraId="2986CF6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15BE983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展示印章类型（如财务章、公章等）</w:t>
            </w:r>
          </w:p>
        </w:tc>
      </w:tr>
      <w:tr w14:paraId="187F9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6EB377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印章名称</w:t>
            </w:r>
          </w:p>
        </w:tc>
        <w:tc>
          <w:tcPr>
            <w:tcW w:w="2769" w:type="dxa"/>
          </w:tcPr>
          <w:p w14:paraId="324FF49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6D2ACDC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展示印章文字内容</w:t>
            </w:r>
          </w:p>
        </w:tc>
      </w:tr>
      <w:tr w14:paraId="68A1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CD23E3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与被询证单位一致</w:t>
            </w:r>
          </w:p>
        </w:tc>
        <w:tc>
          <w:tcPr>
            <w:tcW w:w="2769" w:type="dxa"/>
          </w:tcPr>
          <w:p w14:paraId="5BA70D5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3826383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展示印章名称与被询证单位名称是否一致</w:t>
            </w:r>
          </w:p>
        </w:tc>
      </w:tr>
      <w:tr w14:paraId="7642D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55C9CF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落章区域</w:t>
            </w:r>
          </w:p>
        </w:tc>
        <w:tc>
          <w:tcPr>
            <w:tcW w:w="2769" w:type="dxa"/>
          </w:tcPr>
          <w:p w14:paraId="3DDEBD1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72E9A6E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展示印章落于「信息证明无误」还是「信息不符」区域</w:t>
            </w:r>
          </w:p>
        </w:tc>
      </w:tr>
      <w:tr w14:paraId="41B5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DA57AD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印章核查</w:t>
            </w:r>
          </w:p>
        </w:tc>
        <w:tc>
          <w:tcPr>
            <w:tcW w:w="2769" w:type="dxa"/>
          </w:tcPr>
          <w:p w14:paraId="7D65BBA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页签</w:t>
            </w:r>
          </w:p>
        </w:tc>
        <w:tc>
          <w:tcPr>
            <w:tcW w:w="2769" w:type="dxa"/>
          </w:tcPr>
          <w:p w14:paraId="65C88AD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在左侧原件上叠加印章定位框与落章区域高亮；切到本页签时左侧预览默认为回函件放大、发函用印件折叠</w:t>
            </w:r>
          </w:p>
        </w:tc>
      </w:tr>
      <w:tr w14:paraId="59A4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07CF02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采纳识别数据 / 不采纳识别数据</w:t>
            </w:r>
          </w:p>
        </w:tc>
        <w:tc>
          <w:tcPr>
            <w:tcW w:w="2769" w:type="dxa"/>
          </w:tcPr>
          <w:p w14:paraId="6B55FD5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7419A47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页脚动作：采纳＝采用 AI 结论（往来还带出相符性、盖章一致性、是否为公章、是否有骑缝章）；不采纳＝只标记已处理、不带入值；本项无 AI 结论时「采纳」禁用</w:t>
            </w:r>
          </w:p>
        </w:tc>
      </w:tr>
    </w:tbl>
    <w:p w14:paraId="2546CF8B">
      <w:pPr>
        <w:pStyle w:val="25"/>
        <w:spacing w:line="360" w:lineRule="auto"/>
      </w:pPr>
      <w:r>
        <w:rPr>
          <w:rFonts w:hint="eastAsia" w:ascii="宋体" w:hAnsi="宋体" w:eastAsia="宋体" w:cs="宋体"/>
          <w:sz w:val="24"/>
        </w:rPr>
        <w:t>AI 智能核验 · 印章核查（落章区域标出 + 检测项结论）：</w:t>
      </w:r>
    </w:p>
    <w:p w14:paraId="19F4EC01">
      <w:pPr>
        <w:spacing w:line="360" w:lineRule="auto"/>
        <w:jc w:val="center"/>
      </w:pPr>
      <w:r>
        <w:drawing>
          <wp:inline distT="0" distB="0" distL="114300" distR="114300">
            <wp:extent cx="5399405" cy="3211195"/>
            <wp:effectExtent l="0" t="0" r="10795" b="444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17"/>
                    <a:stretch>
                      <a:fillRect/>
                    </a:stretch>
                  </pic:blipFill>
                  <pic:spPr>
                    <a:xfrm>
                      <a:off x="0" y="0"/>
                      <a:ext cx="5400000" cy="3211200"/>
                    </a:xfrm>
                    <a:prstGeom prst="rect">
                      <a:avLst/>
                    </a:prstGeom>
                  </pic:spPr>
                </pic:pic>
              </a:graphicData>
            </a:graphic>
          </wp:inline>
        </w:drawing>
      </w:r>
    </w:p>
    <w:p w14:paraId="313F5FB2">
      <w:pPr>
        <w:pStyle w:val="25"/>
        <w:spacing w:line="360" w:lineRule="auto"/>
      </w:pPr>
      <w:r>
        <w:rPr>
          <w:rFonts w:hint="eastAsia" w:ascii="宋体" w:hAnsi="宋体" w:eastAsia="宋体" w:cs="宋体"/>
          <w:sz w:val="24"/>
        </w:rPr>
        <w:t>AI 核验详情：从列表「核查事项复核」点本项打开（页签落在本项）+ 页脚「不采纳识别数据 / 采纳识别数据」（点完自动关闭回到列表），图为已采纳后的留痕态：</w:t>
      </w:r>
    </w:p>
    <w:p w14:paraId="6E3D039A">
      <w:pPr>
        <w:spacing w:line="360" w:lineRule="auto"/>
        <w:jc w:val="center"/>
      </w:pPr>
      <w:r>
        <w:drawing>
          <wp:inline distT="0" distB="0" distL="114300" distR="114300">
            <wp:extent cx="5399405" cy="3211195"/>
            <wp:effectExtent l="0" t="0" r="10795" b="444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18"/>
                    <a:stretch>
                      <a:fillRect/>
                    </a:stretch>
                  </pic:blipFill>
                  <pic:spPr>
                    <a:xfrm>
                      <a:off x="0" y="0"/>
                      <a:ext cx="5400000" cy="3211200"/>
                    </a:xfrm>
                    <a:prstGeom prst="rect">
                      <a:avLst/>
                    </a:prstGeom>
                  </pic:spPr>
                </pic:pic>
              </a:graphicData>
            </a:graphic>
          </wp:inline>
        </w:drawing>
      </w:r>
    </w:p>
    <w:p w14:paraId="7FC15471">
      <w:pPr>
        <w:pStyle w:val="5"/>
        <w:spacing w:line="360" w:lineRule="auto"/>
      </w:pPr>
      <w:r>
        <w:rPr>
          <w:rFonts w:hint="eastAsia"/>
        </w:rPr>
        <w:t>页面字段说明</w:t>
      </w:r>
    </w:p>
    <w:p w14:paraId="64A4E8DF">
      <w:pPr>
        <w:spacing w:line="360" w:lineRule="auto"/>
      </w:pPr>
      <w:r>
        <w:rPr>
          <w:rFonts w:hint="eastAsia" w:ascii="宋体" w:hAnsi="宋体" w:eastAsia="宋体" w:cs="宋体"/>
          <w:sz w:val="24"/>
        </w:rPr>
        <w:t>相符性口径：印章落「信息证明无误」区＝相符，落「信息不符」区＝不相符；未检出印章不改变结论，只在本页提示。</w:t>
      </w:r>
    </w:p>
    <w:p w14:paraId="7529EB4F">
      <w:pPr>
        <w:pStyle w:val="5"/>
        <w:spacing w:line="360" w:lineRule="auto"/>
      </w:pPr>
      <w:r>
        <w:rPr>
          <w:rFonts w:hint="eastAsia"/>
        </w:rPr>
        <w:t>输入、输出</w:t>
      </w:r>
    </w:p>
    <w:p w14:paraId="14206464">
      <w:pPr>
        <w:spacing w:line="360" w:lineRule="auto"/>
      </w:pPr>
      <w:r>
        <w:rPr>
          <w:rFonts w:hint="eastAsia" w:ascii="宋体" w:hAnsi="宋体" w:eastAsia="宋体" w:cs="宋体"/>
          <w:sz w:val="24"/>
        </w:rPr>
        <w:t>输入：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223AA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1C9B0A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6C614A8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来源</w:t>
            </w:r>
          </w:p>
        </w:tc>
        <w:tc>
          <w:tcPr>
            <w:tcW w:w="2769" w:type="dxa"/>
          </w:tcPr>
          <w:p w14:paraId="6E11553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312B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0D8DAC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回函件原件</w:t>
            </w:r>
          </w:p>
        </w:tc>
        <w:tc>
          <w:tcPr>
            <w:tcW w:w="2769" w:type="dxa"/>
          </w:tcPr>
          <w:p w14:paraId="22DD19C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系统内生成</w:t>
            </w:r>
          </w:p>
        </w:tc>
        <w:tc>
          <w:tcPr>
            <w:tcW w:w="2769" w:type="dxa"/>
          </w:tcPr>
          <w:p w14:paraId="11AD9FD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按原件渲染并叠加 AI 批注层</w:t>
            </w:r>
          </w:p>
        </w:tc>
      </w:tr>
      <w:tr w14:paraId="0E7A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74A2FD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印章检测结果</w:t>
            </w:r>
          </w:p>
        </w:tc>
        <w:tc>
          <w:tcPr>
            <w:tcW w:w="2769" w:type="dxa"/>
          </w:tcPr>
          <w:p w14:paraId="4E57D83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识别服务</w:t>
            </w:r>
          </w:p>
        </w:tc>
        <w:tc>
          <w:tcPr>
            <w:tcW w:w="2769" w:type="dxa"/>
          </w:tcPr>
          <w:p w14:paraId="4D616F1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是否盖章、印章数量、印章类型、印章名称、落章区域</w:t>
            </w:r>
          </w:p>
        </w:tc>
      </w:tr>
    </w:tbl>
    <w:p w14:paraId="181C4780">
      <w:pPr>
        <w:spacing w:line="360" w:lineRule="auto"/>
      </w:pPr>
      <w:r>
        <w:rPr>
          <w:rFonts w:hint="eastAsia" w:ascii="宋体" w:hAnsi="宋体" w:eastAsia="宋体" w:cs="宋体"/>
          <w:sz w:val="24"/>
        </w:rPr>
        <w:t>输出：</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1234A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DEDAF9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65F0629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去向</w:t>
            </w:r>
          </w:p>
        </w:tc>
        <w:tc>
          <w:tcPr>
            <w:tcW w:w="2769" w:type="dxa"/>
          </w:tcPr>
          <w:p w14:paraId="0CB07A6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61E9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3F04DC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印章检测结论</w:t>
            </w:r>
          </w:p>
        </w:tc>
        <w:tc>
          <w:tcPr>
            <w:tcW w:w="2769" w:type="dxa"/>
          </w:tcPr>
          <w:p w14:paraId="7D87164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页面展示</w:t>
            </w:r>
          </w:p>
        </w:tc>
        <w:tc>
          <w:tcPr>
            <w:tcW w:w="2769" w:type="dxa"/>
          </w:tcPr>
          <w:p w14:paraId="07BD019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是否盖章 / 骑缝章 / 印章类型 / 印章名称 / 与被询证单位是否一致 / 落章区域</w:t>
            </w:r>
          </w:p>
        </w:tc>
      </w:tr>
      <w:tr w14:paraId="2DFBC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5FC8CA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落章区域结论</w:t>
            </w:r>
          </w:p>
        </w:tc>
        <w:tc>
          <w:tcPr>
            <w:tcW w:w="2769" w:type="dxa"/>
          </w:tcPr>
          <w:p w14:paraId="776840C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回函列表（回函是否相符）</w:t>
            </w:r>
          </w:p>
        </w:tc>
        <w:tc>
          <w:tcPr>
            <w:tcW w:w="2769" w:type="dxa"/>
          </w:tcPr>
          <w:p w14:paraId="2C5E5D5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往来函证据此判定相符性：落在「信息证明无误」区为相符</w:t>
            </w:r>
          </w:p>
        </w:tc>
      </w:tr>
      <w:tr w14:paraId="221C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914348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印章结论</w:t>
            </w:r>
          </w:p>
        </w:tc>
        <w:tc>
          <w:tcPr>
            <w:tcW w:w="2769" w:type="dxa"/>
          </w:tcPr>
          <w:p w14:paraId="03F753F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回函列表</w:t>
            </w:r>
          </w:p>
        </w:tc>
        <w:tc>
          <w:tcPr>
            <w:tcW w:w="2769" w:type="dxa"/>
          </w:tcPr>
          <w:p w14:paraId="1FA8CD7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印章结论只在本页展示，不进入列表的相符性判定</w:t>
            </w:r>
          </w:p>
        </w:tc>
      </w:tr>
    </w:tbl>
    <w:p w14:paraId="7B4F9C7F">
      <w:pPr>
        <w:pStyle w:val="4"/>
        <w:spacing w:line="360" w:lineRule="auto"/>
      </w:pPr>
      <w:r>
        <w:rPr>
          <w:rFonts w:hint="eastAsia"/>
        </w:rPr>
        <w:t>AI 智能核验－手写体识别</w:t>
      </w:r>
    </w:p>
    <w:p w14:paraId="07052891">
      <w:pPr>
        <w:pStyle w:val="5"/>
        <w:spacing w:line="360" w:lineRule="auto"/>
      </w:pPr>
      <w:r>
        <w:rPr>
          <w:rFonts w:hint="eastAsia"/>
        </w:rPr>
        <w:t>业务说明</w:t>
      </w:r>
    </w:p>
    <w:p w14:paraId="1F57F3D0">
      <w:pPr>
        <w:spacing w:line="360" w:lineRule="auto"/>
        <w:ind w:firstLine="420"/>
      </w:pPr>
      <w:r>
        <w:rPr>
          <w:rFonts w:hint="eastAsia" w:ascii="宋体" w:hAnsi="宋体" w:eastAsia="宋体" w:cs="宋体"/>
          <w:sz w:val="24"/>
        </w:rPr>
        <w:t>被询证单位常以手写方式填写回函内容，业务人员需要把手写内容与发函底稿核对。</w:t>
      </w:r>
    </w:p>
    <w:p w14:paraId="0AAE30E0">
      <w:pPr>
        <w:spacing w:line="360" w:lineRule="auto"/>
        <w:ind w:firstLine="420"/>
      </w:pPr>
      <w:r>
        <w:rPr>
          <w:rFonts w:hint="eastAsia" w:ascii="宋体" w:hAnsi="宋体" w:eastAsia="宋体" w:cs="宋体"/>
          <w:sz w:val="24"/>
        </w:rPr>
        <w:t>系统框出手写体区域并转写文字，业务人员可据此快速核对。</w:t>
      </w:r>
    </w:p>
    <w:p w14:paraId="700B9641">
      <w:pPr>
        <w:pStyle w:val="5"/>
        <w:spacing w:line="360" w:lineRule="auto"/>
      </w:pPr>
      <w:r>
        <w:rPr>
          <w:rFonts w:hint="eastAsia"/>
        </w:rPr>
        <w:t>业务规则</w:t>
      </w:r>
    </w:p>
    <w:p w14:paraId="564292FA">
      <w:pPr>
        <w:numPr>
          <w:ilvl w:val="0"/>
          <w:numId w:val="3"/>
        </w:numPr>
        <w:spacing w:line="360" w:lineRule="auto"/>
      </w:pPr>
      <w:r>
        <w:rPr>
          <w:rFonts w:hint="eastAsia" w:ascii="宋体" w:hAnsi="宋体" w:eastAsia="宋体" w:cs="宋体"/>
          <w:sz w:val="24"/>
        </w:rPr>
        <w:t>银行函证不检测手写体，故银行函证无本页签。</w:t>
      </w:r>
    </w:p>
    <w:p w14:paraId="2E339D20">
      <w:pPr>
        <w:numPr>
          <w:ilvl w:val="0"/>
          <w:numId w:val="3"/>
        </w:numPr>
        <w:spacing w:line="360" w:lineRule="auto"/>
      </w:pPr>
      <w:r>
        <w:rPr>
          <w:rFonts w:hint="eastAsia" w:ascii="宋体" w:hAnsi="宋体" w:eastAsia="宋体" w:cs="宋体"/>
          <w:sz w:val="24"/>
        </w:rPr>
        <w:t>本页签的进入与页脚「采纳 / 不采纳」口径见「回函列表」；采纳即把转录文字追加进「回函结果不相符处的描述」（人工确认列），不覆盖人工已写下的内容 —— 该字段在核验动线里的唯一出处就是本页（银行侧在「回函是否相符检测」页）。</w:t>
      </w:r>
    </w:p>
    <w:p w14:paraId="3EDF6E0A">
      <w:pPr>
        <w:pStyle w:val="5"/>
        <w:spacing w:line="360" w:lineRule="auto"/>
      </w:pPr>
      <w:r>
        <w:rPr>
          <w:rFonts w:hint="eastAsia"/>
        </w:rPr>
        <w:t>使用角色</w:t>
      </w:r>
    </w:p>
    <w:p w14:paraId="14ED7814">
      <w:pPr>
        <w:numPr>
          <w:ilvl w:val="0"/>
          <w:numId w:val="3"/>
        </w:numPr>
        <w:spacing w:line="360" w:lineRule="auto"/>
      </w:pPr>
      <w:r>
        <w:rPr>
          <w:rFonts w:hint="eastAsia" w:ascii="宋体" w:hAnsi="宋体" w:eastAsia="宋体" w:cs="宋体"/>
          <w:sz w:val="24"/>
        </w:rPr>
        <w:t>业务人员</w:t>
      </w:r>
    </w:p>
    <w:p w14:paraId="5C2D1A38">
      <w:pPr>
        <w:numPr>
          <w:ilvl w:val="0"/>
          <w:numId w:val="3"/>
        </w:numPr>
        <w:spacing w:line="360" w:lineRule="auto"/>
      </w:pPr>
      <w:r>
        <w:rPr>
          <w:rFonts w:hint="eastAsia" w:ascii="宋体" w:hAnsi="宋体" w:eastAsia="宋体" w:cs="宋体"/>
          <w:sz w:val="24"/>
        </w:rPr>
        <w:t>复核人员。</w:t>
      </w:r>
    </w:p>
    <w:p w14:paraId="2B19D42E">
      <w:pPr>
        <w:pStyle w:val="5"/>
        <w:spacing w:line="360" w:lineRule="auto"/>
      </w:pPr>
      <w:r>
        <w:rPr>
          <w:rFonts w:hint="eastAsia"/>
        </w:rPr>
        <w:t>权限说明</w:t>
      </w:r>
    </w:p>
    <w:p w14:paraId="0E6DB170">
      <w:pPr>
        <w:numPr>
          <w:ilvl w:val="0"/>
          <w:numId w:val="3"/>
        </w:numPr>
        <w:spacing w:line="360" w:lineRule="auto"/>
      </w:pPr>
      <w:r>
        <w:rPr>
          <w:rFonts w:hint="eastAsia" w:ascii="宋体" w:hAnsi="宋体" w:eastAsia="宋体" w:cs="宋体"/>
          <w:sz w:val="24"/>
        </w:rPr>
        <w:t>菜单权限：业务人员、复核人员均拥有回函管理菜单权限。</w:t>
      </w:r>
    </w:p>
    <w:p w14:paraId="5D424A9C">
      <w:pPr>
        <w:numPr>
          <w:ilvl w:val="0"/>
          <w:numId w:val="3"/>
        </w:numPr>
        <w:spacing w:line="360" w:lineRule="auto"/>
      </w:pPr>
      <w:r>
        <w:rPr>
          <w:rFonts w:hint="eastAsia" w:ascii="宋体" w:hAnsi="宋体" w:eastAsia="宋体" w:cs="宋体"/>
          <w:sz w:val="24"/>
        </w:rPr>
        <w:t>功能权限：查看－包括查看手写体识别区与转写文字。</w:t>
      </w:r>
    </w:p>
    <w:p w14:paraId="127F6323">
      <w:pPr>
        <w:numPr>
          <w:ilvl w:val="0"/>
          <w:numId w:val="3"/>
        </w:numPr>
        <w:spacing w:line="360" w:lineRule="auto"/>
      </w:pPr>
      <w:r>
        <w:rPr>
          <w:rFonts w:hint="eastAsia" w:ascii="宋体" w:hAnsi="宋体" w:eastAsia="宋体" w:cs="宋体"/>
          <w:sz w:val="24"/>
        </w:rPr>
        <w:t>列表数据权限：不涉及。</w:t>
      </w:r>
    </w:p>
    <w:p w14:paraId="7EB513A1">
      <w:pPr>
        <w:pStyle w:val="5"/>
        <w:spacing w:line="360" w:lineRule="auto"/>
      </w:pPr>
      <w:r>
        <w:rPr>
          <w:rFonts w:hint="eastAsia"/>
        </w:rPr>
        <w:t>功能说明</w:t>
      </w:r>
    </w:p>
    <w:p w14:paraId="181867E6">
      <w:pPr>
        <w:spacing w:line="360" w:lineRule="auto"/>
        <w:ind w:firstLine="420"/>
      </w:pPr>
      <w:r>
        <w:rPr>
          <w:rFonts w:hint="eastAsia" w:ascii="宋体" w:hAnsi="宋体" w:eastAsia="宋体" w:cs="宋体"/>
          <w:sz w:val="24"/>
        </w:rPr>
        <w:t>本页面框出回函件上的手写体区域并给出转写文字，业务人员据此与发函底稿核对，并可把转写内容带入回函结果的不符项说明。</w:t>
      </w:r>
    </w:p>
    <w:p w14:paraId="28138522">
      <w:pPr>
        <w:spacing w:line="360" w:lineRule="auto"/>
      </w:pPr>
      <w:r>
        <w:rPr>
          <w:rFonts w:hint="eastAsia" w:ascii="宋体" w:hAnsi="宋体" w:eastAsia="宋体" w:cs="宋体"/>
          <w:sz w:val="24"/>
        </w:rPr>
        <w:t>操作说明：</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8"/>
        <w:gridCol w:w="1420"/>
        <w:gridCol w:w="5114"/>
      </w:tblGrid>
      <w:tr w14:paraId="38C86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BA80ED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名称</w:t>
            </w:r>
          </w:p>
        </w:tc>
        <w:tc>
          <w:tcPr>
            <w:tcW w:w="2769" w:type="dxa"/>
          </w:tcPr>
          <w:p w14:paraId="3025CA1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类型</w:t>
            </w:r>
          </w:p>
        </w:tc>
        <w:tc>
          <w:tcPr>
            <w:tcW w:w="2769" w:type="dxa"/>
          </w:tcPr>
          <w:p w14:paraId="53DAF41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规则/说明</w:t>
            </w:r>
          </w:p>
        </w:tc>
      </w:tr>
      <w:tr w14:paraId="3476B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1119E5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手写体识别区</w:t>
            </w:r>
          </w:p>
        </w:tc>
        <w:tc>
          <w:tcPr>
            <w:tcW w:w="2769" w:type="dxa"/>
          </w:tcPr>
          <w:p w14:paraId="48F038B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1FC5044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在原件上以虚线框标出手写体区域</w:t>
            </w:r>
          </w:p>
        </w:tc>
      </w:tr>
      <w:tr w14:paraId="78C5D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E4683B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转写文字</w:t>
            </w:r>
          </w:p>
        </w:tc>
        <w:tc>
          <w:tcPr>
            <w:tcW w:w="2769" w:type="dxa"/>
          </w:tcPr>
          <w:p w14:paraId="541EB15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268F1D6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展示手写体转写结果，供人工与发函底稿核对</w:t>
            </w:r>
          </w:p>
        </w:tc>
      </w:tr>
      <w:tr w14:paraId="38DAE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CF4085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手写体识别</w:t>
            </w:r>
          </w:p>
        </w:tc>
        <w:tc>
          <w:tcPr>
            <w:tcW w:w="2769" w:type="dxa"/>
          </w:tcPr>
          <w:p w14:paraId="225D4D8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页签</w:t>
            </w:r>
          </w:p>
        </w:tc>
        <w:tc>
          <w:tcPr>
            <w:tcW w:w="2769" w:type="dxa"/>
          </w:tcPr>
          <w:p w14:paraId="2987A74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切到本页签时左侧预览默认为回函件放大、发函用印件折叠，回函栏视图为「AI 批注」</w:t>
            </w:r>
          </w:p>
        </w:tc>
      </w:tr>
      <w:tr w14:paraId="3CF8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A4B482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采纳识别数据 / 不采纳识别数据</w:t>
            </w:r>
          </w:p>
        </w:tc>
        <w:tc>
          <w:tcPr>
            <w:tcW w:w="2769" w:type="dxa"/>
          </w:tcPr>
          <w:p w14:paraId="606C512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6F97E29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页脚动作：采纳＝采用 AI 结论并自动带出到「回函结果填写」页的不相符处描述；不采纳＝只标记已处理、不带入值；本项无 AI 结论时「采纳」禁用</w:t>
            </w:r>
          </w:p>
        </w:tc>
      </w:tr>
    </w:tbl>
    <w:p w14:paraId="341B056F">
      <w:pPr>
        <w:pStyle w:val="25"/>
        <w:spacing w:line="360" w:lineRule="auto"/>
      </w:pPr>
      <w:r>
        <w:rPr>
          <w:rFonts w:hint="eastAsia" w:ascii="宋体" w:hAnsi="宋体" w:eastAsia="宋体" w:cs="宋体"/>
          <w:sz w:val="24"/>
        </w:rPr>
        <w:t>AI 智能核验 · 手写体识别（转录结果与所处区域）：</w:t>
      </w:r>
    </w:p>
    <w:p w14:paraId="5FC70E14">
      <w:pPr>
        <w:spacing w:line="360" w:lineRule="auto"/>
        <w:jc w:val="center"/>
      </w:pPr>
      <w:r>
        <w:drawing>
          <wp:inline distT="0" distB="0" distL="114300" distR="114300">
            <wp:extent cx="5399405" cy="3211195"/>
            <wp:effectExtent l="0" t="0" r="10795" b="444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19"/>
                    <a:stretch>
                      <a:fillRect/>
                    </a:stretch>
                  </pic:blipFill>
                  <pic:spPr>
                    <a:xfrm>
                      <a:off x="0" y="0"/>
                      <a:ext cx="5400000" cy="3211200"/>
                    </a:xfrm>
                    <a:prstGeom prst="rect">
                      <a:avLst/>
                    </a:prstGeom>
                  </pic:spPr>
                </pic:pic>
              </a:graphicData>
            </a:graphic>
          </wp:inline>
        </w:drawing>
      </w:r>
    </w:p>
    <w:p w14:paraId="1090C7AE">
      <w:pPr>
        <w:pStyle w:val="5"/>
        <w:spacing w:line="360" w:lineRule="auto"/>
      </w:pPr>
      <w:r>
        <w:rPr>
          <w:rFonts w:hint="eastAsia"/>
        </w:rPr>
        <w:t>页面字段说明</w:t>
      </w:r>
    </w:p>
    <w:p w14:paraId="6A77803F">
      <w:pPr>
        <w:spacing w:line="360" w:lineRule="auto"/>
      </w:pPr>
      <w:r>
        <w:rPr>
          <w:rFonts w:hint="eastAsia" w:ascii="宋体" w:hAnsi="宋体" w:eastAsia="宋体" w:cs="宋体"/>
          <w:sz w:val="24"/>
        </w:rPr>
        <w:t>不涉及</w:t>
      </w:r>
    </w:p>
    <w:p w14:paraId="1B5DEC78">
      <w:pPr>
        <w:pStyle w:val="5"/>
        <w:spacing w:line="360" w:lineRule="auto"/>
      </w:pPr>
      <w:r>
        <w:rPr>
          <w:rFonts w:hint="eastAsia"/>
        </w:rPr>
        <w:t>输入、输出</w:t>
      </w:r>
    </w:p>
    <w:p w14:paraId="4A554976">
      <w:pPr>
        <w:spacing w:line="360" w:lineRule="auto"/>
      </w:pPr>
      <w:r>
        <w:rPr>
          <w:rFonts w:hint="eastAsia" w:ascii="宋体" w:hAnsi="宋体" w:eastAsia="宋体" w:cs="宋体"/>
          <w:sz w:val="24"/>
        </w:rPr>
        <w:t>输入：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320C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4C55B3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217B3BF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来源</w:t>
            </w:r>
          </w:p>
        </w:tc>
        <w:tc>
          <w:tcPr>
            <w:tcW w:w="2769" w:type="dxa"/>
          </w:tcPr>
          <w:p w14:paraId="77F7E4D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0817A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2FBE82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回函件原件</w:t>
            </w:r>
          </w:p>
        </w:tc>
        <w:tc>
          <w:tcPr>
            <w:tcW w:w="2769" w:type="dxa"/>
          </w:tcPr>
          <w:p w14:paraId="1788060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系统内生成</w:t>
            </w:r>
          </w:p>
        </w:tc>
        <w:tc>
          <w:tcPr>
            <w:tcW w:w="2769" w:type="dxa"/>
          </w:tcPr>
          <w:p w14:paraId="506EDA4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按原件渲染并叠加 AI 批注层</w:t>
            </w:r>
          </w:p>
        </w:tc>
      </w:tr>
      <w:tr w14:paraId="4B76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DE5DEF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手写体检测与转写结果</w:t>
            </w:r>
          </w:p>
        </w:tc>
        <w:tc>
          <w:tcPr>
            <w:tcW w:w="2769" w:type="dxa"/>
          </w:tcPr>
          <w:p w14:paraId="2DDE7CB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识别服务</w:t>
            </w:r>
          </w:p>
        </w:tc>
        <w:tc>
          <w:tcPr>
            <w:tcW w:w="2769" w:type="dxa"/>
          </w:tcPr>
          <w:p w14:paraId="75A0713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手写区域位置 + 转写文字</w:t>
            </w:r>
          </w:p>
        </w:tc>
      </w:tr>
    </w:tbl>
    <w:p w14:paraId="23105683">
      <w:pPr>
        <w:spacing w:line="360" w:lineRule="auto"/>
      </w:pPr>
      <w:r>
        <w:rPr>
          <w:rFonts w:hint="eastAsia" w:ascii="宋体" w:hAnsi="宋体" w:eastAsia="宋体" w:cs="宋体"/>
          <w:sz w:val="24"/>
        </w:rPr>
        <w:t>输出：</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13F7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Pr>
          <w:p w14:paraId="0FFD186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372959D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去向</w:t>
            </w:r>
          </w:p>
        </w:tc>
        <w:tc>
          <w:tcPr>
            <w:tcW w:w="2769" w:type="dxa"/>
          </w:tcPr>
          <w:p w14:paraId="29FDE9A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70B48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4B261D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手写体转写结果</w:t>
            </w:r>
          </w:p>
        </w:tc>
        <w:tc>
          <w:tcPr>
            <w:tcW w:w="2769" w:type="dxa"/>
          </w:tcPr>
          <w:p w14:paraId="414B588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页面展示</w:t>
            </w:r>
          </w:p>
        </w:tc>
        <w:tc>
          <w:tcPr>
            <w:tcW w:w="2769" w:type="dxa"/>
          </w:tcPr>
          <w:p w14:paraId="31AF188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在原件上以虚线框标出区域，并展示转写文字</w:t>
            </w:r>
          </w:p>
        </w:tc>
      </w:tr>
      <w:tr w14:paraId="79152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992D71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不一致处描述草稿</w:t>
            </w:r>
          </w:p>
        </w:tc>
        <w:tc>
          <w:tcPr>
            <w:tcW w:w="2769" w:type="dxa"/>
          </w:tcPr>
          <w:p w14:paraId="1925245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回函结果填写</w:t>
            </w:r>
          </w:p>
        </w:tc>
        <w:tc>
          <w:tcPr>
            <w:tcW w:w="2769" w:type="dxa"/>
          </w:tcPr>
          <w:p w14:paraId="5AF24B3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可一键带入「回函结果不相符处的描述」</w:t>
            </w:r>
          </w:p>
        </w:tc>
      </w:tr>
    </w:tbl>
    <w:p w14:paraId="6D04407D">
      <w:pPr>
        <w:pStyle w:val="4"/>
        <w:spacing w:line="360" w:lineRule="auto"/>
      </w:pPr>
      <w:r>
        <w:rPr>
          <w:rFonts w:hint="eastAsia"/>
        </w:rPr>
        <w:t>回函快递信息</w:t>
      </w:r>
    </w:p>
    <w:p w14:paraId="1E923337">
      <w:pPr>
        <w:pStyle w:val="5"/>
        <w:spacing w:line="360" w:lineRule="auto"/>
      </w:pPr>
      <w:r>
        <w:rPr>
          <w:rFonts w:hint="eastAsia"/>
        </w:rPr>
        <w:t>业务说明</w:t>
      </w:r>
    </w:p>
    <w:p w14:paraId="71C942CC">
      <w:pPr>
        <w:spacing w:line="360" w:lineRule="auto"/>
        <w:ind w:firstLine="420"/>
      </w:pPr>
      <w:r>
        <w:rPr>
          <w:rFonts w:hint="eastAsia" w:ascii="宋体" w:hAnsi="宋体" w:eastAsia="宋体" w:cs="宋体"/>
          <w:sz w:val="24"/>
        </w:rPr>
        <w:t>业务人员收到回函后，需要确认该回函对应的快递信息；本次确认同时是全流程唯一的人工核验留痕动作。</w:t>
      </w:r>
    </w:p>
    <w:p w14:paraId="59C8DDD1">
      <w:pPr>
        <w:spacing w:line="360" w:lineRule="auto"/>
        <w:ind w:firstLine="420"/>
      </w:pPr>
      <w:r>
        <w:rPr>
          <w:rFonts w:hint="eastAsia" w:ascii="宋体" w:hAnsi="宋体" w:eastAsia="宋体" w:cs="宋体"/>
          <w:sz w:val="24"/>
        </w:rPr>
        <w:t>系统根据快递面单识别结果预填快递单号与快递公司，业务人员确认或修正后保存。</w:t>
      </w:r>
    </w:p>
    <w:p w14:paraId="437B1E33">
      <w:pPr>
        <w:pStyle w:val="5"/>
        <w:spacing w:line="360" w:lineRule="auto"/>
      </w:pPr>
      <w:r>
        <w:rPr>
          <w:rFonts w:hint="eastAsia"/>
        </w:rPr>
        <w:t>业务规则</w:t>
      </w:r>
    </w:p>
    <w:p w14:paraId="1D4E839D">
      <w:pPr>
        <w:numPr>
          <w:ilvl w:val="0"/>
          <w:numId w:val="3"/>
        </w:numPr>
        <w:spacing w:line="360" w:lineRule="auto"/>
      </w:pPr>
      <w:r>
        <w:rPr>
          <w:rFonts w:hint="eastAsia" w:ascii="宋体" w:hAnsi="宋体" w:eastAsia="宋体" w:cs="宋体"/>
          <w:sz w:val="24"/>
        </w:rPr>
        <w:t>本环节确认后直接衔接「回函结果填写」，两者共用同一个弹窗互斥状态。</w:t>
      </w:r>
    </w:p>
    <w:p w14:paraId="4B1153B4">
      <w:pPr>
        <w:numPr>
          <w:ilvl w:val="0"/>
          <w:numId w:val="3"/>
        </w:numPr>
        <w:spacing w:line="360" w:lineRule="auto"/>
      </w:pPr>
      <w:r>
        <w:rPr>
          <w:rFonts w:hint="eastAsia" w:ascii="宋体" w:hAnsi="宋体" w:eastAsia="宋体" w:cs="宋体"/>
          <w:sz w:val="24"/>
        </w:rPr>
        <w:t>关闭入口保留三处：右上角关闭、Esc、底栏按钮。</w:t>
      </w:r>
    </w:p>
    <w:p w14:paraId="1B20B569">
      <w:pPr>
        <w:pStyle w:val="5"/>
        <w:spacing w:line="360" w:lineRule="auto"/>
      </w:pPr>
      <w:r>
        <w:rPr>
          <w:rFonts w:hint="eastAsia"/>
        </w:rPr>
        <w:t>使用角色</w:t>
      </w:r>
    </w:p>
    <w:p w14:paraId="0DB7AB73">
      <w:pPr>
        <w:spacing w:line="360" w:lineRule="auto"/>
      </w:pPr>
      <w:r>
        <w:rPr>
          <w:rFonts w:hint="eastAsia" w:ascii="宋体" w:hAnsi="宋体" w:eastAsia="宋体" w:cs="宋体"/>
          <w:sz w:val="24"/>
        </w:rPr>
        <w:t>业务人员。</w:t>
      </w:r>
    </w:p>
    <w:p w14:paraId="6FDD4472">
      <w:pPr>
        <w:pStyle w:val="5"/>
        <w:spacing w:line="360" w:lineRule="auto"/>
      </w:pPr>
      <w:r>
        <w:rPr>
          <w:rFonts w:hint="eastAsia"/>
        </w:rPr>
        <w:t>权限说明</w:t>
      </w:r>
    </w:p>
    <w:p w14:paraId="43979F02">
      <w:pPr>
        <w:numPr>
          <w:ilvl w:val="0"/>
          <w:numId w:val="3"/>
        </w:numPr>
        <w:spacing w:line="360" w:lineRule="auto"/>
      </w:pPr>
      <w:r>
        <w:rPr>
          <w:rFonts w:hint="eastAsia" w:ascii="宋体" w:hAnsi="宋体" w:eastAsia="宋体" w:cs="宋体"/>
          <w:sz w:val="24"/>
        </w:rPr>
        <w:t>菜单权限：业务人员拥有回函管理菜单权限。</w:t>
      </w:r>
    </w:p>
    <w:p w14:paraId="5381251D">
      <w:pPr>
        <w:numPr>
          <w:ilvl w:val="0"/>
          <w:numId w:val="3"/>
        </w:numPr>
        <w:spacing w:line="360" w:lineRule="auto"/>
      </w:pPr>
      <w:r>
        <w:rPr>
          <w:rFonts w:hint="eastAsia" w:ascii="宋体" w:hAnsi="宋体" w:eastAsia="宋体" w:cs="宋体"/>
          <w:sz w:val="24"/>
        </w:rPr>
        <w:t>功能权限：维护－包括确认快递信息、修改快递单号与快递公司、保存。</w:t>
      </w:r>
    </w:p>
    <w:p w14:paraId="01D13DEB">
      <w:pPr>
        <w:numPr>
          <w:ilvl w:val="0"/>
          <w:numId w:val="3"/>
        </w:numPr>
        <w:spacing w:line="360" w:lineRule="auto"/>
      </w:pPr>
      <w:r>
        <w:rPr>
          <w:rFonts w:hint="eastAsia" w:ascii="宋体" w:hAnsi="宋体" w:eastAsia="宋体" w:cs="宋体"/>
          <w:sz w:val="24"/>
        </w:rPr>
        <w:t>列表数据权限：不涉及。</w:t>
      </w:r>
    </w:p>
    <w:p w14:paraId="73CEE28C">
      <w:pPr>
        <w:pStyle w:val="5"/>
        <w:spacing w:line="360" w:lineRule="auto"/>
      </w:pPr>
      <w:r>
        <w:rPr>
          <w:rFonts w:hint="eastAsia"/>
        </w:rPr>
        <w:t>功能说明</w:t>
      </w:r>
    </w:p>
    <w:p w14:paraId="3922716B">
      <w:pPr>
        <w:spacing w:line="360" w:lineRule="auto"/>
        <w:ind w:firstLine="420"/>
      </w:pPr>
      <w:r>
        <w:rPr>
          <w:rFonts w:hint="eastAsia" w:ascii="宋体" w:hAnsi="宋体" w:eastAsia="宋体" w:cs="宋体"/>
          <w:sz w:val="24"/>
        </w:rPr>
        <w:t>本界面用于确认回函对应的快递信息：系统按快递面单识别结果预填单号与快递公司，业务人员确认或修正后保存 ——这次确认同时是全流程唯一的人工核验留痕动作。</w:t>
      </w:r>
    </w:p>
    <w:p w14:paraId="76D44049">
      <w:pPr>
        <w:spacing w:line="360" w:lineRule="auto"/>
      </w:pPr>
      <w:r>
        <w:rPr>
          <w:rFonts w:hint="eastAsia" w:ascii="宋体" w:hAnsi="宋体" w:eastAsia="宋体" w:cs="宋体"/>
          <w:sz w:val="24"/>
        </w:rPr>
        <w:t>操作说明：</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8"/>
        <w:gridCol w:w="1420"/>
        <w:gridCol w:w="5114"/>
      </w:tblGrid>
      <w:tr w14:paraId="4C32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576B4D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名称</w:t>
            </w:r>
          </w:p>
        </w:tc>
        <w:tc>
          <w:tcPr>
            <w:tcW w:w="2769" w:type="dxa"/>
          </w:tcPr>
          <w:p w14:paraId="200DC33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类型</w:t>
            </w:r>
          </w:p>
        </w:tc>
        <w:tc>
          <w:tcPr>
            <w:tcW w:w="2769" w:type="dxa"/>
          </w:tcPr>
          <w:p w14:paraId="7E59FC1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规则/说明</w:t>
            </w:r>
          </w:p>
        </w:tc>
      </w:tr>
      <w:tr w14:paraId="5EA7C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E2491B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快递单号</w:t>
            </w:r>
          </w:p>
        </w:tc>
        <w:tc>
          <w:tcPr>
            <w:tcW w:w="2769" w:type="dxa"/>
          </w:tcPr>
          <w:p w14:paraId="039C252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输入框</w:t>
            </w:r>
          </w:p>
        </w:tc>
        <w:tc>
          <w:tcPr>
            <w:tcW w:w="2769" w:type="dxa"/>
          </w:tcPr>
          <w:p w14:paraId="7027D1F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默认带入 AI 识别值，可人工修正</w:t>
            </w:r>
          </w:p>
        </w:tc>
      </w:tr>
      <w:tr w14:paraId="4FE3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BDF031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快递公司</w:t>
            </w:r>
          </w:p>
        </w:tc>
        <w:tc>
          <w:tcPr>
            <w:tcW w:w="2769" w:type="dxa"/>
          </w:tcPr>
          <w:p w14:paraId="5D87E22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输入框</w:t>
            </w:r>
          </w:p>
        </w:tc>
        <w:tc>
          <w:tcPr>
            <w:tcW w:w="2769" w:type="dxa"/>
          </w:tcPr>
          <w:p w14:paraId="070E731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默认带入 AI 识别值，可人工修正</w:t>
            </w:r>
          </w:p>
        </w:tc>
      </w:tr>
      <w:tr w14:paraId="56D71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D45918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一键应用</w:t>
            </w:r>
          </w:p>
        </w:tc>
        <w:tc>
          <w:tcPr>
            <w:tcW w:w="2769" w:type="dxa"/>
          </w:tcPr>
          <w:p w14:paraId="41074AD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2C1F3F7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将 AI 识别值应用到对应字段</w:t>
            </w:r>
          </w:p>
        </w:tc>
      </w:tr>
      <w:tr w14:paraId="519D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7E3D37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确定</w:t>
            </w:r>
          </w:p>
        </w:tc>
        <w:tc>
          <w:tcPr>
            <w:tcW w:w="2769" w:type="dxa"/>
          </w:tcPr>
          <w:p w14:paraId="489F834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1A62F8F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保存快递信息并完成核验留痕，进度推进到「待填写回函结果」</w:t>
            </w:r>
          </w:p>
        </w:tc>
      </w:tr>
      <w:tr w14:paraId="54A8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3C804C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关闭</w:t>
            </w:r>
          </w:p>
        </w:tc>
        <w:tc>
          <w:tcPr>
            <w:tcW w:w="2769" w:type="dxa"/>
          </w:tcPr>
          <w:p w14:paraId="7B424E4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3834C0B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关闭界面，未保存的修改不生效</w:t>
            </w:r>
          </w:p>
        </w:tc>
      </w:tr>
    </w:tbl>
    <w:p w14:paraId="76239B36">
      <w:pPr>
        <w:pStyle w:val="25"/>
        <w:spacing w:line="360" w:lineRule="auto"/>
      </w:pPr>
      <w:r>
        <w:rPr>
          <w:rFonts w:hint="eastAsia" w:ascii="宋体" w:hAnsi="宋体" w:eastAsia="宋体" w:cs="宋体"/>
          <w:sz w:val="24"/>
        </w:rPr>
        <w:t>「回函快递信息」弹窗（左侧函面原件 + 右侧逐项确认）：</w:t>
      </w:r>
    </w:p>
    <w:p w14:paraId="2B07F0C6">
      <w:pPr>
        <w:spacing w:line="360" w:lineRule="auto"/>
        <w:jc w:val="center"/>
      </w:pPr>
      <w:r>
        <w:drawing>
          <wp:inline distT="0" distB="0" distL="114300" distR="114300">
            <wp:extent cx="5399405" cy="3211195"/>
            <wp:effectExtent l="0" t="0" r="10795" b="444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20"/>
                    <a:stretch>
                      <a:fillRect/>
                    </a:stretch>
                  </pic:blipFill>
                  <pic:spPr>
                    <a:xfrm>
                      <a:off x="0" y="0"/>
                      <a:ext cx="5400000" cy="3211200"/>
                    </a:xfrm>
                    <a:prstGeom prst="rect">
                      <a:avLst/>
                    </a:prstGeom>
                  </pic:spPr>
                </pic:pic>
              </a:graphicData>
            </a:graphic>
          </wp:inline>
        </w:drawing>
      </w:r>
    </w:p>
    <w:p w14:paraId="1362A306">
      <w:pPr>
        <w:pStyle w:val="25"/>
        <w:spacing w:line="360" w:lineRule="auto"/>
      </w:pPr>
      <w:r>
        <w:rPr>
          <w:rFonts w:hint="eastAsia" w:ascii="宋体" w:hAnsi="宋体" w:eastAsia="宋体" w:cs="宋体"/>
          <w:sz w:val="24"/>
        </w:rPr>
        <w:t>快递数据导入结果：</w:t>
      </w:r>
    </w:p>
    <w:p w14:paraId="1FDB243C">
      <w:pPr>
        <w:spacing w:line="360" w:lineRule="auto"/>
        <w:jc w:val="center"/>
      </w:pPr>
      <w:r>
        <w:drawing>
          <wp:inline distT="0" distB="0" distL="114300" distR="114300">
            <wp:extent cx="5399405" cy="3211195"/>
            <wp:effectExtent l="0" t="0" r="10795" b="444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21"/>
                    <a:stretch>
                      <a:fillRect/>
                    </a:stretch>
                  </pic:blipFill>
                  <pic:spPr>
                    <a:xfrm>
                      <a:off x="0" y="0"/>
                      <a:ext cx="5400000" cy="3211200"/>
                    </a:xfrm>
                    <a:prstGeom prst="rect">
                      <a:avLst/>
                    </a:prstGeom>
                  </pic:spPr>
                </pic:pic>
              </a:graphicData>
            </a:graphic>
          </wp:inline>
        </w:drawing>
      </w:r>
    </w:p>
    <w:p w14:paraId="200B032D">
      <w:pPr>
        <w:pStyle w:val="5"/>
        <w:spacing w:line="360" w:lineRule="auto"/>
      </w:pPr>
      <w:r>
        <w:rPr>
          <w:rFonts w:hint="eastAsia"/>
        </w:rPr>
        <w:t>页面字段说明</w:t>
      </w:r>
    </w:p>
    <w:p w14:paraId="17FA3870">
      <w:pPr>
        <w:spacing w:line="360" w:lineRule="auto"/>
      </w:pPr>
      <w:r>
        <w:rPr>
          <w:rFonts w:hint="eastAsia" w:ascii="宋体" w:hAnsi="宋体" w:eastAsia="宋体" w:cs="宋体"/>
          <w:sz w:val="24"/>
        </w:rPr>
        <w:t>字段来源标识：AI 带入的值标「AI 建议」，人工保存过的值标「已人工确认」。</w:t>
      </w:r>
    </w:p>
    <w:p w14:paraId="55AC43F8">
      <w:pPr>
        <w:pStyle w:val="5"/>
        <w:spacing w:line="360" w:lineRule="auto"/>
      </w:pPr>
      <w:r>
        <w:rPr>
          <w:rFonts w:hint="eastAsia"/>
        </w:rPr>
        <w:t>输入、输出</w:t>
      </w:r>
    </w:p>
    <w:p w14:paraId="68BCEA74">
      <w:pPr>
        <w:spacing w:line="360" w:lineRule="auto"/>
      </w:pPr>
      <w:r>
        <w:rPr>
          <w:rFonts w:hint="eastAsia" w:ascii="宋体" w:hAnsi="宋体" w:eastAsia="宋体" w:cs="宋体"/>
          <w:sz w:val="24"/>
        </w:rPr>
        <w:t>输入：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251D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3DAA1C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15EEEBD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来源</w:t>
            </w:r>
          </w:p>
        </w:tc>
        <w:tc>
          <w:tcPr>
            <w:tcW w:w="2769" w:type="dxa"/>
          </w:tcPr>
          <w:p w14:paraId="4A4B254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651C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D7F46C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快递单号 / 快递公司</w:t>
            </w:r>
          </w:p>
        </w:tc>
        <w:tc>
          <w:tcPr>
            <w:tcW w:w="2769" w:type="dxa"/>
          </w:tcPr>
          <w:p w14:paraId="24D1B22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识别服务（AI 建议）</w:t>
            </w:r>
          </w:p>
        </w:tc>
        <w:tc>
          <w:tcPr>
            <w:tcW w:w="2769" w:type="dxa"/>
          </w:tcPr>
          <w:p w14:paraId="0996B41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来自快递面单识别，带「AI 建议」标识</w:t>
            </w:r>
          </w:p>
        </w:tc>
      </w:tr>
      <w:tr w14:paraId="1DD9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19F9C8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人工确认值</w:t>
            </w:r>
          </w:p>
        </w:tc>
        <w:tc>
          <w:tcPr>
            <w:tcW w:w="2769" w:type="dxa"/>
          </w:tcPr>
          <w:p w14:paraId="0402999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人工录入</w:t>
            </w:r>
          </w:p>
        </w:tc>
        <w:tc>
          <w:tcPr>
            <w:tcW w:w="2769" w:type="dxa"/>
          </w:tcPr>
          <w:p w14:paraId="084E7E1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修改后保存；再次打开时回显并标注来源为「人工确认值」</w:t>
            </w:r>
          </w:p>
        </w:tc>
      </w:tr>
      <w:tr w14:paraId="0FAB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169B7E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函面原件</w:t>
            </w:r>
          </w:p>
        </w:tc>
        <w:tc>
          <w:tcPr>
            <w:tcW w:w="2769" w:type="dxa"/>
          </w:tcPr>
          <w:p w14:paraId="1AC428C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系统内生成</w:t>
            </w:r>
          </w:p>
        </w:tc>
        <w:tc>
          <w:tcPr>
            <w:tcW w:w="2769" w:type="dxa"/>
          </w:tcPr>
          <w:p w14:paraId="601C243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左侧预览，供对照函面核对</w:t>
            </w:r>
          </w:p>
        </w:tc>
      </w:tr>
    </w:tbl>
    <w:p w14:paraId="71B63058">
      <w:pPr>
        <w:spacing w:line="360" w:lineRule="auto"/>
      </w:pPr>
      <w:r>
        <w:rPr>
          <w:rFonts w:hint="eastAsia" w:ascii="宋体" w:hAnsi="宋体" w:eastAsia="宋体" w:cs="宋体"/>
          <w:sz w:val="24"/>
        </w:rPr>
        <w:t>输出：</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6857F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FE93A0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620060F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去向</w:t>
            </w:r>
          </w:p>
        </w:tc>
        <w:tc>
          <w:tcPr>
            <w:tcW w:w="2769" w:type="dxa"/>
          </w:tcPr>
          <w:p w14:paraId="32EFC66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33541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045E8A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快递信息</w:t>
            </w:r>
          </w:p>
        </w:tc>
        <w:tc>
          <w:tcPr>
            <w:tcW w:w="2769" w:type="dxa"/>
          </w:tcPr>
          <w:p w14:paraId="6CE7740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回函记录</w:t>
            </w:r>
          </w:p>
        </w:tc>
        <w:tc>
          <w:tcPr>
            <w:tcW w:w="2769" w:type="dxa"/>
          </w:tcPr>
          <w:p w14:paraId="64CBF31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快递单号、快递公司写入该回函记录</w:t>
            </w:r>
          </w:p>
        </w:tc>
      </w:tr>
      <w:tr w14:paraId="05A13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FAAECB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核验留痕</w:t>
            </w:r>
          </w:p>
        </w:tc>
        <w:tc>
          <w:tcPr>
            <w:tcW w:w="2769" w:type="dxa"/>
          </w:tcPr>
          <w:p w14:paraId="6727189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回函列表（展开行）</w:t>
            </w:r>
          </w:p>
        </w:tc>
        <w:tc>
          <w:tcPr>
            <w:tcW w:w="2769" w:type="dxa"/>
          </w:tcPr>
          <w:p w14:paraId="04E19A6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核验人 + 核验时间 —— 全流程唯一留痕入口</w:t>
            </w:r>
          </w:p>
        </w:tc>
      </w:tr>
      <w:tr w14:paraId="7681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651EE7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处理进度</w:t>
            </w:r>
          </w:p>
        </w:tc>
        <w:tc>
          <w:tcPr>
            <w:tcW w:w="2769" w:type="dxa"/>
          </w:tcPr>
          <w:p w14:paraId="4C5E2C0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回函列表</w:t>
            </w:r>
          </w:p>
        </w:tc>
        <w:tc>
          <w:tcPr>
            <w:tcW w:w="2769" w:type="dxa"/>
          </w:tcPr>
          <w:p w14:paraId="1607CE2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推进到「待填写回函结果」</w:t>
            </w:r>
          </w:p>
        </w:tc>
      </w:tr>
    </w:tbl>
    <w:p w14:paraId="640E5E38">
      <w:pPr>
        <w:pStyle w:val="4"/>
        <w:spacing w:line="360" w:lineRule="auto"/>
      </w:pPr>
      <w:r>
        <w:rPr>
          <w:rFonts w:hint="eastAsia"/>
        </w:rPr>
        <w:t>回函结果填写</w:t>
      </w:r>
    </w:p>
    <w:p w14:paraId="6B5E01B2">
      <w:pPr>
        <w:pStyle w:val="5"/>
        <w:spacing w:line="360" w:lineRule="auto"/>
      </w:pPr>
      <w:r>
        <w:rPr>
          <w:rFonts w:hint="eastAsia"/>
        </w:rPr>
        <w:t>业务说明</w:t>
      </w:r>
    </w:p>
    <w:p w14:paraId="631A27F9">
      <w:pPr>
        <w:spacing w:line="360" w:lineRule="auto"/>
        <w:ind w:firstLine="420"/>
      </w:pPr>
      <w:r>
        <w:rPr>
          <w:rFonts w:hint="eastAsia" w:ascii="宋体" w:hAnsi="宋体" w:eastAsia="宋体" w:cs="宋体"/>
          <w:sz w:val="24"/>
        </w:rPr>
        <w:t>业务人员确认快递信息后，需要依据回函内容填写最终的回函结果并归档。</w:t>
      </w:r>
    </w:p>
    <w:p w14:paraId="6B11C356">
      <w:pPr>
        <w:spacing w:line="360" w:lineRule="auto"/>
        <w:ind w:firstLine="420"/>
      </w:pPr>
      <w:r>
        <w:rPr>
          <w:rFonts w:hint="eastAsia" w:ascii="宋体" w:hAnsi="宋体" w:eastAsia="宋体" w:cs="宋体"/>
          <w:sz w:val="24"/>
        </w:rPr>
        <w:t>系统把 AI 识别结论带入表单，业务人员采纳或修改后保存，保存即归档。</w:t>
      </w:r>
    </w:p>
    <w:p w14:paraId="0CB7043A">
      <w:pPr>
        <w:pStyle w:val="5"/>
        <w:spacing w:line="360" w:lineRule="auto"/>
      </w:pPr>
      <w:r>
        <w:rPr>
          <w:rFonts w:hint="eastAsia"/>
        </w:rPr>
        <w:t>业务规则</w:t>
      </w:r>
    </w:p>
    <w:p w14:paraId="3D6CFE49">
      <w:pPr>
        <w:numPr>
          <w:ilvl w:val="0"/>
          <w:numId w:val="3"/>
        </w:numPr>
        <w:spacing w:line="360" w:lineRule="auto"/>
      </w:pPr>
      <w:r>
        <w:rPr>
          <w:rFonts w:hint="eastAsia" w:ascii="宋体" w:hAnsi="宋体" w:eastAsia="宋体" w:cs="宋体"/>
          <w:sz w:val="24"/>
        </w:rPr>
        <w:t>归档后再次修改属于补正：保持「已完成」并记录最近修改人与时间；修改与核验留痕在列表展开行以一行小字展示，不单设列。</w:t>
      </w:r>
    </w:p>
    <w:p w14:paraId="37997CE4">
      <w:pPr>
        <w:numPr>
          <w:ilvl w:val="0"/>
          <w:numId w:val="3"/>
        </w:numPr>
        <w:spacing w:line="360" w:lineRule="auto"/>
      </w:pPr>
      <w:r>
        <w:rPr>
          <w:rFonts w:hint="eastAsia" w:ascii="宋体" w:hAnsi="宋体" w:eastAsia="宋体" w:cs="宋体"/>
          <w:sz w:val="24"/>
        </w:rPr>
        <w:t>表单初值优先级：已保存过的人工值 → 已采纳事项带出的值 → 空；第三层一律留空，不默认等于 AI 建议。</w:t>
      </w:r>
    </w:p>
    <w:p w14:paraId="269F3AE9">
      <w:pPr>
        <w:numPr>
          <w:ilvl w:val="0"/>
          <w:numId w:val="3"/>
        </w:numPr>
        <w:spacing w:line="360" w:lineRule="auto"/>
      </w:pPr>
      <w:r>
        <w:rPr>
          <w:rFonts w:hint="eastAsia" w:ascii="宋体" w:hAnsi="宋体" w:eastAsia="宋体" w:cs="宋体"/>
          <w:sz w:val="24"/>
        </w:rPr>
        <w:t>采纳事项的带出映射：印章核查→相符性 / 名称是否一致 / 是否为公章 / 是否有骑缝章（往来）；一致性检测→回函结果不相符处的描述（差异清单）；手写体识别→把转录追加进同一字段；银行由「回函是否相符检测」带相符性、印章核查带印章两项。标记不采纳的一律不带值。</w:t>
      </w:r>
    </w:p>
    <w:p w14:paraId="7D21E2A2">
      <w:pPr>
        <w:numPr>
          <w:ilvl w:val="0"/>
          <w:numId w:val="3"/>
        </w:numPr>
        <w:spacing w:line="360" w:lineRule="auto"/>
      </w:pPr>
      <w:r>
        <w:rPr>
          <w:rFonts w:hint="eastAsia" w:ascii="宋体" w:hAnsi="宋体" w:eastAsia="宋体" w:cs="宋体"/>
          <w:sz w:val="24"/>
        </w:rPr>
        <w:t>核验页各页签的「人工确认」列与本页读写同一份回函结果：核验页改的是草稿，点核验页第 4 项「保存」或本页保存才落库。</w:t>
      </w:r>
    </w:p>
    <w:p w14:paraId="5E06FEF6">
      <w:pPr>
        <w:pStyle w:val="5"/>
        <w:spacing w:line="360" w:lineRule="auto"/>
      </w:pPr>
      <w:r>
        <w:rPr>
          <w:rFonts w:hint="eastAsia"/>
        </w:rPr>
        <w:t>使用角色</w:t>
      </w:r>
    </w:p>
    <w:p w14:paraId="1F844E1B">
      <w:pPr>
        <w:spacing w:line="360" w:lineRule="auto"/>
      </w:pPr>
      <w:r>
        <w:rPr>
          <w:rFonts w:hint="eastAsia" w:ascii="宋体" w:hAnsi="宋体" w:eastAsia="宋体" w:cs="宋体"/>
          <w:sz w:val="24"/>
        </w:rPr>
        <w:t>业务人员。</w:t>
      </w:r>
    </w:p>
    <w:p w14:paraId="653CC7D5">
      <w:pPr>
        <w:pStyle w:val="5"/>
        <w:spacing w:line="360" w:lineRule="auto"/>
      </w:pPr>
      <w:r>
        <w:rPr>
          <w:rFonts w:hint="eastAsia"/>
        </w:rPr>
        <w:t>权限说明</w:t>
      </w:r>
    </w:p>
    <w:p w14:paraId="454D794F">
      <w:pPr>
        <w:numPr>
          <w:ilvl w:val="0"/>
          <w:numId w:val="3"/>
        </w:numPr>
        <w:spacing w:line="360" w:lineRule="auto"/>
      </w:pPr>
      <w:r>
        <w:rPr>
          <w:rFonts w:hint="eastAsia" w:ascii="宋体" w:hAnsi="宋体" w:eastAsia="宋体" w:cs="宋体"/>
          <w:sz w:val="24"/>
        </w:rPr>
        <w:t>菜单权限：业务人员拥有回函管理菜单权限。</w:t>
      </w:r>
    </w:p>
    <w:p w14:paraId="57AEE362">
      <w:pPr>
        <w:numPr>
          <w:ilvl w:val="0"/>
          <w:numId w:val="3"/>
        </w:numPr>
        <w:spacing w:line="360" w:lineRule="auto"/>
      </w:pPr>
      <w:r>
        <w:rPr>
          <w:rFonts w:hint="eastAsia" w:ascii="宋体" w:hAnsi="宋体" w:eastAsia="宋体" w:cs="宋体"/>
          <w:sz w:val="24"/>
        </w:rPr>
        <w:t>功能权限：维护－包括填写回函结果、应用 AI 识别值、保存。</w:t>
      </w:r>
    </w:p>
    <w:p w14:paraId="2A98E0CF">
      <w:pPr>
        <w:numPr>
          <w:ilvl w:val="0"/>
          <w:numId w:val="3"/>
        </w:numPr>
        <w:spacing w:line="360" w:lineRule="auto"/>
      </w:pPr>
      <w:r>
        <w:rPr>
          <w:rFonts w:hint="eastAsia" w:ascii="宋体" w:hAnsi="宋体" w:eastAsia="宋体" w:cs="宋体"/>
          <w:sz w:val="24"/>
        </w:rPr>
        <w:t>列表数据权限：不涉及。</w:t>
      </w:r>
    </w:p>
    <w:p w14:paraId="6FDB4724">
      <w:pPr>
        <w:pStyle w:val="5"/>
        <w:spacing w:line="360" w:lineRule="auto"/>
      </w:pPr>
      <w:r>
        <w:rPr>
          <w:rFonts w:hint="eastAsia"/>
        </w:rPr>
        <w:t>功能说明</w:t>
      </w:r>
    </w:p>
    <w:p w14:paraId="1CE922C1">
      <w:pPr>
        <w:spacing w:line="360" w:lineRule="auto"/>
        <w:ind w:firstLine="420"/>
      </w:pPr>
      <w:r>
        <w:rPr>
          <w:rFonts w:hint="eastAsia" w:ascii="宋体" w:hAnsi="宋体" w:eastAsia="宋体" w:cs="宋体"/>
          <w:sz w:val="24"/>
        </w:rPr>
        <w:t>本页面用于填写并归档最终回函结果：系统把 AI 识别结论带入表单，业务人员采纳或修改后保存，保存即归档并记录留痕。</w:t>
      </w:r>
    </w:p>
    <w:p w14:paraId="5D2D4621">
      <w:pPr>
        <w:spacing w:line="360" w:lineRule="auto"/>
      </w:pPr>
      <w:r>
        <w:rPr>
          <w:rFonts w:hint="eastAsia" w:ascii="宋体" w:hAnsi="宋体" w:eastAsia="宋体" w:cs="宋体"/>
          <w:sz w:val="24"/>
        </w:rPr>
        <w:t>操作说明：</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8"/>
        <w:gridCol w:w="1420"/>
        <w:gridCol w:w="5114"/>
      </w:tblGrid>
      <w:tr w14:paraId="7CAF7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651EA3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名称</w:t>
            </w:r>
          </w:p>
        </w:tc>
        <w:tc>
          <w:tcPr>
            <w:tcW w:w="2769" w:type="dxa"/>
          </w:tcPr>
          <w:p w14:paraId="031C0AF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类型</w:t>
            </w:r>
          </w:p>
        </w:tc>
        <w:tc>
          <w:tcPr>
            <w:tcW w:w="2769" w:type="dxa"/>
          </w:tcPr>
          <w:p w14:paraId="0630EF9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规则/说明</w:t>
            </w:r>
          </w:p>
        </w:tc>
      </w:tr>
      <w:tr w14:paraId="7BC70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00DABA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一键采纳所有</w:t>
            </w:r>
          </w:p>
        </w:tc>
        <w:tc>
          <w:tcPr>
            <w:tcW w:w="2769" w:type="dxa"/>
          </w:tcPr>
          <w:p w14:paraId="7F0FF6B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58B7F39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把「AI 核验结论」栏中有建议的结论一次性带入表单；与逐条点「采纳」同效，无建议的项不采纳</w:t>
            </w:r>
          </w:p>
        </w:tc>
      </w:tr>
      <w:tr w14:paraId="2C98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2FB614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来源标签</w:t>
            </w:r>
          </w:p>
        </w:tc>
        <w:tc>
          <w:tcPr>
            <w:tcW w:w="2769" w:type="dxa"/>
          </w:tcPr>
          <w:p w14:paraId="7C70B4A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标签</w:t>
            </w:r>
          </w:p>
        </w:tc>
        <w:tc>
          <w:tcPr>
            <w:tcW w:w="2769" w:type="dxa"/>
          </w:tcPr>
          <w:p w14:paraId="21AA5E8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在列表「核查事项复核」里采纳过的项会带出到本页对应字段，区块标题旁显示「已带出列表采纳的 N 项」，悬停说明不采纳的项不会带值、带进来的也仍可修改</w:t>
            </w:r>
          </w:p>
        </w:tc>
      </w:tr>
      <w:tr w14:paraId="00A3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B3364E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一键应用</w:t>
            </w:r>
          </w:p>
        </w:tc>
        <w:tc>
          <w:tcPr>
            <w:tcW w:w="2769" w:type="dxa"/>
          </w:tcPr>
          <w:p w14:paraId="1ACBCB4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6B540B0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将 AI 识别值应用到对应字段</w:t>
            </w:r>
          </w:p>
        </w:tc>
      </w:tr>
      <w:tr w14:paraId="525D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69131E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回函值</w:t>
            </w:r>
          </w:p>
        </w:tc>
        <w:tc>
          <w:tcPr>
            <w:tcW w:w="2769" w:type="dxa"/>
          </w:tcPr>
          <w:p w14:paraId="053FA05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输入框</w:t>
            </w:r>
          </w:p>
        </w:tc>
        <w:tc>
          <w:tcPr>
            <w:tcW w:w="2769" w:type="dxa"/>
          </w:tcPr>
          <w:p w14:paraId="5485CA2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逐项填写／修正回函内容；银行函证为询证事项逐项核对表</w:t>
            </w:r>
          </w:p>
        </w:tc>
      </w:tr>
      <w:tr w14:paraId="49EB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CE42FB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确定</w:t>
            </w:r>
          </w:p>
        </w:tc>
        <w:tc>
          <w:tcPr>
            <w:tcW w:w="2769" w:type="dxa"/>
          </w:tcPr>
          <w:p w14:paraId="3C8B76B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0A1B56F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保存回函结果并归档，进度置为「已完成」</w:t>
            </w:r>
          </w:p>
        </w:tc>
      </w:tr>
      <w:tr w14:paraId="42B3F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4D6258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关闭</w:t>
            </w:r>
          </w:p>
        </w:tc>
        <w:tc>
          <w:tcPr>
            <w:tcW w:w="2769" w:type="dxa"/>
          </w:tcPr>
          <w:p w14:paraId="5EB5AC7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017B729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关闭界面，未保存的填写不生效</w:t>
            </w:r>
          </w:p>
        </w:tc>
      </w:tr>
    </w:tbl>
    <w:p w14:paraId="0F72087A">
      <w:pPr>
        <w:pStyle w:val="25"/>
        <w:spacing w:line="360" w:lineRule="auto"/>
      </w:pPr>
      <w:r>
        <w:rPr>
          <w:rFonts w:hint="eastAsia" w:ascii="宋体" w:hAnsi="宋体" w:eastAsia="宋体" w:cs="宋体"/>
          <w:sz w:val="24"/>
        </w:rPr>
        <w:t>「填写回函结果」页（往来：函证结果、盖章一致性、差异说明）：</w:t>
      </w:r>
    </w:p>
    <w:p w14:paraId="5B970F6E">
      <w:pPr>
        <w:spacing w:line="360" w:lineRule="auto"/>
        <w:jc w:val="center"/>
      </w:pPr>
      <w:r>
        <w:drawing>
          <wp:inline distT="0" distB="0" distL="114300" distR="114300">
            <wp:extent cx="5399405" cy="3211195"/>
            <wp:effectExtent l="0" t="0" r="10795" b="444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22"/>
                    <a:stretch>
                      <a:fillRect/>
                    </a:stretch>
                  </pic:blipFill>
                  <pic:spPr>
                    <a:xfrm>
                      <a:off x="0" y="0"/>
                      <a:ext cx="5400000" cy="3211200"/>
                    </a:xfrm>
                    <a:prstGeom prst="rect">
                      <a:avLst/>
                    </a:prstGeom>
                  </pic:spPr>
                </pic:pic>
              </a:graphicData>
            </a:graphic>
          </wp:inline>
        </w:drawing>
      </w:r>
    </w:p>
    <w:p w14:paraId="52C31BF6">
      <w:pPr>
        <w:pStyle w:val="5"/>
        <w:spacing w:line="360" w:lineRule="auto"/>
      </w:pPr>
      <w:r>
        <w:rPr>
          <w:rFonts w:hint="eastAsia"/>
        </w:rPr>
        <w:t>页面字段说明</w:t>
      </w:r>
    </w:p>
    <w:p w14:paraId="632715AF">
      <w:pPr>
        <w:numPr>
          <w:ilvl w:val="0"/>
          <w:numId w:val="3"/>
        </w:numPr>
        <w:spacing w:line="360" w:lineRule="auto"/>
      </w:pPr>
      <w:r>
        <w:rPr>
          <w:rFonts w:hint="eastAsia" w:ascii="宋体" w:hAnsi="宋体" w:eastAsia="宋体" w:cs="宋体"/>
          <w:sz w:val="24"/>
        </w:rPr>
        <w:t>询证事项逐项核对表（银行）：14 个标准询证事项分组 + 1 个资金归集附表，可折叠，组内五列对照（系统数据 / AI 识别值 / 回函值 / 差异 / 结论）。</w:t>
      </w:r>
    </w:p>
    <w:p w14:paraId="164497B0">
      <w:pPr>
        <w:numPr>
          <w:ilvl w:val="0"/>
          <w:numId w:val="3"/>
        </w:numPr>
        <w:spacing w:line="360" w:lineRule="auto"/>
      </w:pPr>
      <w:r>
        <w:rPr>
          <w:rFonts w:hint="eastAsia" w:ascii="宋体" w:hAnsi="宋体" w:eastAsia="宋体" w:cs="宋体"/>
          <w:sz w:val="24"/>
        </w:rPr>
        <w:t>回函结果不相符处的描述、盖章不一致处原因描述：核验页的「人工确认」列也写这两格，两处是同一份数据。</w:t>
      </w:r>
    </w:p>
    <w:p w14:paraId="0256CF36">
      <w:pPr>
        <w:numPr>
          <w:ilvl w:val="0"/>
          <w:numId w:val="3"/>
        </w:numPr>
        <w:spacing w:line="360" w:lineRule="auto"/>
      </w:pPr>
      <w:r>
        <w:rPr>
          <w:rFonts w:hint="eastAsia" w:ascii="宋体" w:hAnsi="宋体" w:eastAsia="宋体" w:cs="宋体"/>
          <w:sz w:val="24"/>
        </w:rPr>
        <w:t>替代性测试文件、差异调节表：附件，可传多件，不是必填。</w:t>
      </w:r>
    </w:p>
    <w:p w14:paraId="202107DD">
      <w:pPr>
        <w:numPr>
          <w:ilvl w:val="0"/>
          <w:numId w:val="3"/>
        </w:numPr>
        <w:spacing w:line="360" w:lineRule="auto"/>
      </w:pPr>
      <w:r>
        <w:rPr>
          <w:rFonts w:hint="eastAsia" w:ascii="宋体" w:hAnsi="宋体" w:eastAsia="宋体" w:cs="宋体"/>
          <w:sz w:val="24"/>
        </w:rPr>
        <w:t>拟执行的进一步核查程序及底稿指引：文本，写准备执行哪些程序、底稿怎么索引；不是必填。</w:t>
      </w:r>
    </w:p>
    <w:p w14:paraId="65E34BA1">
      <w:pPr>
        <w:pStyle w:val="5"/>
        <w:spacing w:line="360" w:lineRule="auto"/>
      </w:pPr>
      <w:r>
        <w:rPr>
          <w:rFonts w:hint="eastAsia"/>
        </w:rPr>
        <w:t>输入、输出</w:t>
      </w:r>
    </w:p>
    <w:p w14:paraId="4709AEA1">
      <w:pPr>
        <w:spacing w:line="360" w:lineRule="auto"/>
      </w:pPr>
      <w:r>
        <w:rPr>
          <w:rFonts w:hint="eastAsia" w:ascii="宋体" w:hAnsi="宋体" w:eastAsia="宋体" w:cs="宋体"/>
          <w:sz w:val="24"/>
        </w:rPr>
        <w:t>输入：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7A71C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1E1990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284885F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来源</w:t>
            </w:r>
          </w:p>
        </w:tc>
        <w:tc>
          <w:tcPr>
            <w:tcW w:w="2769" w:type="dxa"/>
          </w:tcPr>
          <w:p w14:paraId="5E95D9F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1FE56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9E8BF7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AI 识别结论</w:t>
            </w:r>
          </w:p>
        </w:tc>
        <w:tc>
          <w:tcPr>
            <w:tcW w:w="2769" w:type="dxa"/>
          </w:tcPr>
          <w:p w14:paraId="1073DBE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识别服务</w:t>
            </w:r>
          </w:p>
        </w:tc>
        <w:tc>
          <w:tcPr>
            <w:tcW w:w="2769" w:type="dxa"/>
          </w:tcPr>
          <w:p w14:paraId="6DF4FD5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带「✦ AI」前缀，表示尚未人工确认</w:t>
            </w:r>
          </w:p>
        </w:tc>
      </w:tr>
      <w:tr w14:paraId="12EC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31878D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回函值</w:t>
            </w:r>
          </w:p>
        </w:tc>
        <w:tc>
          <w:tcPr>
            <w:tcW w:w="2769" w:type="dxa"/>
          </w:tcPr>
          <w:p w14:paraId="5266BA2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人工录入</w:t>
            </w:r>
          </w:p>
        </w:tc>
        <w:tc>
          <w:tcPr>
            <w:tcW w:w="2769" w:type="dxa"/>
          </w:tcPr>
          <w:p w14:paraId="23D0728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逐项填写 / 修正；银行函证为询证事项逐项核对表</w:t>
            </w:r>
          </w:p>
        </w:tc>
      </w:tr>
      <w:tr w14:paraId="667AF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EC8BDE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函面原件</w:t>
            </w:r>
          </w:p>
        </w:tc>
        <w:tc>
          <w:tcPr>
            <w:tcW w:w="2769" w:type="dxa"/>
          </w:tcPr>
          <w:p w14:paraId="192C983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系统内生成</w:t>
            </w:r>
          </w:p>
        </w:tc>
        <w:tc>
          <w:tcPr>
            <w:tcW w:w="2769" w:type="dxa"/>
          </w:tcPr>
          <w:p w14:paraId="479E0E4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左侧预览，供填写时对照</w:t>
            </w:r>
          </w:p>
        </w:tc>
      </w:tr>
    </w:tbl>
    <w:p w14:paraId="243AFF12">
      <w:pPr>
        <w:spacing w:line="360" w:lineRule="auto"/>
      </w:pPr>
      <w:r>
        <w:rPr>
          <w:rFonts w:hint="eastAsia" w:ascii="宋体" w:hAnsi="宋体" w:eastAsia="宋体" w:cs="宋体"/>
          <w:sz w:val="24"/>
        </w:rPr>
        <w:t>输出：</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22AD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8ACA6B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27F3072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去向</w:t>
            </w:r>
          </w:p>
        </w:tc>
        <w:tc>
          <w:tcPr>
            <w:tcW w:w="2769" w:type="dxa"/>
          </w:tcPr>
          <w:p w14:paraId="4AF9ACE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028C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4B1E16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回函结果</w:t>
            </w:r>
          </w:p>
        </w:tc>
        <w:tc>
          <w:tcPr>
            <w:tcW w:w="2769" w:type="dxa"/>
          </w:tcPr>
          <w:p w14:paraId="5064334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回函记录</w:t>
            </w:r>
          </w:p>
        </w:tc>
        <w:tc>
          <w:tcPr>
            <w:tcW w:w="2769" w:type="dxa"/>
          </w:tcPr>
          <w:p w14:paraId="7F9FC40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函证结果、盖章一致性、差异说明、科目余额分录等</w:t>
            </w:r>
          </w:p>
        </w:tc>
      </w:tr>
      <w:tr w14:paraId="446FC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C803DA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处理进度</w:t>
            </w:r>
          </w:p>
        </w:tc>
        <w:tc>
          <w:tcPr>
            <w:tcW w:w="2769" w:type="dxa"/>
          </w:tcPr>
          <w:p w14:paraId="6E960CA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回函列表</w:t>
            </w:r>
          </w:p>
        </w:tc>
        <w:tc>
          <w:tcPr>
            <w:tcW w:w="2769" w:type="dxa"/>
          </w:tcPr>
          <w:p w14:paraId="027053F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保存后置为「已完成」</w:t>
            </w:r>
          </w:p>
        </w:tc>
      </w:tr>
      <w:tr w14:paraId="7F55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4D24F1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修改留痕</w:t>
            </w:r>
          </w:p>
        </w:tc>
        <w:tc>
          <w:tcPr>
            <w:tcW w:w="2769" w:type="dxa"/>
          </w:tcPr>
          <w:p w14:paraId="1AD16B5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回函列表（展开行）</w:t>
            </w:r>
          </w:p>
        </w:tc>
        <w:tc>
          <w:tcPr>
            <w:tcW w:w="2769" w:type="dxa"/>
          </w:tcPr>
          <w:p w14:paraId="03CE87C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最近修改人 + 修改时间</w:t>
            </w:r>
          </w:p>
        </w:tc>
      </w:tr>
    </w:tbl>
    <w:p w14:paraId="79CB452C">
      <w:pPr>
        <w:pStyle w:val="4"/>
        <w:spacing w:line="360" w:lineRule="auto"/>
      </w:pPr>
      <w:r>
        <w:rPr>
          <w:rFonts w:hint="eastAsia"/>
        </w:rPr>
        <w:t>AI 智能核验－回函结果补充</w:t>
      </w:r>
    </w:p>
    <w:p w14:paraId="53C5F003">
      <w:pPr>
        <w:pStyle w:val="5"/>
        <w:spacing w:line="360" w:lineRule="auto"/>
      </w:pPr>
      <w:r>
        <w:rPr>
          <w:rFonts w:hint="eastAsia"/>
        </w:rPr>
        <w:t>业务说明</w:t>
      </w:r>
    </w:p>
    <w:p w14:paraId="4184F29B">
      <w:pPr>
        <w:spacing w:line="360" w:lineRule="auto"/>
        <w:ind w:firstLine="420"/>
      </w:pPr>
      <w:r>
        <w:rPr>
          <w:rFonts w:hint="eastAsia" w:ascii="宋体" w:hAnsi="宋体" w:eastAsia="宋体" w:cs="宋体"/>
          <w:sz w:val="24"/>
        </w:rPr>
        <w:t>把不用 AI 的那些回函结果事项收进核验动线：三个 AI 检测页签看完后，直接在这里补齐附件与底稿指引并保存，不必再跳到「回函结果填写」页。</w:t>
      </w:r>
    </w:p>
    <w:p w14:paraId="70CBAD7F">
      <w:pPr>
        <w:spacing w:line="360" w:lineRule="auto"/>
        <w:ind w:firstLine="420"/>
      </w:pPr>
      <w:r>
        <w:rPr>
          <w:rFonts w:hint="eastAsia" w:ascii="宋体" w:hAnsi="宋体" w:eastAsia="宋体" w:cs="宋体"/>
          <w:sz w:val="24"/>
        </w:rPr>
        <w:t>本项不是 AI 核查事项：页脚不提供「采纳 / 不采纳识别数据」，动作在本项内容里（保存 / 保存并归档）。</w:t>
      </w:r>
    </w:p>
    <w:p w14:paraId="5F712C09">
      <w:pPr>
        <w:pStyle w:val="5"/>
        <w:spacing w:line="360" w:lineRule="auto"/>
      </w:pPr>
      <w:r>
        <w:rPr>
          <w:rFonts w:hint="eastAsia"/>
        </w:rPr>
        <w:t>业务规则</w:t>
      </w:r>
    </w:p>
    <w:p w14:paraId="48AE834C">
      <w:pPr>
        <w:numPr>
          <w:ilvl w:val="0"/>
          <w:numId w:val="3"/>
        </w:numPr>
        <w:spacing w:line="360" w:lineRule="auto"/>
      </w:pPr>
      <w:r>
        <w:rPr>
          <w:rFonts w:hint="eastAsia" w:ascii="宋体" w:hAnsi="宋体" w:eastAsia="宋体" w:cs="宋体"/>
          <w:sz w:val="24"/>
        </w:rPr>
        <w:t>本项装两件 AI 给不了的事：两个附件（替代性测试文件 / 差异调节表）+ 一段文本（拟执行的进一步核查程序及底稿指引）；必填项不在这里问 —— 它们各有出处（见各检测页签的人工确认列）。</w:t>
      </w:r>
    </w:p>
    <w:p w14:paraId="1CA29312">
      <w:pPr>
        <w:numPr>
          <w:ilvl w:val="0"/>
          <w:numId w:val="3"/>
        </w:numPr>
        <w:spacing w:line="360" w:lineRule="auto"/>
      </w:pPr>
      <w:r>
        <w:rPr>
          <w:rFonts w:hint="eastAsia" w:ascii="宋体" w:hAnsi="宋体" w:eastAsia="宋体" w:cs="宋体"/>
          <w:sz w:val="24"/>
        </w:rPr>
        <w:t>本项与「回函结果填写」页读写同一份回函结果；核验页内落库只有本项这一个出口（三个页签的人工确认列写的是一份草稿）。</w:t>
      </w:r>
    </w:p>
    <w:p w14:paraId="2D85A51D">
      <w:pPr>
        <w:numPr>
          <w:ilvl w:val="0"/>
          <w:numId w:val="3"/>
        </w:numPr>
        <w:spacing w:line="360" w:lineRule="auto"/>
      </w:pPr>
      <w:r>
        <w:rPr>
          <w:rFonts w:hint="eastAsia" w:ascii="宋体" w:hAnsi="宋体" w:eastAsia="宋体" w:cs="宋体"/>
          <w:sz w:val="24"/>
        </w:rPr>
        <w:t>保存时按总判定判一次：达成（核查项全表态 + 必填全有值）即保存并归档、关窗；未达成只保存字段、不推进进度，并提示还剩哪几项。</w:t>
      </w:r>
    </w:p>
    <w:p w14:paraId="2048EE4A">
      <w:pPr>
        <w:pStyle w:val="5"/>
        <w:spacing w:line="360" w:lineRule="auto"/>
      </w:pPr>
      <w:r>
        <w:rPr>
          <w:rFonts w:hint="eastAsia"/>
        </w:rPr>
        <w:t>使用角色</w:t>
      </w:r>
    </w:p>
    <w:p w14:paraId="7EEA8DA8">
      <w:pPr>
        <w:spacing w:line="360" w:lineRule="auto"/>
      </w:pPr>
      <w:r>
        <w:rPr>
          <w:rFonts w:hint="eastAsia" w:ascii="宋体" w:hAnsi="宋体" w:eastAsia="宋体" w:cs="宋体"/>
          <w:sz w:val="24"/>
        </w:rPr>
        <w:t>业务人员。</w:t>
      </w:r>
    </w:p>
    <w:p w14:paraId="6448E727">
      <w:pPr>
        <w:pStyle w:val="5"/>
        <w:spacing w:line="360" w:lineRule="auto"/>
      </w:pPr>
      <w:r>
        <w:rPr>
          <w:rFonts w:hint="eastAsia"/>
        </w:rPr>
        <w:t>权限说明</w:t>
      </w:r>
    </w:p>
    <w:p w14:paraId="47309E11">
      <w:pPr>
        <w:numPr>
          <w:ilvl w:val="0"/>
          <w:numId w:val="3"/>
        </w:numPr>
        <w:spacing w:line="360" w:lineRule="auto"/>
      </w:pPr>
      <w:r>
        <w:rPr>
          <w:rFonts w:hint="eastAsia" w:ascii="宋体" w:hAnsi="宋体" w:eastAsia="宋体" w:cs="宋体"/>
          <w:sz w:val="24"/>
        </w:rPr>
        <w:t>菜单权限：业务人员拥有回函管理菜单权限。</w:t>
      </w:r>
    </w:p>
    <w:p w14:paraId="3F49ACCF">
      <w:pPr>
        <w:numPr>
          <w:ilvl w:val="0"/>
          <w:numId w:val="3"/>
        </w:numPr>
        <w:spacing w:line="360" w:lineRule="auto"/>
      </w:pPr>
      <w:r>
        <w:rPr>
          <w:rFonts w:hint="eastAsia" w:ascii="宋体" w:hAnsi="宋体" w:eastAsia="宋体" w:cs="宋体"/>
          <w:sz w:val="24"/>
        </w:rPr>
        <w:t>功能权限：维护－包括填写回函结果补充项、上传附件、保存并归档。</w:t>
      </w:r>
    </w:p>
    <w:p w14:paraId="13C4FA11">
      <w:pPr>
        <w:numPr>
          <w:ilvl w:val="0"/>
          <w:numId w:val="3"/>
        </w:numPr>
        <w:spacing w:line="360" w:lineRule="auto"/>
      </w:pPr>
      <w:r>
        <w:rPr>
          <w:rFonts w:hint="eastAsia" w:ascii="宋体" w:hAnsi="宋体" w:eastAsia="宋体" w:cs="宋体"/>
          <w:sz w:val="24"/>
        </w:rPr>
        <w:t>列表数据权限：不涉及。</w:t>
      </w:r>
    </w:p>
    <w:p w14:paraId="5AD83F3D">
      <w:pPr>
        <w:pStyle w:val="5"/>
        <w:spacing w:line="360" w:lineRule="auto"/>
      </w:pPr>
      <w:r>
        <w:rPr>
          <w:rFonts w:hint="eastAsia"/>
        </w:rPr>
        <w:t>功能说明</w:t>
      </w:r>
    </w:p>
    <w:p w14:paraId="4F197702">
      <w:pPr>
        <w:spacing w:line="360" w:lineRule="auto"/>
        <w:ind w:firstLine="420"/>
      </w:pPr>
      <w:r>
        <w:rPr>
          <w:rFonts w:hint="eastAsia" w:ascii="宋体" w:hAnsi="宋体" w:eastAsia="宋体" w:cs="宋体"/>
          <w:sz w:val="24"/>
        </w:rPr>
        <w:t>核验页的第 4 个页签：左侧仍是原件预览栈，右侧为本项的填写区（附件与底稿指引），底部为保存动作与「还剩几项」的提示。</w:t>
      </w:r>
    </w:p>
    <w:p w14:paraId="5B089F56">
      <w:pPr>
        <w:spacing w:line="360" w:lineRule="auto"/>
      </w:pPr>
      <w:r>
        <w:rPr>
          <w:rFonts w:hint="eastAsia" w:ascii="宋体" w:hAnsi="宋体" w:eastAsia="宋体" w:cs="宋体"/>
          <w:sz w:val="24"/>
        </w:rPr>
        <w:t>操作说明：</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8"/>
        <w:gridCol w:w="1420"/>
        <w:gridCol w:w="5114"/>
      </w:tblGrid>
      <w:tr w14:paraId="40F9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52FDF2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名称</w:t>
            </w:r>
          </w:p>
        </w:tc>
        <w:tc>
          <w:tcPr>
            <w:tcW w:w="2769" w:type="dxa"/>
          </w:tcPr>
          <w:p w14:paraId="4982A1A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类型</w:t>
            </w:r>
          </w:p>
        </w:tc>
        <w:tc>
          <w:tcPr>
            <w:tcW w:w="2769" w:type="dxa"/>
          </w:tcPr>
          <w:p w14:paraId="5A54429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规则/说明</w:t>
            </w:r>
          </w:p>
        </w:tc>
      </w:tr>
      <w:tr w14:paraId="4E73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FC1215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替代性测试文件</w:t>
            </w:r>
          </w:p>
        </w:tc>
        <w:tc>
          <w:tcPr>
            <w:tcW w:w="2769" w:type="dxa"/>
          </w:tcPr>
          <w:p w14:paraId="031BCD5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上传控件</w:t>
            </w:r>
          </w:p>
        </w:tc>
        <w:tc>
          <w:tcPr>
            <w:tcW w:w="2769" w:type="dxa"/>
          </w:tcPr>
          <w:p w14:paraId="2496055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 JPG / JPEG / PDF，可多附件；与结果页同一份数据，两处都能传</w:t>
            </w:r>
          </w:p>
        </w:tc>
      </w:tr>
      <w:tr w14:paraId="75DF0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AC2B2A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差异调节表</w:t>
            </w:r>
          </w:p>
        </w:tc>
        <w:tc>
          <w:tcPr>
            <w:tcW w:w="2769" w:type="dxa"/>
          </w:tcPr>
          <w:p w14:paraId="4958646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上传控件</w:t>
            </w:r>
          </w:p>
        </w:tc>
        <w:tc>
          <w:tcPr>
            <w:tcW w:w="2769" w:type="dxa"/>
          </w:tcPr>
          <w:p w14:paraId="1835B77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上传 PDF / Excel，可多附件；与结果页同一份数据</w:t>
            </w:r>
          </w:p>
        </w:tc>
      </w:tr>
      <w:tr w14:paraId="3187A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2E9473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拟执行的进一步核查程序及底稿指引</w:t>
            </w:r>
          </w:p>
        </w:tc>
        <w:tc>
          <w:tcPr>
            <w:tcW w:w="2769" w:type="dxa"/>
          </w:tcPr>
          <w:p w14:paraId="6DCFBCF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输入框</w:t>
            </w:r>
          </w:p>
        </w:tc>
        <w:tc>
          <w:tcPr>
            <w:tcW w:w="2769" w:type="dxa"/>
          </w:tcPr>
          <w:p w14:paraId="60FE45FD">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文本填写（不上传附件）：写清准备执行哪些程序、相应底稿怎么索引</w:t>
            </w:r>
          </w:p>
        </w:tc>
      </w:tr>
      <w:tr w14:paraId="489CF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6ECB5C3">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保存</w:t>
            </w:r>
          </w:p>
        </w:tc>
        <w:tc>
          <w:tcPr>
            <w:tcW w:w="2769" w:type="dxa"/>
          </w:tcPr>
          <w:p w14:paraId="6E16B4C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按钮</w:t>
            </w:r>
          </w:p>
        </w:tc>
        <w:tc>
          <w:tcPr>
            <w:tcW w:w="2769" w:type="dxa"/>
          </w:tcPr>
          <w:p w14:paraId="27BFA6E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保存字段；若总判定已达成则同时归档并关闭核验弹窗</w:t>
            </w:r>
          </w:p>
        </w:tc>
      </w:tr>
    </w:tbl>
    <w:p w14:paraId="04C0F8A4">
      <w:pPr>
        <w:pStyle w:val="25"/>
        <w:spacing w:line="360" w:lineRule="auto"/>
      </w:pPr>
      <w:r>
        <w:rPr>
          <w:rFonts w:hint="eastAsia" w:ascii="宋体" w:hAnsi="宋体" w:eastAsia="宋体" w:cs="宋体"/>
          <w:sz w:val="24"/>
        </w:rPr>
        <w:t>核验页第 4 项「回函结果补充」：两个附件 + 底稿指引文本 + 保存（人工确认列的唯一落库出口）：</w:t>
      </w:r>
    </w:p>
    <w:p w14:paraId="3E430F2B">
      <w:pPr>
        <w:spacing w:line="360" w:lineRule="auto"/>
        <w:jc w:val="center"/>
      </w:pPr>
      <w:r>
        <w:drawing>
          <wp:inline distT="0" distB="0" distL="114300" distR="114300">
            <wp:extent cx="5399405" cy="3211195"/>
            <wp:effectExtent l="0" t="0" r="10795" b="444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23"/>
                    <a:stretch>
                      <a:fillRect/>
                    </a:stretch>
                  </pic:blipFill>
                  <pic:spPr>
                    <a:xfrm>
                      <a:off x="0" y="0"/>
                      <a:ext cx="5400000" cy="3211200"/>
                    </a:xfrm>
                    <a:prstGeom prst="rect">
                      <a:avLst/>
                    </a:prstGeom>
                  </pic:spPr>
                </pic:pic>
              </a:graphicData>
            </a:graphic>
          </wp:inline>
        </w:drawing>
      </w:r>
    </w:p>
    <w:p w14:paraId="12B08B36">
      <w:pPr>
        <w:pStyle w:val="5"/>
        <w:spacing w:line="360" w:lineRule="auto"/>
      </w:pPr>
      <w:r>
        <w:rPr>
          <w:rFonts w:hint="eastAsia"/>
        </w:rPr>
        <w:t>页面字段说明</w:t>
      </w:r>
    </w:p>
    <w:p w14:paraId="6DFD34BA">
      <w:pPr>
        <w:numPr>
          <w:ilvl w:val="0"/>
          <w:numId w:val="3"/>
        </w:numPr>
        <w:spacing w:line="360" w:lineRule="auto"/>
      </w:pPr>
      <w:r>
        <w:rPr>
          <w:rFonts w:hint="eastAsia" w:ascii="宋体" w:hAnsi="宋体" w:eastAsia="宋体" w:cs="宋体"/>
          <w:sz w:val="24"/>
        </w:rPr>
        <w:t>替代性测试文件、差异调节表：附件，可传多件、不是必填。</w:t>
      </w:r>
    </w:p>
    <w:p w14:paraId="765AF947">
      <w:pPr>
        <w:numPr>
          <w:ilvl w:val="0"/>
          <w:numId w:val="3"/>
        </w:numPr>
        <w:spacing w:line="360" w:lineRule="auto"/>
      </w:pPr>
      <w:r>
        <w:rPr>
          <w:rFonts w:hint="eastAsia" w:ascii="宋体" w:hAnsi="宋体" w:eastAsia="宋体" w:cs="宋体"/>
          <w:sz w:val="24"/>
        </w:rPr>
        <w:t>拟执行的进一步核查程序及底稿指引：文本，不是必填。</w:t>
      </w:r>
    </w:p>
    <w:p w14:paraId="72888E2C">
      <w:pPr>
        <w:pStyle w:val="5"/>
        <w:spacing w:line="360" w:lineRule="auto"/>
      </w:pPr>
      <w:r>
        <w:rPr>
          <w:rFonts w:hint="eastAsia"/>
        </w:rPr>
        <w:t>输入、输出</w:t>
      </w:r>
    </w:p>
    <w:p w14:paraId="66A2E6ED">
      <w:pPr>
        <w:spacing w:line="360" w:lineRule="auto"/>
      </w:pPr>
      <w:r>
        <w:rPr>
          <w:rFonts w:hint="eastAsia" w:ascii="宋体" w:hAnsi="宋体" w:eastAsia="宋体" w:cs="宋体"/>
          <w:sz w:val="24"/>
        </w:rPr>
        <w:t>输入：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6B0B8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08E4439">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714CE70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来源</w:t>
            </w:r>
          </w:p>
        </w:tc>
        <w:tc>
          <w:tcPr>
            <w:tcW w:w="2769" w:type="dxa"/>
          </w:tcPr>
          <w:p w14:paraId="73B1E255">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3378F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193D7D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回函结果已填值</w:t>
            </w:r>
          </w:p>
        </w:tc>
        <w:tc>
          <w:tcPr>
            <w:tcW w:w="2769" w:type="dxa"/>
          </w:tcPr>
          <w:p w14:paraId="58AA894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回函记录</w:t>
            </w:r>
          </w:p>
        </w:tc>
        <w:tc>
          <w:tcPr>
            <w:tcW w:w="2769" w:type="dxa"/>
          </w:tcPr>
          <w:p w14:paraId="0E70AD8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本项打开时回显已保存的附件与底稿指引</w:t>
            </w:r>
          </w:p>
        </w:tc>
      </w:tr>
      <w:tr w14:paraId="4C698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27112D8">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核验页人工确认列草稿</w:t>
            </w:r>
          </w:p>
        </w:tc>
        <w:tc>
          <w:tcPr>
            <w:tcW w:w="2769" w:type="dxa"/>
          </w:tcPr>
          <w:p w14:paraId="4EA8180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本页签内的填写</w:t>
            </w:r>
          </w:p>
        </w:tc>
        <w:tc>
          <w:tcPr>
            <w:tcW w:w="2769" w:type="dxa"/>
          </w:tcPr>
          <w:p w14:paraId="4CF842E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三个 AI 页签的人工确认列与本项共用同一份草稿</w:t>
            </w:r>
          </w:p>
        </w:tc>
      </w:tr>
    </w:tbl>
    <w:p w14:paraId="2DA582D3">
      <w:pPr>
        <w:spacing w:line="360" w:lineRule="auto"/>
      </w:pPr>
      <w:r>
        <w:rPr>
          <w:rFonts w:hint="eastAsia" w:ascii="宋体" w:hAnsi="宋体" w:eastAsia="宋体" w:cs="宋体"/>
          <w:sz w:val="24"/>
        </w:rPr>
        <w:t>输出：</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556"/>
        <w:gridCol w:w="3693"/>
      </w:tblGrid>
      <w:tr w14:paraId="59DF9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627D3EC">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数据项</w:t>
            </w:r>
          </w:p>
        </w:tc>
        <w:tc>
          <w:tcPr>
            <w:tcW w:w="2769" w:type="dxa"/>
          </w:tcPr>
          <w:p w14:paraId="4777090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去向</w:t>
            </w:r>
          </w:p>
        </w:tc>
        <w:tc>
          <w:tcPr>
            <w:tcW w:w="2769" w:type="dxa"/>
          </w:tcPr>
          <w:p w14:paraId="258511E7">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说明</w:t>
            </w:r>
          </w:p>
        </w:tc>
      </w:tr>
      <w:tr w14:paraId="1984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2C66F5B">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替代性测试文件 / 差异调节表 / 底稿指引</w:t>
            </w:r>
          </w:p>
        </w:tc>
        <w:tc>
          <w:tcPr>
            <w:tcW w:w="2769" w:type="dxa"/>
          </w:tcPr>
          <w:p w14:paraId="0F3BE571">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回函记录</w:t>
            </w:r>
          </w:p>
        </w:tc>
        <w:tc>
          <w:tcPr>
            <w:tcW w:w="2769" w:type="dxa"/>
          </w:tcPr>
          <w:p w14:paraId="40DAD1A6">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保存后写入回函结果</w:t>
            </w:r>
          </w:p>
        </w:tc>
      </w:tr>
      <w:tr w14:paraId="2EA3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81AE2D0">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处理进度</w:t>
            </w:r>
          </w:p>
        </w:tc>
        <w:tc>
          <w:tcPr>
            <w:tcW w:w="2769" w:type="dxa"/>
          </w:tcPr>
          <w:p w14:paraId="6FF75864">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回函列表</w:t>
            </w:r>
          </w:p>
        </w:tc>
        <w:tc>
          <w:tcPr>
            <w:tcW w:w="2769" w:type="dxa"/>
          </w:tcPr>
          <w:p w14:paraId="5B066CE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总判定达成时归档为「已完成」</w:t>
            </w:r>
          </w:p>
        </w:tc>
      </w:tr>
      <w:tr w14:paraId="3873B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047900F">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本项保存留痕</w:t>
            </w:r>
          </w:p>
        </w:tc>
        <w:tc>
          <w:tcPr>
            <w:tcW w:w="2769" w:type="dxa"/>
          </w:tcPr>
          <w:p w14:paraId="64A2B3EA">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回函记录</w:t>
            </w:r>
          </w:p>
        </w:tc>
        <w:tc>
          <w:tcPr>
            <w:tcW w:w="2769" w:type="dxa"/>
          </w:tcPr>
          <w:p w14:paraId="08BB0E42">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宋体"/>
                <w:b w:val="0"/>
                <w:sz w:val="24"/>
              </w:rPr>
              <w:t>记录本项保存时间，供页签进度条点亮最后一格</w:t>
            </w:r>
          </w:p>
        </w:tc>
      </w:tr>
    </w:tbl>
    <w:p w14:paraId="503AD7BF">
      <w:pPr>
        <w:pStyle w:val="4"/>
        <w:spacing w:line="360" w:lineRule="auto"/>
      </w:pPr>
      <w:r>
        <w:rPr>
          <w:rFonts w:hint="eastAsia"/>
        </w:rPr>
        <w:t>本章节暂未收录的需求</w:t>
      </w:r>
    </w:p>
    <w:p w14:paraId="1F50AE31">
      <w:pPr>
        <w:spacing w:line="360" w:lineRule="auto"/>
      </w:pPr>
      <w:r>
        <w:rPr>
          <w:rFonts w:hint="eastAsia" w:ascii="宋体" w:hAnsi="宋体" w:eastAsia="宋体" w:cs="宋体"/>
          <w:sz w:val="24"/>
        </w:rPr>
        <w:t>以下内容本次未收录，后续版本补充：</w:t>
      </w:r>
    </w:p>
    <w:p w14:paraId="536E00AE">
      <w:pPr>
        <w:numPr>
          <w:ilvl w:val="0"/>
          <w:numId w:val="3"/>
        </w:numPr>
        <w:spacing w:line="360" w:lineRule="auto"/>
      </w:pPr>
      <w:r>
        <w:rPr>
          <w:rFonts w:hint="eastAsia" w:ascii="宋体" w:hAnsi="宋体" w:eastAsia="宋体" w:cs="宋体"/>
          <w:sz w:val="24"/>
        </w:rPr>
        <w:t>底稿系统、自律报送系统的标准产品需求（本说明书只覆盖函证系统回函管理）。</w:t>
      </w:r>
    </w:p>
    <w:p w14:paraId="496B0E5C">
      <w:pPr>
        <w:numPr>
          <w:ilvl w:val="0"/>
          <w:numId w:val="3"/>
        </w:numPr>
        <w:spacing w:line="360" w:lineRule="auto"/>
      </w:pPr>
      <w:r>
        <w:rPr>
          <w:rFonts w:hint="eastAsia" w:ascii="宋体" w:hAnsi="宋体" w:eastAsia="宋体" w:cs="宋体"/>
          <w:sz w:val="24"/>
        </w:rPr>
        <w:t>助手端 / 手机端 / 客户端需求：本系统当前仅 WEB 端，故不设端别层。</w:t>
      </w:r>
    </w:p>
    <w:p w14:paraId="42554B81">
      <w:pPr>
        <w:numPr>
          <w:ilvl w:val="0"/>
          <w:numId w:val="3"/>
        </w:numPr>
        <w:spacing w:line="360" w:lineRule="auto"/>
      </w:pPr>
      <w:r>
        <w:rPr>
          <w:rFonts w:hint="eastAsia" w:ascii="宋体" w:hAnsi="宋体" w:eastAsia="宋体" w:cs="宋体"/>
          <w:sz w:val="24"/>
        </w:rPr>
        <w:t>系统对接需求（与投行项目管理系统、用印系统的对接）：本次未收录。</w:t>
      </w: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aturday Sans Regular">
    <w:panose1 w:val="02010600010101010101"/>
    <w:charset w:val="86"/>
    <w:family w:val="auto"/>
    <w:pitch w:val="default"/>
    <w:sig w:usb0="00000001" w:usb1="080E0000" w:usb2="00000000" w:usb3="00000000" w:csb0="00040000" w:csb1="00000000"/>
  </w:font>
  <w:font w:name="方正黑体_GBK">
    <w:panose1 w:val="02010600010101010101"/>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Helvetica LT Pro">
    <w:panose1 w:val="020B0504020202020204"/>
    <w:charset w:val="00"/>
    <w:family w:val="auto"/>
    <w:pitch w:val="default"/>
    <w:sig w:usb0="A00002AF" w:usb1="5000204A" w:usb2="00000000" w:usb3="00000000" w:csb0="20000097" w:csb1="00000000"/>
  </w:font>
  <w:font w:name="微软雅黑">
    <w:panose1 w:val="020B0503020204020204"/>
    <w:charset w:val="86"/>
    <w:family w:val="auto"/>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0F264">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213C79">
                          <w:pPr>
                            <w:pStyle w:val="1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C213C79">
                    <w:pPr>
                      <w:pStyle w:val="14"/>
                    </w:pPr>
                    <w:r>
                      <w:fldChar w:fldCharType="begin"/>
                    </w:r>
                    <w:r>
                      <w:instrText xml:space="preserve"> PAGE  \* MERGEFORMAT </w:instrText>
                    </w:r>
                    <w:r>
                      <w:fldChar w:fldCharType="separate"/>
                    </w:r>
                    <w: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DA44F">
    <w:pPr>
      <w:pStyle w:val="15"/>
      <w:tabs>
        <w:tab w:val="center" w:pos="4320"/>
        <w:tab w:val="right" w:pos="8640"/>
        <w:tab w:val="clear" w:pos="4153"/>
        <w:tab w:val="clear" w:pos="8306"/>
      </w:tabs>
      <w:jc w:val="right"/>
    </w:pPr>
    <w:r>
      <w:rPr>
        <w:rFonts w:hint="eastAsia"/>
        <w:sz w:val="24"/>
      </w:rPr>
      <w:t>业务需求说明书</w:t>
    </w:r>
    <w:r>
      <w:rPr>
        <w:rFonts w:ascii="Verdana" w:hAnsi="Verdana"/>
        <w:color w:val="000000"/>
      </w:rPr>
      <w:fldChar w:fldCharType="begin"/>
    </w:r>
    <w:r>
      <w:instrText xml:space="preserve"> INCLUDEPICTURE "C:\\Users\\011926\\AppData\\Local\\Microsoft\\Windows\\Temporary Internet Files\\Content.IE5\\9M21G07N\\cid:_Foxmail.1@e6ec0cfc-1b73-8adc-ad1d-31510273ccdb" \* MERGEFORMAT </w:instrText>
    </w:r>
    <w:r>
      <w:rPr>
        <w:rFonts w:ascii="Verdana" w:hAnsi="Verdana"/>
        <w:color w:val="00000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7BB824"/>
    <w:multiLevelType w:val="singleLevel"/>
    <w:tmpl w:val="AF7BB824"/>
    <w:lvl w:ilvl="0" w:tentative="0">
      <w:start w:val="1"/>
      <w:numFmt w:val="bullet"/>
      <w:lvlText w:val=""/>
      <w:lvlJc w:val="left"/>
      <w:pPr>
        <w:ind w:left="420" w:hanging="420"/>
      </w:pPr>
      <w:rPr>
        <w:rFonts w:hint="default" w:ascii="Wingdings" w:hAnsi="Wingdings"/>
      </w:rPr>
    </w:lvl>
  </w:abstractNum>
  <w:abstractNum w:abstractNumId="1">
    <w:nsid w:val="FDD72616"/>
    <w:multiLevelType w:val="multilevel"/>
    <w:tmpl w:val="FDD72616"/>
    <w:lvl w:ilvl="0" w:tentative="0">
      <w:start w:val="1"/>
      <w:numFmt w:val="decimal"/>
      <w:pStyle w:val="2"/>
      <w:lvlText w:val="%1."/>
      <w:lvlJc w:val="left"/>
      <w:pPr>
        <w:ind w:left="432" w:hanging="432"/>
      </w:pPr>
      <w:rPr>
        <w:rFonts w:hint="default" w:ascii="宋体" w:hAnsi="宋体" w:eastAsia="宋体" w:cs="宋体"/>
      </w:rPr>
    </w:lvl>
    <w:lvl w:ilvl="1" w:tentative="0">
      <w:start w:val="1"/>
      <w:numFmt w:val="decimal"/>
      <w:pStyle w:val="3"/>
      <w:lvlText w:val="%1.%2."/>
      <w:lvlJc w:val="left"/>
      <w:pPr>
        <w:ind w:left="815" w:hanging="575"/>
      </w:pPr>
      <w:rPr>
        <w:rFonts w:hint="default" w:ascii="宋体" w:hAnsi="宋体" w:eastAsia="宋体" w:cs="宋体"/>
      </w:rPr>
    </w:lvl>
    <w:lvl w:ilvl="2" w:tentative="0">
      <w:start w:val="1"/>
      <w:numFmt w:val="decimal"/>
      <w:pStyle w:val="4"/>
      <w:lvlText w:val="%1.%2.%3."/>
      <w:lvlJc w:val="left"/>
      <w:pPr>
        <w:ind w:left="720" w:hanging="720"/>
      </w:pPr>
      <w:rPr>
        <w:rFonts w:hint="default" w:ascii="宋体" w:hAnsi="宋体" w:eastAsia="宋体" w:cs="宋体"/>
      </w:rPr>
    </w:lvl>
    <w:lvl w:ilvl="3" w:tentative="0">
      <w:start w:val="1"/>
      <w:numFmt w:val="decimal"/>
      <w:pStyle w:val="5"/>
      <w:lvlText w:val="%1.%2.%3.%4."/>
      <w:lvlJc w:val="left"/>
      <w:pPr>
        <w:ind w:left="864" w:hanging="864"/>
      </w:pPr>
      <w:rPr>
        <w:rFonts w:hint="default" w:ascii="宋体" w:hAnsi="宋体" w:eastAsia="宋体" w:cs="宋体"/>
      </w:rPr>
    </w:lvl>
    <w:lvl w:ilvl="4" w:tentative="0">
      <w:start w:val="1"/>
      <w:numFmt w:val="decimal"/>
      <w:pStyle w:val="6"/>
      <w:lvlText w:val="%1.%2.%3.%4.%5."/>
      <w:lvlJc w:val="left"/>
      <w:pPr>
        <w:ind w:left="1008" w:hanging="1008"/>
      </w:pPr>
      <w:rPr>
        <w:rFonts w:hint="default" w:ascii="宋体" w:hAnsi="宋体" w:eastAsia="宋体" w:cs="宋体"/>
      </w:rPr>
    </w:lvl>
    <w:lvl w:ilvl="5" w:tentative="0">
      <w:start w:val="1"/>
      <w:numFmt w:val="decimal"/>
      <w:pStyle w:val="7"/>
      <w:lvlText w:val="%1.%2.%3.%4.%5.%6."/>
      <w:lvlJc w:val="left"/>
      <w:pPr>
        <w:ind w:left="1151" w:hanging="1151"/>
      </w:pPr>
      <w:rPr>
        <w:rFonts w:hint="default" w:ascii="宋体" w:hAnsi="宋体" w:eastAsia="宋体" w:cs="宋体"/>
      </w:rPr>
    </w:lvl>
    <w:lvl w:ilvl="6" w:tentative="0">
      <w:start w:val="1"/>
      <w:numFmt w:val="decimal"/>
      <w:pStyle w:val="8"/>
      <w:lvlText w:val="%1.%2.%3.%4.%5.%6.%7."/>
      <w:lvlJc w:val="left"/>
      <w:pPr>
        <w:ind w:left="1296" w:hanging="1296"/>
      </w:pPr>
      <w:rPr>
        <w:rFonts w:hint="default" w:ascii="宋体" w:hAnsi="宋体" w:eastAsia="宋体" w:cs="宋体"/>
      </w:rPr>
    </w:lvl>
    <w:lvl w:ilvl="7" w:tentative="0">
      <w:start w:val="1"/>
      <w:numFmt w:val="decimal"/>
      <w:pStyle w:val="9"/>
      <w:lvlText w:val="%1.%2.%3.%4.%5.%6.%7.%8."/>
      <w:lvlJc w:val="left"/>
      <w:pPr>
        <w:ind w:left="1440" w:hanging="1440"/>
      </w:pPr>
      <w:rPr>
        <w:rFonts w:hint="default" w:ascii="宋体" w:hAnsi="宋体" w:eastAsia="宋体" w:cs="宋体"/>
      </w:rPr>
    </w:lvl>
    <w:lvl w:ilvl="8" w:tentative="0">
      <w:start w:val="1"/>
      <w:numFmt w:val="decimal"/>
      <w:pStyle w:val="10"/>
      <w:lvlText w:val="%1.%2.%3.%4.%5.%6.%7.%8.%9."/>
      <w:lvlJc w:val="left"/>
      <w:pPr>
        <w:ind w:left="1583" w:hanging="1583"/>
      </w:pPr>
      <w:rPr>
        <w:rFonts w:hint="default"/>
      </w:rPr>
    </w:lvl>
  </w:abstractNum>
  <w:abstractNum w:abstractNumId="2">
    <w:nsid w:val="3BCB0D16"/>
    <w:multiLevelType w:val="multilevel"/>
    <w:tmpl w:val="3BCB0D1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阿栋">
    <w15:presenceInfo w15:providerId="None" w15:userId="阿栋"/>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NotDisplayPageBoundaries w:val="1"/>
  <w:embedSystem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ZTg4MjQ0Y2I4MGRiYmYyNjVhNjc3ZTViNDMwM2IifQ=="/>
    <w:docVar w:name="KSO_WPS_MARK_KEY" w:val="7be20b48-99a8-4c45-8aba-26172e9e8a43"/>
  </w:docVars>
  <w:rsids>
    <w:rsidRoot w:val="002F1FD4"/>
    <w:rsid w:val="00013654"/>
    <w:rsid w:val="0018099E"/>
    <w:rsid w:val="00215AA4"/>
    <w:rsid w:val="002C4449"/>
    <w:rsid w:val="002F1FD4"/>
    <w:rsid w:val="00317C56"/>
    <w:rsid w:val="00522102"/>
    <w:rsid w:val="005913F7"/>
    <w:rsid w:val="00597A6C"/>
    <w:rsid w:val="005F037B"/>
    <w:rsid w:val="006911F9"/>
    <w:rsid w:val="006D0CE9"/>
    <w:rsid w:val="006E05BE"/>
    <w:rsid w:val="00733E26"/>
    <w:rsid w:val="007B79AC"/>
    <w:rsid w:val="00824069"/>
    <w:rsid w:val="009E5347"/>
    <w:rsid w:val="00A75BA3"/>
    <w:rsid w:val="00B17681"/>
    <w:rsid w:val="00BC757B"/>
    <w:rsid w:val="00C528D4"/>
    <w:rsid w:val="00C85F20"/>
    <w:rsid w:val="00D01278"/>
    <w:rsid w:val="00D26D9F"/>
    <w:rsid w:val="00D52D35"/>
    <w:rsid w:val="00FD7DD1"/>
    <w:rsid w:val="0100390C"/>
    <w:rsid w:val="010827C0"/>
    <w:rsid w:val="010B22B0"/>
    <w:rsid w:val="0116312F"/>
    <w:rsid w:val="01207B0A"/>
    <w:rsid w:val="012810B4"/>
    <w:rsid w:val="01395DE1"/>
    <w:rsid w:val="013B2B96"/>
    <w:rsid w:val="014632E9"/>
    <w:rsid w:val="01583748"/>
    <w:rsid w:val="016C2D4F"/>
    <w:rsid w:val="017425DA"/>
    <w:rsid w:val="017D43BA"/>
    <w:rsid w:val="01807ADF"/>
    <w:rsid w:val="018450A2"/>
    <w:rsid w:val="01891B53"/>
    <w:rsid w:val="018A6C2C"/>
    <w:rsid w:val="01910A08"/>
    <w:rsid w:val="01963338"/>
    <w:rsid w:val="019F1377"/>
    <w:rsid w:val="01A85D51"/>
    <w:rsid w:val="01CE3A0A"/>
    <w:rsid w:val="01D8357C"/>
    <w:rsid w:val="01DB6127"/>
    <w:rsid w:val="01E07299"/>
    <w:rsid w:val="01F114A6"/>
    <w:rsid w:val="01F42D45"/>
    <w:rsid w:val="021474BD"/>
    <w:rsid w:val="021B4775"/>
    <w:rsid w:val="02217FDE"/>
    <w:rsid w:val="02251150"/>
    <w:rsid w:val="023615AF"/>
    <w:rsid w:val="024261A6"/>
    <w:rsid w:val="02447828"/>
    <w:rsid w:val="026B3007"/>
    <w:rsid w:val="027D0F8C"/>
    <w:rsid w:val="02816CCE"/>
    <w:rsid w:val="028440C8"/>
    <w:rsid w:val="02856FA3"/>
    <w:rsid w:val="0295277A"/>
    <w:rsid w:val="02B22C7A"/>
    <w:rsid w:val="02BD75DA"/>
    <w:rsid w:val="02BF77F6"/>
    <w:rsid w:val="02C10E79"/>
    <w:rsid w:val="02C62933"/>
    <w:rsid w:val="02D33622"/>
    <w:rsid w:val="02D768EE"/>
    <w:rsid w:val="02E828A9"/>
    <w:rsid w:val="02FE20CD"/>
    <w:rsid w:val="03086AA8"/>
    <w:rsid w:val="030D2310"/>
    <w:rsid w:val="030E0896"/>
    <w:rsid w:val="031E451D"/>
    <w:rsid w:val="032E4D47"/>
    <w:rsid w:val="034452FE"/>
    <w:rsid w:val="035A307B"/>
    <w:rsid w:val="035C5045"/>
    <w:rsid w:val="037B4D46"/>
    <w:rsid w:val="03864812"/>
    <w:rsid w:val="039447DF"/>
    <w:rsid w:val="039E565E"/>
    <w:rsid w:val="03A569EC"/>
    <w:rsid w:val="03B629A7"/>
    <w:rsid w:val="03C350C4"/>
    <w:rsid w:val="03D96696"/>
    <w:rsid w:val="03DA48E8"/>
    <w:rsid w:val="03DB240E"/>
    <w:rsid w:val="03DF1EFE"/>
    <w:rsid w:val="04117BDE"/>
    <w:rsid w:val="042E2D97"/>
    <w:rsid w:val="044A30F0"/>
    <w:rsid w:val="044C6E68"/>
    <w:rsid w:val="04697A1A"/>
    <w:rsid w:val="046B5540"/>
    <w:rsid w:val="04770389"/>
    <w:rsid w:val="047D5273"/>
    <w:rsid w:val="048D195A"/>
    <w:rsid w:val="049525BD"/>
    <w:rsid w:val="04956A61"/>
    <w:rsid w:val="049B6AF1"/>
    <w:rsid w:val="049D275A"/>
    <w:rsid w:val="04A80F94"/>
    <w:rsid w:val="04AE18D1"/>
    <w:rsid w:val="04AE367F"/>
    <w:rsid w:val="04B769D7"/>
    <w:rsid w:val="04BD7D66"/>
    <w:rsid w:val="04CB4231"/>
    <w:rsid w:val="04CE1F73"/>
    <w:rsid w:val="04D23811"/>
    <w:rsid w:val="04D550AF"/>
    <w:rsid w:val="04E452F2"/>
    <w:rsid w:val="04E470A0"/>
    <w:rsid w:val="04E6106A"/>
    <w:rsid w:val="04F01EE9"/>
    <w:rsid w:val="04F75026"/>
    <w:rsid w:val="04FA68C4"/>
    <w:rsid w:val="04FFBA68"/>
    <w:rsid w:val="051536FE"/>
    <w:rsid w:val="052120A3"/>
    <w:rsid w:val="05263B5D"/>
    <w:rsid w:val="053578FC"/>
    <w:rsid w:val="0536008A"/>
    <w:rsid w:val="05373373"/>
    <w:rsid w:val="055661F0"/>
    <w:rsid w:val="055B3806"/>
    <w:rsid w:val="0561494C"/>
    <w:rsid w:val="057228FE"/>
    <w:rsid w:val="057F0CBE"/>
    <w:rsid w:val="058058AC"/>
    <w:rsid w:val="05812B41"/>
    <w:rsid w:val="059960DD"/>
    <w:rsid w:val="059C797B"/>
    <w:rsid w:val="05A0746B"/>
    <w:rsid w:val="05AD1B88"/>
    <w:rsid w:val="05AF5900"/>
    <w:rsid w:val="05B2719F"/>
    <w:rsid w:val="05B41169"/>
    <w:rsid w:val="05B55C2C"/>
    <w:rsid w:val="05B747B5"/>
    <w:rsid w:val="05BA4024"/>
    <w:rsid w:val="05BE78F1"/>
    <w:rsid w:val="05BF6FE8"/>
    <w:rsid w:val="05C649F8"/>
    <w:rsid w:val="05CA273A"/>
    <w:rsid w:val="05CF5FA2"/>
    <w:rsid w:val="05D2339D"/>
    <w:rsid w:val="05D62E8D"/>
    <w:rsid w:val="05D67331"/>
    <w:rsid w:val="05DB4947"/>
    <w:rsid w:val="05E27A84"/>
    <w:rsid w:val="05E80E12"/>
    <w:rsid w:val="06021ED4"/>
    <w:rsid w:val="06190767"/>
    <w:rsid w:val="061B4D44"/>
    <w:rsid w:val="061D6D0E"/>
    <w:rsid w:val="061F2A86"/>
    <w:rsid w:val="063127B9"/>
    <w:rsid w:val="06632BEF"/>
    <w:rsid w:val="067601CC"/>
    <w:rsid w:val="067F3525"/>
    <w:rsid w:val="0696261C"/>
    <w:rsid w:val="06B331CE"/>
    <w:rsid w:val="06BD404D"/>
    <w:rsid w:val="06D03D80"/>
    <w:rsid w:val="06D27AF8"/>
    <w:rsid w:val="06D839A9"/>
    <w:rsid w:val="06DD024B"/>
    <w:rsid w:val="06FB7E8E"/>
    <w:rsid w:val="070C5277"/>
    <w:rsid w:val="070D6D82"/>
    <w:rsid w:val="072468B2"/>
    <w:rsid w:val="072B7D8D"/>
    <w:rsid w:val="0748600C"/>
    <w:rsid w:val="07603356"/>
    <w:rsid w:val="076241C2"/>
    <w:rsid w:val="0765096C"/>
    <w:rsid w:val="077378A6"/>
    <w:rsid w:val="0774295E"/>
    <w:rsid w:val="07794418"/>
    <w:rsid w:val="078E1545"/>
    <w:rsid w:val="07900A73"/>
    <w:rsid w:val="07974EFE"/>
    <w:rsid w:val="07A62D33"/>
    <w:rsid w:val="07A86AAB"/>
    <w:rsid w:val="07AB20F7"/>
    <w:rsid w:val="07B45450"/>
    <w:rsid w:val="07B54D24"/>
    <w:rsid w:val="07BC2556"/>
    <w:rsid w:val="07C66F31"/>
    <w:rsid w:val="07CC279A"/>
    <w:rsid w:val="07DE427B"/>
    <w:rsid w:val="07F27D26"/>
    <w:rsid w:val="083D71F3"/>
    <w:rsid w:val="08404F36"/>
    <w:rsid w:val="08420CAE"/>
    <w:rsid w:val="0858402D"/>
    <w:rsid w:val="08A2174C"/>
    <w:rsid w:val="08AC25CB"/>
    <w:rsid w:val="08CC0577"/>
    <w:rsid w:val="08D538C2"/>
    <w:rsid w:val="08E12275"/>
    <w:rsid w:val="08E9737B"/>
    <w:rsid w:val="08F27B0E"/>
    <w:rsid w:val="08F651E1"/>
    <w:rsid w:val="08FB2447"/>
    <w:rsid w:val="090441B5"/>
    <w:rsid w:val="090624B6"/>
    <w:rsid w:val="09063A89"/>
    <w:rsid w:val="090D2E85"/>
    <w:rsid w:val="090E6908"/>
    <w:rsid w:val="091268D2"/>
    <w:rsid w:val="09267C87"/>
    <w:rsid w:val="09371E95"/>
    <w:rsid w:val="09383E5F"/>
    <w:rsid w:val="09524F20"/>
    <w:rsid w:val="0955682A"/>
    <w:rsid w:val="09570789"/>
    <w:rsid w:val="095C5D9F"/>
    <w:rsid w:val="095E38C5"/>
    <w:rsid w:val="0972111F"/>
    <w:rsid w:val="09774987"/>
    <w:rsid w:val="098470A4"/>
    <w:rsid w:val="098560BB"/>
    <w:rsid w:val="09954E0D"/>
    <w:rsid w:val="099F7A3A"/>
    <w:rsid w:val="09A339CE"/>
    <w:rsid w:val="09A84B40"/>
    <w:rsid w:val="09C33728"/>
    <w:rsid w:val="09C543B9"/>
    <w:rsid w:val="09C556F2"/>
    <w:rsid w:val="09C851E3"/>
    <w:rsid w:val="09CF47C3"/>
    <w:rsid w:val="09D41DD9"/>
    <w:rsid w:val="09DA4531"/>
    <w:rsid w:val="09E35C8C"/>
    <w:rsid w:val="09E65669"/>
    <w:rsid w:val="09EA33AB"/>
    <w:rsid w:val="09EE394E"/>
    <w:rsid w:val="09F60F31"/>
    <w:rsid w:val="0A1977EC"/>
    <w:rsid w:val="0A334D52"/>
    <w:rsid w:val="0A3D172D"/>
    <w:rsid w:val="0A4018EE"/>
    <w:rsid w:val="0A5D3B7D"/>
    <w:rsid w:val="0A5F5B47"/>
    <w:rsid w:val="0A64315D"/>
    <w:rsid w:val="0A686CB3"/>
    <w:rsid w:val="0A7043DD"/>
    <w:rsid w:val="0A782765"/>
    <w:rsid w:val="0A92134D"/>
    <w:rsid w:val="0AA51080"/>
    <w:rsid w:val="0AAA48E8"/>
    <w:rsid w:val="0AB15C77"/>
    <w:rsid w:val="0AB45767"/>
    <w:rsid w:val="0ACA0AE6"/>
    <w:rsid w:val="0AD6392F"/>
    <w:rsid w:val="0AE55920"/>
    <w:rsid w:val="0AF02C43"/>
    <w:rsid w:val="0AF81AF7"/>
    <w:rsid w:val="0AF838A6"/>
    <w:rsid w:val="0B04224A"/>
    <w:rsid w:val="0B2B77D7"/>
    <w:rsid w:val="0B2E6DF8"/>
    <w:rsid w:val="0B3532C7"/>
    <w:rsid w:val="0B3643CE"/>
    <w:rsid w:val="0B3C13CF"/>
    <w:rsid w:val="0B470389"/>
    <w:rsid w:val="0B472137"/>
    <w:rsid w:val="0B512FB6"/>
    <w:rsid w:val="0B725406"/>
    <w:rsid w:val="0B756CA4"/>
    <w:rsid w:val="0B785B6B"/>
    <w:rsid w:val="0B811AED"/>
    <w:rsid w:val="0B925AA8"/>
    <w:rsid w:val="0B9C06D5"/>
    <w:rsid w:val="0BA23811"/>
    <w:rsid w:val="0BAF665A"/>
    <w:rsid w:val="0BBF43C3"/>
    <w:rsid w:val="0BFD60DB"/>
    <w:rsid w:val="0C0B13B7"/>
    <w:rsid w:val="0C0B585A"/>
    <w:rsid w:val="0C0D3381"/>
    <w:rsid w:val="0C246F78"/>
    <w:rsid w:val="0C262B62"/>
    <w:rsid w:val="0C322DE7"/>
    <w:rsid w:val="0C405504"/>
    <w:rsid w:val="0C460641"/>
    <w:rsid w:val="0C4B5C57"/>
    <w:rsid w:val="0C796C68"/>
    <w:rsid w:val="0C8353F1"/>
    <w:rsid w:val="0C931AD8"/>
    <w:rsid w:val="0C970E9C"/>
    <w:rsid w:val="0CA1581F"/>
    <w:rsid w:val="0CA77331"/>
    <w:rsid w:val="0CAC2B9A"/>
    <w:rsid w:val="0CC2416B"/>
    <w:rsid w:val="0CD10852"/>
    <w:rsid w:val="0CD45C4C"/>
    <w:rsid w:val="0CE00D2F"/>
    <w:rsid w:val="0CE95B9C"/>
    <w:rsid w:val="0CF602B9"/>
    <w:rsid w:val="0D0227BA"/>
    <w:rsid w:val="0D026C5D"/>
    <w:rsid w:val="0D31309F"/>
    <w:rsid w:val="0D366907"/>
    <w:rsid w:val="0D3B3F1D"/>
    <w:rsid w:val="0D4879F4"/>
    <w:rsid w:val="0D7A67F4"/>
    <w:rsid w:val="0D823F83"/>
    <w:rsid w:val="0D991370"/>
    <w:rsid w:val="0DC43F13"/>
    <w:rsid w:val="0DC67D96"/>
    <w:rsid w:val="0DCB34F3"/>
    <w:rsid w:val="0DCD1019"/>
    <w:rsid w:val="0DD759F4"/>
    <w:rsid w:val="0DE40111"/>
    <w:rsid w:val="0DEB2500"/>
    <w:rsid w:val="0DF76597"/>
    <w:rsid w:val="0DFDFF6C"/>
    <w:rsid w:val="0E082052"/>
    <w:rsid w:val="0E15476E"/>
    <w:rsid w:val="0E1E1875"/>
    <w:rsid w:val="0E2A1FC8"/>
    <w:rsid w:val="0E330F1C"/>
    <w:rsid w:val="0E36324B"/>
    <w:rsid w:val="0E4954BA"/>
    <w:rsid w:val="0E4B1F3E"/>
    <w:rsid w:val="0E52151F"/>
    <w:rsid w:val="0E666D78"/>
    <w:rsid w:val="0E810352"/>
    <w:rsid w:val="0E820056"/>
    <w:rsid w:val="0E910299"/>
    <w:rsid w:val="0E925DBF"/>
    <w:rsid w:val="0E99714E"/>
    <w:rsid w:val="0E9B4C74"/>
    <w:rsid w:val="0EC20452"/>
    <w:rsid w:val="0ED57440"/>
    <w:rsid w:val="0EE7610B"/>
    <w:rsid w:val="0EEC3721"/>
    <w:rsid w:val="0EF34AB0"/>
    <w:rsid w:val="0F026AA1"/>
    <w:rsid w:val="0F0547E3"/>
    <w:rsid w:val="0F16398C"/>
    <w:rsid w:val="0F164219"/>
    <w:rsid w:val="0F1D1B2D"/>
    <w:rsid w:val="0F242EBB"/>
    <w:rsid w:val="0F2A424A"/>
    <w:rsid w:val="0F2E5AE8"/>
    <w:rsid w:val="0F2EAEC1"/>
    <w:rsid w:val="0F317386"/>
    <w:rsid w:val="0F340C24"/>
    <w:rsid w:val="0F362BEE"/>
    <w:rsid w:val="0F3D3F7D"/>
    <w:rsid w:val="0F452E31"/>
    <w:rsid w:val="0F4946D0"/>
    <w:rsid w:val="0F4C0664"/>
    <w:rsid w:val="0F5A4785"/>
    <w:rsid w:val="0F601A19"/>
    <w:rsid w:val="0F61780C"/>
    <w:rsid w:val="0F64150A"/>
    <w:rsid w:val="0F6B0AEA"/>
    <w:rsid w:val="0F6B3A02"/>
    <w:rsid w:val="0F6D31CF"/>
    <w:rsid w:val="0F76748F"/>
    <w:rsid w:val="0F781459"/>
    <w:rsid w:val="0F7C3556"/>
    <w:rsid w:val="0F7D28D1"/>
    <w:rsid w:val="0F87344A"/>
    <w:rsid w:val="0F875E22"/>
    <w:rsid w:val="0F8911F4"/>
    <w:rsid w:val="0FA22032"/>
    <w:rsid w:val="0FA364D6"/>
    <w:rsid w:val="0FA43FFC"/>
    <w:rsid w:val="0FA7589A"/>
    <w:rsid w:val="0FC226D4"/>
    <w:rsid w:val="0FC63F72"/>
    <w:rsid w:val="0FD77F2D"/>
    <w:rsid w:val="0FD91EF8"/>
    <w:rsid w:val="0FEE1AF2"/>
    <w:rsid w:val="0FEF098D"/>
    <w:rsid w:val="0FF75971"/>
    <w:rsid w:val="10057F8B"/>
    <w:rsid w:val="100B5E29"/>
    <w:rsid w:val="102E38C6"/>
    <w:rsid w:val="104263FC"/>
    <w:rsid w:val="1045758D"/>
    <w:rsid w:val="104906FF"/>
    <w:rsid w:val="104B4477"/>
    <w:rsid w:val="10563548"/>
    <w:rsid w:val="10593038"/>
    <w:rsid w:val="10635C65"/>
    <w:rsid w:val="10637A13"/>
    <w:rsid w:val="1066305F"/>
    <w:rsid w:val="107014FB"/>
    <w:rsid w:val="1074577C"/>
    <w:rsid w:val="107E2A9F"/>
    <w:rsid w:val="107E65FB"/>
    <w:rsid w:val="10833C11"/>
    <w:rsid w:val="10985404"/>
    <w:rsid w:val="109C4225"/>
    <w:rsid w:val="10B65D95"/>
    <w:rsid w:val="10C66EB4"/>
    <w:rsid w:val="10D66437"/>
    <w:rsid w:val="10D95F27"/>
    <w:rsid w:val="10E548CC"/>
    <w:rsid w:val="10F020EA"/>
    <w:rsid w:val="10F60887"/>
    <w:rsid w:val="111B02EE"/>
    <w:rsid w:val="1125116C"/>
    <w:rsid w:val="112C7A69"/>
    <w:rsid w:val="113C68CF"/>
    <w:rsid w:val="11447845"/>
    <w:rsid w:val="114525FF"/>
    <w:rsid w:val="1145536B"/>
    <w:rsid w:val="114C20BC"/>
    <w:rsid w:val="1158509E"/>
    <w:rsid w:val="11877731"/>
    <w:rsid w:val="11B11FA9"/>
    <w:rsid w:val="11BF6ECB"/>
    <w:rsid w:val="11C444E1"/>
    <w:rsid w:val="11D02E86"/>
    <w:rsid w:val="11D16BFE"/>
    <w:rsid w:val="11DC0428"/>
    <w:rsid w:val="11EC57E6"/>
    <w:rsid w:val="11F052D6"/>
    <w:rsid w:val="11F528ED"/>
    <w:rsid w:val="1202325C"/>
    <w:rsid w:val="120945EA"/>
    <w:rsid w:val="121F5BBC"/>
    <w:rsid w:val="122B62B4"/>
    <w:rsid w:val="12483364"/>
    <w:rsid w:val="12505100"/>
    <w:rsid w:val="126312B0"/>
    <w:rsid w:val="12685EB8"/>
    <w:rsid w:val="12687563"/>
    <w:rsid w:val="12723F3D"/>
    <w:rsid w:val="127952CC"/>
    <w:rsid w:val="128B4FFF"/>
    <w:rsid w:val="128D521B"/>
    <w:rsid w:val="128E689D"/>
    <w:rsid w:val="12902616"/>
    <w:rsid w:val="12955E7E"/>
    <w:rsid w:val="129B7938"/>
    <w:rsid w:val="129F0AAB"/>
    <w:rsid w:val="12AA36D7"/>
    <w:rsid w:val="12AC38F3"/>
    <w:rsid w:val="12B502CE"/>
    <w:rsid w:val="12B55497"/>
    <w:rsid w:val="12C0114D"/>
    <w:rsid w:val="12C50511"/>
    <w:rsid w:val="12CC5D44"/>
    <w:rsid w:val="12EA7F78"/>
    <w:rsid w:val="12F157AA"/>
    <w:rsid w:val="12F17558"/>
    <w:rsid w:val="12F47048"/>
    <w:rsid w:val="12F97573"/>
    <w:rsid w:val="13076D7C"/>
    <w:rsid w:val="130D7F61"/>
    <w:rsid w:val="13135720"/>
    <w:rsid w:val="131513DF"/>
    <w:rsid w:val="13160D6D"/>
    <w:rsid w:val="132A7217"/>
    <w:rsid w:val="13367661"/>
    <w:rsid w:val="1340228E"/>
    <w:rsid w:val="134F24D1"/>
    <w:rsid w:val="13516249"/>
    <w:rsid w:val="13525B1D"/>
    <w:rsid w:val="13561AB1"/>
    <w:rsid w:val="1356385F"/>
    <w:rsid w:val="135D4BEE"/>
    <w:rsid w:val="138A3509"/>
    <w:rsid w:val="13960100"/>
    <w:rsid w:val="139E03A8"/>
    <w:rsid w:val="13A141BB"/>
    <w:rsid w:val="13A20852"/>
    <w:rsid w:val="13A740BB"/>
    <w:rsid w:val="13B3480E"/>
    <w:rsid w:val="13B50586"/>
    <w:rsid w:val="13C407C9"/>
    <w:rsid w:val="13C54541"/>
    <w:rsid w:val="13C94031"/>
    <w:rsid w:val="13CB5FFB"/>
    <w:rsid w:val="13F60B9E"/>
    <w:rsid w:val="13F850A9"/>
    <w:rsid w:val="13FDAB25"/>
    <w:rsid w:val="140908D1"/>
    <w:rsid w:val="14123C2A"/>
    <w:rsid w:val="14164D9C"/>
    <w:rsid w:val="14294AD0"/>
    <w:rsid w:val="142B4CEC"/>
    <w:rsid w:val="142C45C0"/>
    <w:rsid w:val="14305E5E"/>
    <w:rsid w:val="14327E28"/>
    <w:rsid w:val="143A6DAE"/>
    <w:rsid w:val="14617B92"/>
    <w:rsid w:val="146855F8"/>
    <w:rsid w:val="14830684"/>
    <w:rsid w:val="148F527B"/>
    <w:rsid w:val="149A59CD"/>
    <w:rsid w:val="14A16D5C"/>
    <w:rsid w:val="14A800EA"/>
    <w:rsid w:val="14B32A05"/>
    <w:rsid w:val="14BC5944"/>
    <w:rsid w:val="14C173FE"/>
    <w:rsid w:val="14C842E9"/>
    <w:rsid w:val="14DD70DD"/>
    <w:rsid w:val="150115A9"/>
    <w:rsid w:val="151C4634"/>
    <w:rsid w:val="151E65FF"/>
    <w:rsid w:val="152A4FA3"/>
    <w:rsid w:val="153656F6"/>
    <w:rsid w:val="15396F94"/>
    <w:rsid w:val="153C0833"/>
    <w:rsid w:val="153E27FD"/>
    <w:rsid w:val="15451DDD"/>
    <w:rsid w:val="15453B8B"/>
    <w:rsid w:val="154F67B8"/>
    <w:rsid w:val="15593193"/>
    <w:rsid w:val="156F0C08"/>
    <w:rsid w:val="15714980"/>
    <w:rsid w:val="157F52EF"/>
    <w:rsid w:val="15842905"/>
    <w:rsid w:val="159863B1"/>
    <w:rsid w:val="159D39C7"/>
    <w:rsid w:val="15B12FCF"/>
    <w:rsid w:val="15B42ABF"/>
    <w:rsid w:val="15B605E5"/>
    <w:rsid w:val="15B66837"/>
    <w:rsid w:val="15B95AA3"/>
    <w:rsid w:val="15C076B6"/>
    <w:rsid w:val="15D32F45"/>
    <w:rsid w:val="15DB7C46"/>
    <w:rsid w:val="15FB861A"/>
    <w:rsid w:val="16077093"/>
    <w:rsid w:val="160F7CF5"/>
    <w:rsid w:val="16133C89"/>
    <w:rsid w:val="161F262E"/>
    <w:rsid w:val="162152A5"/>
    <w:rsid w:val="162D2E8D"/>
    <w:rsid w:val="164125A5"/>
    <w:rsid w:val="16445BF1"/>
    <w:rsid w:val="164E4CC1"/>
    <w:rsid w:val="1651030E"/>
    <w:rsid w:val="1663076D"/>
    <w:rsid w:val="166D5358"/>
    <w:rsid w:val="166F594F"/>
    <w:rsid w:val="167646D9"/>
    <w:rsid w:val="167FEE93"/>
    <w:rsid w:val="168406E3"/>
    <w:rsid w:val="16924BAE"/>
    <w:rsid w:val="16A13043"/>
    <w:rsid w:val="16A21671"/>
    <w:rsid w:val="16AE750E"/>
    <w:rsid w:val="16B0772A"/>
    <w:rsid w:val="16B32D77"/>
    <w:rsid w:val="16CB43F4"/>
    <w:rsid w:val="16DBF790"/>
    <w:rsid w:val="16DD3D68"/>
    <w:rsid w:val="16F67260"/>
    <w:rsid w:val="170F44C1"/>
    <w:rsid w:val="17127A9D"/>
    <w:rsid w:val="1732F5B0"/>
    <w:rsid w:val="17402693"/>
    <w:rsid w:val="1740460A"/>
    <w:rsid w:val="1743234C"/>
    <w:rsid w:val="175956CC"/>
    <w:rsid w:val="17773DA4"/>
    <w:rsid w:val="177B5642"/>
    <w:rsid w:val="178D2993"/>
    <w:rsid w:val="179D1A5D"/>
    <w:rsid w:val="17A66077"/>
    <w:rsid w:val="17A728DB"/>
    <w:rsid w:val="17B2302E"/>
    <w:rsid w:val="17CA0378"/>
    <w:rsid w:val="17D15BAA"/>
    <w:rsid w:val="17E23913"/>
    <w:rsid w:val="17F378CF"/>
    <w:rsid w:val="17F793B0"/>
    <w:rsid w:val="181C07C3"/>
    <w:rsid w:val="182201B4"/>
    <w:rsid w:val="185314D1"/>
    <w:rsid w:val="185A794E"/>
    <w:rsid w:val="18622CA6"/>
    <w:rsid w:val="18786026"/>
    <w:rsid w:val="187F5606"/>
    <w:rsid w:val="18A828B3"/>
    <w:rsid w:val="18B76B4E"/>
    <w:rsid w:val="18DC0363"/>
    <w:rsid w:val="18EE0096"/>
    <w:rsid w:val="18F37025"/>
    <w:rsid w:val="18F59119"/>
    <w:rsid w:val="190D676E"/>
    <w:rsid w:val="191044B0"/>
    <w:rsid w:val="191915B7"/>
    <w:rsid w:val="194311F5"/>
    <w:rsid w:val="1968609A"/>
    <w:rsid w:val="19805192"/>
    <w:rsid w:val="19BB266E"/>
    <w:rsid w:val="19CB0737"/>
    <w:rsid w:val="19D454DE"/>
    <w:rsid w:val="19D83220"/>
    <w:rsid w:val="19EB0303"/>
    <w:rsid w:val="19EB5ED1"/>
    <w:rsid w:val="1A0D279E"/>
    <w:rsid w:val="1A231FC1"/>
    <w:rsid w:val="1A4408B5"/>
    <w:rsid w:val="1A4555BA"/>
    <w:rsid w:val="1A4E34E2"/>
    <w:rsid w:val="1A559232"/>
    <w:rsid w:val="1A5D3725"/>
    <w:rsid w:val="1A7647E7"/>
    <w:rsid w:val="1A772A39"/>
    <w:rsid w:val="1A815666"/>
    <w:rsid w:val="1A8962C8"/>
    <w:rsid w:val="1AA255DC"/>
    <w:rsid w:val="1AA80E44"/>
    <w:rsid w:val="1ABA46D4"/>
    <w:rsid w:val="1AD05CA5"/>
    <w:rsid w:val="1AD11A1D"/>
    <w:rsid w:val="1AD734D7"/>
    <w:rsid w:val="1AE17EB2"/>
    <w:rsid w:val="1AEE25CF"/>
    <w:rsid w:val="1AF02302"/>
    <w:rsid w:val="1AFC6A9A"/>
    <w:rsid w:val="1B18764C"/>
    <w:rsid w:val="1B1C538E"/>
    <w:rsid w:val="1B1D4C62"/>
    <w:rsid w:val="1B300E3A"/>
    <w:rsid w:val="1B340AB0"/>
    <w:rsid w:val="1B3B81F5"/>
    <w:rsid w:val="1B4F12C0"/>
    <w:rsid w:val="1B540E52"/>
    <w:rsid w:val="1B59213E"/>
    <w:rsid w:val="1B645B98"/>
    <w:rsid w:val="1B7900EB"/>
    <w:rsid w:val="1BA15893"/>
    <w:rsid w:val="1BBD091F"/>
    <w:rsid w:val="1BC7354C"/>
    <w:rsid w:val="1BCB2807"/>
    <w:rsid w:val="1BCF41AF"/>
    <w:rsid w:val="1BD417C5"/>
    <w:rsid w:val="1BD9327F"/>
    <w:rsid w:val="1BDC68CC"/>
    <w:rsid w:val="1BE614F8"/>
    <w:rsid w:val="1BFD0D1C"/>
    <w:rsid w:val="1C0025BA"/>
    <w:rsid w:val="1C0876C1"/>
    <w:rsid w:val="1C1442B7"/>
    <w:rsid w:val="1C146065"/>
    <w:rsid w:val="1C1548CB"/>
    <w:rsid w:val="1C1D13BE"/>
    <w:rsid w:val="1C273FEB"/>
    <w:rsid w:val="1C3109C5"/>
    <w:rsid w:val="1C3861F8"/>
    <w:rsid w:val="1C3B7A96"/>
    <w:rsid w:val="1C4032FE"/>
    <w:rsid w:val="1C444B9D"/>
    <w:rsid w:val="1C550B58"/>
    <w:rsid w:val="1C5841A4"/>
    <w:rsid w:val="1C5A616E"/>
    <w:rsid w:val="1C746B04"/>
    <w:rsid w:val="1C766D20"/>
    <w:rsid w:val="1C77594E"/>
    <w:rsid w:val="1C7D1E5D"/>
    <w:rsid w:val="1CA7369F"/>
    <w:rsid w:val="1CBB2985"/>
    <w:rsid w:val="1CBE63C5"/>
    <w:rsid w:val="1CD852E5"/>
    <w:rsid w:val="1CEB14BC"/>
    <w:rsid w:val="1CF52E26"/>
    <w:rsid w:val="1D147AE8"/>
    <w:rsid w:val="1D152095"/>
    <w:rsid w:val="1D1A58FD"/>
    <w:rsid w:val="1D214EDE"/>
    <w:rsid w:val="1D24052A"/>
    <w:rsid w:val="1D3D339A"/>
    <w:rsid w:val="1D423481"/>
    <w:rsid w:val="1D57445C"/>
    <w:rsid w:val="1D5E3A3C"/>
    <w:rsid w:val="1D6C1D4D"/>
    <w:rsid w:val="1D776C17"/>
    <w:rsid w:val="1D790CEA"/>
    <w:rsid w:val="1D7F7E8C"/>
    <w:rsid w:val="1D843075"/>
    <w:rsid w:val="1D882867"/>
    <w:rsid w:val="1D970CFC"/>
    <w:rsid w:val="1D9C4564"/>
    <w:rsid w:val="1D9D45A6"/>
    <w:rsid w:val="1DBE2801"/>
    <w:rsid w:val="1DC046F7"/>
    <w:rsid w:val="1DE45680"/>
    <w:rsid w:val="1DF201D7"/>
    <w:rsid w:val="1DF60118"/>
    <w:rsid w:val="1E1660C5"/>
    <w:rsid w:val="1E2A6014"/>
    <w:rsid w:val="1E2C3B3A"/>
    <w:rsid w:val="1E2F5043"/>
    <w:rsid w:val="1E470974"/>
    <w:rsid w:val="1E5063A6"/>
    <w:rsid w:val="1E5E181A"/>
    <w:rsid w:val="1E62755C"/>
    <w:rsid w:val="1E635082"/>
    <w:rsid w:val="1E652BA8"/>
    <w:rsid w:val="1E6908EA"/>
    <w:rsid w:val="1E6D7DDF"/>
    <w:rsid w:val="1E761944"/>
    <w:rsid w:val="1E7B6870"/>
    <w:rsid w:val="1E827BFE"/>
    <w:rsid w:val="1EA25BAA"/>
    <w:rsid w:val="1EAB0F03"/>
    <w:rsid w:val="1EB53B30"/>
    <w:rsid w:val="1ED90489"/>
    <w:rsid w:val="1EDC730E"/>
    <w:rsid w:val="1EDF0BAD"/>
    <w:rsid w:val="1EDF6DFF"/>
    <w:rsid w:val="1EE066D3"/>
    <w:rsid w:val="1EE12B77"/>
    <w:rsid w:val="1EE461C3"/>
    <w:rsid w:val="1EE6063D"/>
    <w:rsid w:val="1EEC5078"/>
    <w:rsid w:val="1EFF124F"/>
    <w:rsid w:val="1EFF2269"/>
    <w:rsid w:val="1EFFBC6B"/>
    <w:rsid w:val="1F047610"/>
    <w:rsid w:val="1F247119"/>
    <w:rsid w:val="1F274302"/>
    <w:rsid w:val="1F2C1918"/>
    <w:rsid w:val="1F3D3B25"/>
    <w:rsid w:val="1F3F5AEF"/>
    <w:rsid w:val="1F4434DF"/>
    <w:rsid w:val="1F5D7D23"/>
    <w:rsid w:val="1F6410B2"/>
    <w:rsid w:val="1F6B2440"/>
    <w:rsid w:val="1F72557D"/>
    <w:rsid w:val="1F7532BF"/>
    <w:rsid w:val="1F821DE0"/>
    <w:rsid w:val="1F937A71"/>
    <w:rsid w:val="1F973235"/>
    <w:rsid w:val="1FA85442"/>
    <w:rsid w:val="1FB550DC"/>
    <w:rsid w:val="1FB8168F"/>
    <w:rsid w:val="1FBC331A"/>
    <w:rsid w:val="1FC16504"/>
    <w:rsid w:val="1FD47FE6"/>
    <w:rsid w:val="1FD69450"/>
    <w:rsid w:val="1FD75D28"/>
    <w:rsid w:val="1FDA1374"/>
    <w:rsid w:val="1FDC7B89"/>
    <w:rsid w:val="1FE67D19"/>
    <w:rsid w:val="1FEB7B78"/>
    <w:rsid w:val="1FEEBCF7"/>
    <w:rsid w:val="1FF061ED"/>
    <w:rsid w:val="1FF750F5"/>
    <w:rsid w:val="1FF7E39C"/>
    <w:rsid w:val="2007660D"/>
    <w:rsid w:val="20102AB4"/>
    <w:rsid w:val="20146634"/>
    <w:rsid w:val="20384A18"/>
    <w:rsid w:val="20397755"/>
    <w:rsid w:val="20523600"/>
    <w:rsid w:val="205F53D1"/>
    <w:rsid w:val="206550E2"/>
    <w:rsid w:val="207E43F5"/>
    <w:rsid w:val="208A4B48"/>
    <w:rsid w:val="209239FD"/>
    <w:rsid w:val="209F6845"/>
    <w:rsid w:val="20B3409F"/>
    <w:rsid w:val="20C067BC"/>
    <w:rsid w:val="20C938C2"/>
    <w:rsid w:val="20D509FC"/>
    <w:rsid w:val="20D9162C"/>
    <w:rsid w:val="20EC71B5"/>
    <w:rsid w:val="20FC3C98"/>
    <w:rsid w:val="21090A9B"/>
    <w:rsid w:val="21130FE1"/>
    <w:rsid w:val="21187848"/>
    <w:rsid w:val="211B1C44"/>
    <w:rsid w:val="212E3725"/>
    <w:rsid w:val="21350F58"/>
    <w:rsid w:val="21374CD0"/>
    <w:rsid w:val="213B4094"/>
    <w:rsid w:val="21555156"/>
    <w:rsid w:val="21592EC3"/>
    <w:rsid w:val="21635AC5"/>
    <w:rsid w:val="21645399"/>
    <w:rsid w:val="21696E53"/>
    <w:rsid w:val="216A6484"/>
    <w:rsid w:val="218477E9"/>
    <w:rsid w:val="219E4D4F"/>
    <w:rsid w:val="21BA145D"/>
    <w:rsid w:val="21BE719F"/>
    <w:rsid w:val="21E04919"/>
    <w:rsid w:val="21F506E7"/>
    <w:rsid w:val="220646A2"/>
    <w:rsid w:val="22235254"/>
    <w:rsid w:val="22252D7A"/>
    <w:rsid w:val="22325497"/>
    <w:rsid w:val="224A27E1"/>
    <w:rsid w:val="224D0523"/>
    <w:rsid w:val="224D407F"/>
    <w:rsid w:val="224F6049"/>
    <w:rsid w:val="2277734E"/>
    <w:rsid w:val="22806203"/>
    <w:rsid w:val="228850B7"/>
    <w:rsid w:val="22925F36"/>
    <w:rsid w:val="2297354C"/>
    <w:rsid w:val="229B303C"/>
    <w:rsid w:val="22A30143"/>
    <w:rsid w:val="22B67E76"/>
    <w:rsid w:val="22B97967"/>
    <w:rsid w:val="22CE51C0"/>
    <w:rsid w:val="22D64075"/>
    <w:rsid w:val="22D93B65"/>
    <w:rsid w:val="22EA5D72"/>
    <w:rsid w:val="22EE3E77"/>
    <w:rsid w:val="22F56556"/>
    <w:rsid w:val="22F664C5"/>
    <w:rsid w:val="22FD3CF7"/>
    <w:rsid w:val="23024A92"/>
    <w:rsid w:val="23084E6B"/>
    <w:rsid w:val="230B6414"/>
    <w:rsid w:val="230E7CB2"/>
    <w:rsid w:val="231150AD"/>
    <w:rsid w:val="231825B5"/>
    <w:rsid w:val="2329689A"/>
    <w:rsid w:val="232E5C5F"/>
    <w:rsid w:val="23353491"/>
    <w:rsid w:val="233F7E6C"/>
    <w:rsid w:val="23524AF1"/>
    <w:rsid w:val="2355143D"/>
    <w:rsid w:val="235A6A54"/>
    <w:rsid w:val="236478D2"/>
    <w:rsid w:val="23675615"/>
    <w:rsid w:val="237F7997"/>
    <w:rsid w:val="23841D23"/>
    <w:rsid w:val="23863CED"/>
    <w:rsid w:val="23871813"/>
    <w:rsid w:val="23A44173"/>
    <w:rsid w:val="23C810E5"/>
    <w:rsid w:val="23CE7442"/>
    <w:rsid w:val="23EB7FF4"/>
    <w:rsid w:val="23F92711"/>
    <w:rsid w:val="240B5FA0"/>
    <w:rsid w:val="241430A6"/>
    <w:rsid w:val="242B03F0"/>
    <w:rsid w:val="24376D95"/>
    <w:rsid w:val="244D65B8"/>
    <w:rsid w:val="24577437"/>
    <w:rsid w:val="24637B8A"/>
    <w:rsid w:val="246A0F18"/>
    <w:rsid w:val="246A53BC"/>
    <w:rsid w:val="24771887"/>
    <w:rsid w:val="247D056D"/>
    <w:rsid w:val="247E08B6"/>
    <w:rsid w:val="247E6772"/>
    <w:rsid w:val="248A2896"/>
    <w:rsid w:val="248C70E1"/>
    <w:rsid w:val="24B04A68"/>
    <w:rsid w:val="24B959FC"/>
    <w:rsid w:val="24B9777A"/>
    <w:rsid w:val="24BC54EC"/>
    <w:rsid w:val="24CA5E5B"/>
    <w:rsid w:val="24CB4FAF"/>
    <w:rsid w:val="24D35DF1"/>
    <w:rsid w:val="24DB3BC4"/>
    <w:rsid w:val="24EA2059"/>
    <w:rsid w:val="24F44686"/>
    <w:rsid w:val="24FB6014"/>
    <w:rsid w:val="24FC39CF"/>
    <w:rsid w:val="250C0222"/>
    <w:rsid w:val="2527505B"/>
    <w:rsid w:val="253357AE"/>
    <w:rsid w:val="253F78A0"/>
    <w:rsid w:val="255D0A7D"/>
    <w:rsid w:val="255D295A"/>
    <w:rsid w:val="2561056D"/>
    <w:rsid w:val="256E2C8A"/>
    <w:rsid w:val="258370EC"/>
    <w:rsid w:val="25846A5D"/>
    <w:rsid w:val="259076B4"/>
    <w:rsid w:val="25981AB5"/>
    <w:rsid w:val="259D3570"/>
    <w:rsid w:val="25A20B86"/>
    <w:rsid w:val="25B1070F"/>
    <w:rsid w:val="25D14278"/>
    <w:rsid w:val="25D23219"/>
    <w:rsid w:val="25D274A9"/>
    <w:rsid w:val="25D43A4F"/>
    <w:rsid w:val="25E1136B"/>
    <w:rsid w:val="25E35426"/>
    <w:rsid w:val="25EB7691"/>
    <w:rsid w:val="25FC0296"/>
    <w:rsid w:val="260D4251"/>
    <w:rsid w:val="260E7FC9"/>
    <w:rsid w:val="26177FE1"/>
    <w:rsid w:val="262A4E03"/>
    <w:rsid w:val="262C2946"/>
    <w:rsid w:val="26303AC6"/>
    <w:rsid w:val="26393298"/>
    <w:rsid w:val="26431A21"/>
    <w:rsid w:val="26543C2E"/>
    <w:rsid w:val="2654452B"/>
    <w:rsid w:val="26597496"/>
    <w:rsid w:val="265A320F"/>
    <w:rsid w:val="26663961"/>
    <w:rsid w:val="2673350C"/>
    <w:rsid w:val="26743D9B"/>
    <w:rsid w:val="2677074C"/>
    <w:rsid w:val="267A740D"/>
    <w:rsid w:val="268169ED"/>
    <w:rsid w:val="268C786C"/>
    <w:rsid w:val="269D0DF6"/>
    <w:rsid w:val="26CD578F"/>
    <w:rsid w:val="26DE799C"/>
    <w:rsid w:val="26E03714"/>
    <w:rsid w:val="26E65B81"/>
    <w:rsid w:val="26F947D6"/>
    <w:rsid w:val="27027B2E"/>
    <w:rsid w:val="27035654"/>
    <w:rsid w:val="27070CA1"/>
    <w:rsid w:val="270C0DF6"/>
    <w:rsid w:val="2720227E"/>
    <w:rsid w:val="27321A96"/>
    <w:rsid w:val="273D2914"/>
    <w:rsid w:val="27433CA3"/>
    <w:rsid w:val="274719E5"/>
    <w:rsid w:val="27475541"/>
    <w:rsid w:val="274F2647"/>
    <w:rsid w:val="274F43F6"/>
    <w:rsid w:val="27554102"/>
    <w:rsid w:val="27565784"/>
    <w:rsid w:val="275C3465"/>
    <w:rsid w:val="276500BD"/>
    <w:rsid w:val="277B343D"/>
    <w:rsid w:val="278E13C2"/>
    <w:rsid w:val="279938C3"/>
    <w:rsid w:val="27AE1D78"/>
    <w:rsid w:val="27B54BA0"/>
    <w:rsid w:val="27B626C7"/>
    <w:rsid w:val="27BFEF2B"/>
    <w:rsid w:val="27D17500"/>
    <w:rsid w:val="27E014F2"/>
    <w:rsid w:val="27E06C73"/>
    <w:rsid w:val="27E704CC"/>
    <w:rsid w:val="27F136FF"/>
    <w:rsid w:val="27F84A8D"/>
    <w:rsid w:val="280523FA"/>
    <w:rsid w:val="280653FC"/>
    <w:rsid w:val="28333D17"/>
    <w:rsid w:val="2852419D"/>
    <w:rsid w:val="28566942"/>
    <w:rsid w:val="285F2D5E"/>
    <w:rsid w:val="286B525F"/>
    <w:rsid w:val="28757E8C"/>
    <w:rsid w:val="28A013AD"/>
    <w:rsid w:val="28A80261"/>
    <w:rsid w:val="28AA0E85"/>
    <w:rsid w:val="28B46C06"/>
    <w:rsid w:val="28B5472C"/>
    <w:rsid w:val="28B704A4"/>
    <w:rsid w:val="28BF26A0"/>
    <w:rsid w:val="28C54C0D"/>
    <w:rsid w:val="28DD71BF"/>
    <w:rsid w:val="28E13773"/>
    <w:rsid w:val="28ED6520"/>
    <w:rsid w:val="28FE60D3"/>
    <w:rsid w:val="2900009D"/>
    <w:rsid w:val="290D4B5D"/>
    <w:rsid w:val="290F208E"/>
    <w:rsid w:val="29233D8C"/>
    <w:rsid w:val="293435B5"/>
    <w:rsid w:val="293A2B9C"/>
    <w:rsid w:val="2942641F"/>
    <w:rsid w:val="29600B3C"/>
    <w:rsid w:val="29622B06"/>
    <w:rsid w:val="296E14AB"/>
    <w:rsid w:val="298505A2"/>
    <w:rsid w:val="299B1B74"/>
    <w:rsid w:val="29B03871"/>
    <w:rsid w:val="29BA649E"/>
    <w:rsid w:val="29C015DB"/>
    <w:rsid w:val="29C25B43"/>
    <w:rsid w:val="29D3130E"/>
    <w:rsid w:val="29E4176D"/>
    <w:rsid w:val="29E436FA"/>
    <w:rsid w:val="29E96D83"/>
    <w:rsid w:val="29F37C02"/>
    <w:rsid w:val="29F37D72"/>
    <w:rsid w:val="29F879E9"/>
    <w:rsid w:val="29FD577B"/>
    <w:rsid w:val="2A094D30"/>
    <w:rsid w:val="2A0E6DF7"/>
    <w:rsid w:val="2A16744D"/>
    <w:rsid w:val="2A1C14A4"/>
    <w:rsid w:val="2A383867"/>
    <w:rsid w:val="2A4B4255"/>
    <w:rsid w:val="2A4B5CF6"/>
    <w:rsid w:val="2A64640A"/>
    <w:rsid w:val="2A7B76E8"/>
    <w:rsid w:val="2A810D6A"/>
    <w:rsid w:val="2A930A9D"/>
    <w:rsid w:val="2AAB5DE7"/>
    <w:rsid w:val="2ABD43F8"/>
    <w:rsid w:val="2AD66DEA"/>
    <w:rsid w:val="2ADB491E"/>
    <w:rsid w:val="2AE72A57"/>
    <w:rsid w:val="2AF53506"/>
    <w:rsid w:val="2AF754D0"/>
    <w:rsid w:val="2B1E71B6"/>
    <w:rsid w:val="2B204A27"/>
    <w:rsid w:val="2B2D6746"/>
    <w:rsid w:val="2B391645"/>
    <w:rsid w:val="2B3C1135"/>
    <w:rsid w:val="2B421FE8"/>
    <w:rsid w:val="2B4F321F"/>
    <w:rsid w:val="2B5B5A5F"/>
    <w:rsid w:val="2B610C4C"/>
    <w:rsid w:val="2B667F60"/>
    <w:rsid w:val="2B710DDE"/>
    <w:rsid w:val="2B7D3C27"/>
    <w:rsid w:val="2B8C5C18"/>
    <w:rsid w:val="2B8D373E"/>
    <w:rsid w:val="2B98280F"/>
    <w:rsid w:val="2BA07916"/>
    <w:rsid w:val="2BAA42F0"/>
    <w:rsid w:val="2BB54F0C"/>
    <w:rsid w:val="2BBA21F4"/>
    <w:rsid w:val="2BC2788C"/>
    <w:rsid w:val="2BC32DAF"/>
    <w:rsid w:val="2BCE0FCC"/>
    <w:rsid w:val="2BD10619"/>
    <w:rsid w:val="2BD33847"/>
    <w:rsid w:val="2BDA4BD6"/>
    <w:rsid w:val="2BEC66B7"/>
    <w:rsid w:val="2BEF7F55"/>
    <w:rsid w:val="2BF65788"/>
    <w:rsid w:val="2BFD3CB3"/>
    <w:rsid w:val="2BFF288E"/>
    <w:rsid w:val="2BFFF4DE"/>
    <w:rsid w:val="2C1005F7"/>
    <w:rsid w:val="2C1520B2"/>
    <w:rsid w:val="2C1F714F"/>
    <w:rsid w:val="2C2C11A9"/>
    <w:rsid w:val="2C2E3173"/>
    <w:rsid w:val="2C3562B0"/>
    <w:rsid w:val="2C4629A8"/>
    <w:rsid w:val="2C4E1120"/>
    <w:rsid w:val="2C524F6D"/>
    <w:rsid w:val="2C5456A6"/>
    <w:rsid w:val="2C5541DE"/>
    <w:rsid w:val="2C626979"/>
    <w:rsid w:val="2C6B3A80"/>
    <w:rsid w:val="2C6E531E"/>
    <w:rsid w:val="2C9254B0"/>
    <w:rsid w:val="2C9805ED"/>
    <w:rsid w:val="2C9C6B81"/>
    <w:rsid w:val="2C9F197B"/>
    <w:rsid w:val="2CA23219"/>
    <w:rsid w:val="2CB61A5F"/>
    <w:rsid w:val="2CBA0563"/>
    <w:rsid w:val="2CC8586C"/>
    <w:rsid w:val="2CC969F8"/>
    <w:rsid w:val="2CE27280"/>
    <w:rsid w:val="2CF75313"/>
    <w:rsid w:val="2CF972DD"/>
    <w:rsid w:val="2D0D4B37"/>
    <w:rsid w:val="2D1C121E"/>
    <w:rsid w:val="2D214A86"/>
    <w:rsid w:val="2D281971"/>
    <w:rsid w:val="2D2F2CFF"/>
    <w:rsid w:val="2D3227EF"/>
    <w:rsid w:val="2D4775A2"/>
    <w:rsid w:val="2D4ADB2C"/>
    <w:rsid w:val="2D524FED"/>
    <w:rsid w:val="2D5409B8"/>
    <w:rsid w:val="2D656721"/>
    <w:rsid w:val="2D6C5D01"/>
    <w:rsid w:val="2D6F57F1"/>
    <w:rsid w:val="2D7828F8"/>
    <w:rsid w:val="2D7A65A1"/>
    <w:rsid w:val="2D856BEC"/>
    <w:rsid w:val="2D960FD0"/>
    <w:rsid w:val="2DA03BFD"/>
    <w:rsid w:val="2DAA32B1"/>
    <w:rsid w:val="2DD815E9"/>
    <w:rsid w:val="2DD92C6B"/>
    <w:rsid w:val="2DDFE5E1"/>
    <w:rsid w:val="2DE16030"/>
    <w:rsid w:val="2DFD2DFD"/>
    <w:rsid w:val="2E2173DD"/>
    <w:rsid w:val="2E2760CC"/>
    <w:rsid w:val="2E310CF9"/>
    <w:rsid w:val="2E4722CA"/>
    <w:rsid w:val="2E4C5B33"/>
    <w:rsid w:val="2E506A88"/>
    <w:rsid w:val="2E5F5866"/>
    <w:rsid w:val="2E6764C9"/>
    <w:rsid w:val="2E864BA1"/>
    <w:rsid w:val="2E884DBD"/>
    <w:rsid w:val="2E8D0A5F"/>
    <w:rsid w:val="2E933762"/>
    <w:rsid w:val="2E951288"/>
    <w:rsid w:val="2E9B6172"/>
    <w:rsid w:val="2E9C2A5D"/>
    <w:rsid w:val="2EA25753"/>
    <w:rsid w:val="2EA31082"/>
    <w:rsid w:val="2EA4771D"/>
    <w:rsid w:val="2EAA38DB"/>
    <w:rsid w:val="2EBD258D"/>
    <w:rsid w:val="2ED022C0"/>
    <w:rsid w:val="2ED33B5E"/>
    <w:rsid w:val="2ED5003F"/>
    <w:rsid w:val="2ED5814A"/>
    <w:rsid w:val="2EDBE8D5"/>
    <w:rsid w:val="2EDC164A"/>
    <w:rsid w:val="2EF064BE"/>
    <w:rsid w:val="2F0D52C2"/>
    <w:rsid w:val="2F0FE3F9"/>
    <w:rsid w:val="2F1A79DF"/>
    <w:rsid w:val="2F2919D0"/>
    <w:rsid w:val="2F430CE4"/>
    <w:rsid w:val="2F4B5DEA"/>
    <w:rsid w:val="2F4F1437"/>
    <w:rsid w:val="2F5729E1"/>
    <w:rsid w:val="2F5F53F2"/>
    <w:rsid w:val="2F634EE2"/>
    <w:rsid w:val="2F6A6270"/>
    <w:rsid w:val="2F776BDF"/>
    <w:rsid w:val="2F7C5AEF"/>
    <w:rsid w:val="2F807B83"/>
    <w:rsid w:val="2F97607B"/>
    <w:rsid w:val="2F9BD732"/>
    <w:rsid w:val="2FA39764"/>
    <w:rsid w:val="2FA554FB"/>
    <w:rsid w:val="2FB456F8"/>
    <w:rsid w:val="2FBA0457"/>
    <w:rsid w:val="2FC00586"/>
    <w:rsid w:val="2FC5794B"/>
    <w:rsid w:val="2FC92EF2"/>
    <w:rsid w:val="2FDD075A"/>
    <w:rsid w:val="2FE73D65"/>
    <w:rsid w:val="2FE75E36"/>
    <w:rsid w:val="2FE7994F"/>
    <w:rsid w:val="2FE7BE3B"/>
    <w:rsid w:val="2FEAFFAE"/>
    <w:rsid w:val="2FF7D818"/>
    <w:rsid w:val="2FFB15BE"/>
    <w:rsid w:val="2FFB336C"/>
    <w:rsid w:val="2FFE39DA"/>
    <w:rsid w:val="2FFFF5EF"/>
    <w:rsid w:val="3002294D"/>
    <w:rsid w:val="301663F8"/>
    <w:rsid w:val="30182170"/>
    <w:rsid w:val="30215815"/>
    <w:rsid w:val="30234671"/>
    <w:rsid w:val="30277A3A"/>
    <w:rsid w:val="302A5A00"/>
    <w:rsid w:val="3034062C"/>
    <w:rsid w:val="3045283A"/>
    <w:rsid w:val="304940D8"/>
    <w:rsid w:val="304F7BF1"/>
    <w:rsid w:val="305807BF"/>
    <w:rsid w:val="305F1B4D"/>
    <w:rsid w:val="306C426A"/>
    <w:rsid w:val="307D1FD3"/>
    <w:rsid w:val="30923783"/>
    <w:rsid w:val="3095556F"/>
    <w:rsid w:val="30A21A3A"/>
    <w:rsid w:val="30BA4FD6"/>
    <w:rsid w:val="30C23E8A"/>
    <w:rsid w:val="30D37E45"/>
    <w:rsid w:val="30E3277E"/>
    <w:rsid w:val="30FA05F5"/>
    <w:rsid w:val="30FC55EE"/>
    <w:rsid w:val="30FF1D00"/>
    <w:rsid w:val="3100354C"/>
    <w:rsid w:val="31101099"/>
    <w:rsid w:val="312132A7"/>
    <w:rsid w:val="3131014F"/>
    <w:rsid w:val="31327262"/>
    <w:rsid w:val="31374878"/>
    <w:rsid w:val="31376626"/>
    <w:rsid w:val="313E79B5"/>
    <w:rsid w:val="315F36F2"/>
    <w:rsid w:val="316023F9"/>
    <w:rsid w:val="3163741B"/>
    <w:rsid w:val="31666F0B"/>
    <w:rsid w:val="316A69FC"/>
    <w:rsid w:val="31857392"/>
    <w:rsid w:val="3186310A"/>
    <w:rsid w:val="31896816"/>
    <w:rsid w:val="31916A3A"/>
    <w:rsid w:val="319475D5"/>
    <w:rsid w:val="319770C5"/>
    <w:rsid w:val="3199108F"/>
    <w:rsid w:val="319B6BB5"/>
    <w:rsid w:val="319C0B7F"/>
    <w:rsid w:val="319F5F79"/>
    <w:rsid w:val="31A87524"/>
    <w:rsid w:val="31B41A25"/>
    <w:rsid w:val="31B43515"/>
    <w:rsid w:val="31B5579D"/>
    <w:rsid w:val="31BB6D38"/>
    <w:rsid w:val="31C12394"/>
    <w:rsid w:val="31C43A5C"/>
    <w:rsid w:val="31C679AA"/>
    <w:rsid w:val="31CB527F"/>
    <w:rsid w:val="31CD2C05"/>
    <w:rsid w:val="31D125D7"/>
    <w:rsid w:val="32292413"/>
    <w:rsid w:val="322A7F39"/>
    <w:rsid w:val="323B3EF4"/>
    <w:rsid w:val="323D7C6C"/>
    <w:rsid w:val="3267118D"/>
    <w:rsid w:val="32827D75"/>
    <w:rsid w:val="328A1C18"/>
    <w:rsid w:val="32933D30"/>
    <w:rsid w:val="3293788C"/>
    <w:rsid w:val="3296737C"/>
    <w:rsid w:val="32A0644D"/>
    <w:rsid w:val="32A63A63"/>
    <w:rsid w:val="32AE0B6A"/>
    <w:rsid w:val="32BD6FFF"/>
    <w:rsid w:val="32D26724"/>
    <w:rsid w:val="32D61E6F"/>
    <w:rsid w:val="32F719A3"/>
    <w:rsid w:val="33024A12"/>
    <w:rsid w:val="33185FE3"/>
    <w:rsid w:val="331F3816"/>
    <w:rsid w:val="33332E1D"/>
    <w:rsid w:val="33557238"/>
    <w:rsid w:val="33615BDC"/>
    <w:rsid w:val="33633703"/>
    <w:rsid w:val="33770F5C"/>
    <w:rsid w:val="338418CB"/>
    <w:rsid w:val="33863895"/>
    <w:rsid w:val="33865643"/>
    <w:rsid w:val="33946BB3"/>
    <w:rsid w:val="33A47388"/>
    <w:rsid w:val="33A67096"/>
    <w:rsid w:val="33A930DF"/>
    <w:rsid w:val="33AF19C5"/>
    <w:rsid w:val="33B0446E"/>
    <w:rsid w:val="33BF7858"/>
    <w:rsid w:val="33C30645"/>
    <w:rsid w:val="33D12D62"/>
    <w:rsid w:val="33D7AC6D"/>
    <w:rsid w:val="33DC6E44"/>
    <w:rsid w:val="33E27D09"/>
    <w:rsid w:val="33E9C3D6"/>
    <w:rsid w:val="33ED121E"/>
    <w:rsid w:val="33F24A86"/>
    <w:rsid w:val="33F35BBE"/>
    <w:rsid w:val="33F5035A"/>
    <w:rsid w:val="34052A0C"/>
    <w:rsid w:val="340B78F6"/>
    <w:rsid w:val="34254E5C"/>
    <w:rsid w:val="342750AF"/>
    <w:rsid w:val="342A4220"/>
    <w:rsid w:val="344F3C87"/>
    <w:rsid w:val="3454129D"/>
    <w:rsid w:val="34594B05"/>
    <w:rsid w:val="346A286F"/>
    <w:rsid w:val="346A6D13"/>
    <w:rsid w:val="347708E6"/>
    <w:rsid w:val="348576A9"/>
    <w:rsid w:val="34988E2D"/>
    <w:rsid w:val="34A73A14"/>
    <w:rsid w:val="34A915E9"/>
    <w:rsid w:val="34BC3CC4"/>
    <w:rsid w:val="34C53F49"/>
    <w:rsid w:val="34C75F13"/>
    <w:rsid w:val="34C9180A"/>
    <w:rsid w:val="34D05036"/>
    <w:rsid w:val="34D50905"/>
    <w:rsid w:val="34DA3E98"/>
    <w:rsid w:val="34EC7655"/>
    <w:rsid w:val="34F34A12"/>
    <w:rsid w:val="34F36D08"/>
    <w:rsid w:val="34F903B8"/>
    <w:rsid w:val="351153E0"/>
    <w:rsid w:val="35183DAA"/>
    <w:rsid w:val="351C000D"/>
    <w:rsid w:val="35415CC5"/>
    <w:rsid w:val="35447564"/>
    <w:rsid w:val="3558300F"/>
    <w:rsid w:val="35585E1E"/>
    <w:rsid w:val="35596B81"/>
    <w:rsid w:val="355A0B35"/>
    <w:rsid w:val="355F7EFA"/>
    <w:rsid w:val="35611EC4"/>
    <w:rsid w:val="356E45E1"/>
    <w:rsid w:val="3586192A"/>
    <w:rsid w:val="358918C4"/>
    <w:rsid w:val="35935DF5"/>
    <w:rsid w:val="359F29EC"/>
    <w:rsid w:val="35A3178F"/>
    <w:rsid w:val="35AB0CDA"/>
    <w:rsid w:val="35B5DF92"/>
    <w:rsid w:val="35C83CF1"/>
    <w:rsid w:val="35D2691D"/>
    <w:rsid w:val="35D54660"/>
    <w:rsid w:val="35DE1AF6"/>
    <w:rsid w:val="35DE52C2"/>
    <w:rsid w:val="35E52AF5"/>
    <w:rsid w:val="35E914F5"/>
    <w:rsid w:val="35EF8021"/>
    <w:rsid w:val="35FC1BEC"/>
    <w:rsid w:val="36176A26"/>
    <w:rsid w:val="361C5DEB"/>
    <w:rsid w:val="361E6007"/>
    <w:rsid w:val="361E7DB5"/>
    <w:rsid w:val="36201D7F"/>
    <w:rsid w:val="36203B2D"/>
    <w:rsid w:val="3620540F"/>
    <w:rsid w:val="36213401"/>
    <w:rsid w:val="3627310D"/>
    <w:rsid w:val="36321AB2"/>
    <w:rsid w:val="36413AA3"/>
    <w:rsid w:val="364D2448"/>
    <w:rsid w:val="364F61C0"/>
    <w:rsid w:val="365B7EC0"/>
    <w:rsid w:val="36637EBD"/>
    <w:rsid w:val="36720523"/>
    <w:rsid w:val="368F480F"/>
    <w:rsid w:val="369462C9"/>
    <w:rsid w:val="3699743B"/>
    <w:rsid w:val="369B31B3"/>
    <w:rsid w:val="36AE032A"/>
    <w:rsid w:val="36B058F3"/>
    <w:rsid w:val="36BA5D2F"/>
    <w:rsid w:val="36C546D4"/>
    <w:rsid w:val="36C7044C"/>
    <w:rsid w:val="36CA1CEB"/>
    <w:rsid w:val="36EC3A0F"/>
    <w:rsid w:val="36EE59D9"/>
    <w:rsid w:val="36FD36E9"/>
    <w:rsid w:val="371F3DE4"/>
    <w:rsid w:val="372431A9"/>
    <w:rsid w:val="373F0B7D"/>
    <w:rsid w:val="374101FF"/>
    <w:rsid w:val="375021F0"/>
    <w:rsid w:val="37531CE0"/>
    <w:rsid w:val="37586461"/>
    <w:rsid w:val="376932B2"/>
    <w:rsid w:val="37720712"/>
    <w:rsid w:val="3776777C"/>
    <w:rsid w:val="377F2DB6"/>
    <w:rsid w:val="377F4EC4"/>
    <w:rsid w:val="379540A7"/>
    <w:rsid w:val="37955E55"/>
    <w:rsid w:val="37A61E10"/>
    <w:rsid w:val="37AC24F8"/>
    <w:rsid w:val="37BE88EF"/>
    <w:rsid w:val="37C512C3"/>
    <w:rsid w:val="37CD3840"/>
    <w:rsid w:val="37DA1C43"/>
    <w:rsid w:val="37DD978E"/>
    <w:rsid w:val="37DDD3D0"/>
    <w:rsid w:val="37DDE9CB"/>
    <w:rsid w:val="37DFCE55"/>
    <w:rsid w:val="37E666B0"/>
    <w:rsid w:val="37FE3393"/>
    <w:rsid w:val="37FE7E9E"/>
    <w:rsid w:val="37FE92C6"/>
    <w:rsid w:val="37FF8387"/>
    <w:rsid w:val="37FFB7A3"/>
    <w:rsid w:val="380134EA"/>
    <w:rsid w:val="380A0B55"/>
    <w:rsid w:val="38111241"/>
    <w:rsid w:val="38172D0E"/>
    <w:rsid w:val="381C20D2"/>
    <w:rsid w:val="3821593A"/>
    <w:rsid w:val="38267406"/>
    <w:rsid w:val="383B4C4E"/>
    <w:rsid w:val="38591578"/>
    <w:rsid w:val="386135F8"/>
    <w:rsid w:val="38691D8A"/>
    <w:rsid w:val="3869416A"/>
    <w:rsid w:val="386F48F8"/>
    <w:rsid w:val="38740160"/>
    <w:rsid w:val="388F76DF"/>
    <w:rsid w:val="3891486E"/>
    <w:rsid w:val="389205E6"/>
    <w:rsid w:val="389820A0"/>
    <w:rsid w:val="38A02D03"/>
    <w:rsid w:val="38B5260A"/>
    <w:rsid w:val="38B555EE"/>
    <w:rsid w:val="38B60778"/>
    <w:rsid w:val="38B92017"/>
    <w:rsid w:val="38C2711D"/>
    <w:rsid w:val="38CD6618"/>
    <w:rsid w:val="38CD7870"/>
    <w:rsid w:val="38CE2A7B"/>
    <w:rsid w:val="38D64A3E"/>
    <w:rsid w:val="38D75106"/>
    <w:rsid w:val="38E86458"/>
    <w:rsid w:val="38EC5F48"/>
    <w:rsid w:val="38EE7F12"/>
    <w:rsid w:val="38F93F81"/>
    <w:rsid w:val="39137979"/>
    <w:rsid w:val="391536F1"/>
    <w:rsid w:val="39161217"/>
    <w:rsid w:val="391B682D"/>
    <w:rsid w:val="392E59B4"/>
    <w:rsid w:val="39355B41"/>
    <w:rsid w:val="39363667"/>
    <w:rsid w:val="39455658"/>
    <w:rsid w:val="3967EE1F"/>
    <w:rsid w:val="398616DE"/>
    <w:rsid w:val="39902D77"/>
    <w:rsid w:val="399565E0"/>
    <w:rsid w:val="39A800D3"/>
    <w:rsid w:val="39C11183"/>
    <w:rsid w:val="39C62C3D"/>
    <w:rsid w:val="39D215E2"/>
    <w:rsid w:val="39D30EB6"/>
    <w:rsid w:val="39DF4537"/>
    <w:rsid w:val="39DFEA7F"/>
    <w:rsid w:val="39E93DA8"/>
    <w:rsid w:val="39EE3789"/>
    <w:rsid w:val="39F731D3"/>
    <w:rsid w:val="39FB6CFD"/>
    <w:rsid w:val="39FF1CAB"/>
    <w:rsid w:val="39FFB894"/>
    <w:rsid w:val="3A045513"/>
    <w:rsid w:val="3A0D43C8"/>
    <w:rsid w:val="3A184B1B"/>
    <w:rsid w:val="3A1DA7C4"/>
    <w:rsid w:val="3A255BB6"/>
    <w:rsid w:val="3A3C4CAD"/>
    <w:rsid w:val="3A414A9E"/>
    <w:rsid w:val="3A4A73CA"/>
    <w:rsid w:val="3A5522B3"/>
    <w:rsid w:val="3A5F1473"/>
    <w:rsid w:val="3A7461F5"/>
    <w:rsid w:val="3A775CE5"/>
    <w:rsid w:val="3A7B202C"/>
    <w:rsid w:val="3A896CF3"/>
    <w:rsid w:val="3A944AE9"/>
    <w:rsid w:val="3A9E7716"/>
    <w:rsid w:val="3AB521C1"/>
    <w:rsid w:val="3ABFBCE4"/>
    <w:rsid w:val="3AC24284"/>
    <w:rsid w:val="3AC54CA3"/>
    <w:rsid w:val="3B005CDB"/>
    <w:rsid w:val="3B007A89"/>
    <w:rsid w:val="3B0357CB"/>
    <w:rsid w:val="3B0A0908"/>
    <w:rsid w:val="3B141786"/>
    <w:rsid w:val="3B2E2848"/>
    <w:rsid w:val="3B404329"/>
    <w:rsid w:val="3B47390A"/>
    <w:rsid w:val="3B5129DA"/>
    <w:rsid w:val="3B691AD2"/>
    <w:rsid w:val="3B7010B2"/>
    <w:rsid w:val="3B779366"/>
    <w:rsid w:val="3B7A3D70"/>
    <w:rsid w:val="3B824942"/>
    <w:rsid w:val="3B8E6041"/>
    <w:rsid w:val="3B9F3746"/>
    <w:rsid w:val="3BA0301A"/>
    <w:rsid w:val="3BA7084C"/>
    <w:rsid w:val="3BAF271E"/>
    <w:rsid w:val="3BAFC998"/>
    <w:rsid w:val="3BC96A15"/>
    <w:rsid w:val="3BE23632"/>
    <w:rsid w:val="3BE60B61"/>
    <w:rsid w:val="3BEDF974"/>
    <w:rsid w:val="3BF3BD0B"/>
    <w:rsid w:val="3C027237"/>
    <w:rsid w:val="3C0A27EC"/>
    <w:rsid w:val="3C0D4B53"/>
    <w:rsid w:val="3C0D6901"/>
    <w:rsid w:val="3C3FEC28"/>
    <w:rsid w:val="3C5142C7"/>
    <w:rsid w:val="3C6927A8"/>
    <w:rsid w:val="3C793F97"/>
    <w:rsid w:val="3CA418A1"/>
    <w:rsid w:val="3CA41EB8"/>
    <w:rsid w:val="3CA54D8C"/>
    <w:rsid w:val="3CA628B2"/>
    <w:rsid w:val="3CB57792"/>
    <w:rsid w:val="3CBA010B"/>
    <w:rsid w:val="3CC86CCC"/>
    <w:rsid w:val="3CD94A35"/>
    <w:rsid w:val="3CE138EA"/>
    <w:rsid w:val="3CEA4F7F"/>
    <w:rsid w:val="3CFB49AC"/>
    <w:rsid w:val="3CFD4E72"/>
    <w:rsid w:val="3D17730C"/>
    <w:rsid w:val="3D2008B6"/>
    <w:rsid w:val="3D363C36"/>
    <w:rsid w:val="3D3DE9BB"/>
    <w:rsid w:val="3D4E71D1"/>
    <w:rsid w:val="3D522139"/>
    <w:rsid w:val="3D5B369C"/>
    <w:rsid w:val="3D605157"/>
    <w:rsid w:val="3D637AC2"/>
    <w:rsid w:val="3D6F7148"/>
    <w:rsid w:val="3D779C8D"/>
    <w:rsid w:val="3D793B23"/>
    <w:rsid w:val="3D871C53"/>
    <w:rsid w:val="3D9D5A63"/>
    <w:rsid w:val="3DAE1A1E"/>
    <w:rsid w:val="3DD1395F"/>
    <w:rsid w:val="3DDC937D"/>
    <w:rsid w:val="3DDECB39"/>
    <w:rsid w:val="3DDF42CD"/>
    <w:rsid w:val="3DDFA097"/>
    <w:rsid w:val="3DE25B6C"/>
    <w:rsid w:val="3DE91F16"/>
    <w:rsid w:val="3DEF7B2A"/>
    <w:rsid w:val="3DF15DAF"/>
    <w:rsid w:val="3DFA1107"/>
    <w:rsid w:val="3DFE1980"/>
    <w:rsid w:val="3E06185A"/>
    <w:rsid w:val="3E077380"/>
    <w:rsid w:val="3E155F41"/>
    <w:rsid w:val="3E2A5C68"/>
    <w:rsid w:val="3E3208A1"/>
    <w:rsid w:val="3E530817"/>
    <w:rsid w:val="3E5315DD"/>
    <w:rsid w:val="3E539B0B"/>
    <w:rsid w:val="3E5D5D51"/>
    <w:rsid w:val="3E693B97"/>
    <w:rsid w:val="3E6D8736"/>
    <w:rsid w:val="3E770C0D"/>
    <w:rsid w:val="3E7BE855"/>
    <w:rsid w:val="3E7F109F"/>
    <w:rsid w:val="3E7FD35B"/>
    <w:rsid w:val="3EA572C5"/>
    <w:rsid w:val="3EAB41B0"/>
    <w:rsid w:val="3EAFE3BB"/>
    <w:rsid w:val="3EB05C6A"/>
    <w:rsid w:val="3EB76FF8"/>
    <w:rsid w:val="3EBD6A03"/>
    <w:rsid w:val="3EC040FF"/>
    <w:rsid w:val="3EC5429D"/>
    <w:rsid w:val="3ECD2378"/>
    <w:rsid w:val="3ED90D1D"/>
    <w:rsid w:val="3ED951C1"/>
    <w:rsid w:val="3EDDCF2B"/>
    <w:rsid w:val="3EE6168C"/>
    <w:rsid w:val="3EE75890"/>
    <w:rsid w:val="3EEF6792"/>
    <w:rsid w:val="3EF20030"/>
    <w:rsid w:val="3EF21DDE"/>
    <w:rsid w:val="3EFD56D2"/>
    <w:rsid w:val="3EFD8E58"/>
    <w:rsid w:val="3EFF321D"/>
    <w:rsid w:val="3EFF869B"/>
    <w:rsid w:val="3F1E0E25"/>
    <w:rsid w:val="3F255D10"/>
    <w:rsid w:val="3F33749A"/>
    <w:rsid w:val="3F3D5750"/>
    <w:rsid w:val="3F4BDE4B"/>
    <w:rsid w:val="3F56236D"/>
    <w:rsid w:val="3F5900B0"/>
    <w:rsid w:val="3F5DF973"/>
    <w:rsid w:val="3F5F8697"/>
    <w:rsid w:val="3F6F6A17"/>
    <w:rsid w:val="3F75DEA9"/>
    <w:rsid w:val="3F780536"/>
    <w:rsid w:val="3F79605C"/>
    <w:rsid w:val="3F7F2556"/>
    <w:rsid w:val="3F7F9ECF"/>
    <w:rsid w:val="3F7FCC2F"/>
    <w:rsid w:val="3F966C0E"/>
    <w:rsid w:val="3F993113"/>
    <w:rsid w:val="3F9F0AA5"/>
    <w:rsid w:val="3FA330D9"/>
    <w:rsid w:val="3FAFA563"/>
    <w:rsid w:val="3FB452E6"/>
    <w:rsid w:val="3FB928FC"/>
    <w:rsid w:val="3FBE1687"/>
    <w:rsid w:val="3FBE7F13"/>
    <w:rsid w:val="3FC01EDD"/>
    <w:rsid w:val="3FC419CD"/>
    <w:rsid w:val="3FC90D91"/>
    <w:rsid w:val="3FCA4B09"/>
    <w:rsid w:val="3FCB577E"/>
    <w:rsid w:val="3FCF99AD"/>
    <w:rsid w:val="3FCFB9E0"/>
    <w:rsid w:val="3FD3CA5F"/>
    <w:rsid w:val="3FD730B5"/>
    <w:rsid w:val="3FDB5851"/>
    <w:rsid w:val="3FDF6807"/>
    <w:rsid w:val="3FDFA2EF"/>
    <w:rsid w:val="3FF81676"/>
    <w:rsid w:val="3FF90FDC"/>
    <w:rsid w:val="3FFEBE4A"/>
    <w:rsid w:val="3FFF039D"/>
    <w:rsid w:val="3FFF47B3"/>
    <w:rsid w:val="3FFF9B7D"/>
    <w:rsid w:val="3FFFC7FA"/>
    <w:rsid w:val="3FFFE43C"/>
    <w:rsid w:val="3FFFE4FF"/>
    <w:rsid w:val="40167D4F"/>
    <w:rsid w:val="40267F92"/>
    <w:rsid w:val="40273512"/>
    <w:rsid w:val="40295CD4"/>
    <w:rsid w:val="402C2A1F"/>
    <w:rsid w:val="403A1C8F"/>
    <w:rsid w:val="403A57EB"/>
    <w:rsid w:val="403C77B5"/>
    <w:rsid w:val="40454BCA"/>
    <w:rsid w:val="404E6ADA"/>
    <w:rsid w:val="40672358"/>
    <w:rsid w:val="406E36E7"/>
    <w:rsid w:val="40704517"/>
    <w:rsid w:val="4093314D"/>
    <w:rsid w:val="40956EC5"/>
    <w:rsid w:val="409C0254"/>
    <w:rsid w:val="409C46F8"/>
    <w:rsid w:val="409F7D44"/>
    <w:rsid w:val="40B76E3C"/>
    <w:rsid w:val="40CE0F8A"/>
    <w:rsid w:val="40D273CB"/>
    <w:rsid w:val="40D93256"/>
    <w:rsid w:val="40E30B8B"/>
    <w:rsid w:val="40FD43DA"/>
    <w:rsid w:val="40FE4BEC"/>
    <w:rsid w:val="40FFFB29"/>
    <w:rsid w:val="410D1152"/>
    <w:rsid w:val="410D4CAE"/>
    <w:rsid w:val="411424E0"/>
    <w:rsid w:val="411E335F"/>
    <w:rsid w:val="41230975"/>
    <w:rsid w:val="412D70FE"/>
    <w:rsid w:val="41365386"/>
    <w:rsid w:val="41456B3D"/>
    <w:rsid w:val="41487DD1"/>
    <w:rsid w:val="414F3518"/>
    <w:rsid w:val="41652D3C"/>
    <w:rsid w:val="41735459"/>
    <w:rsid w:val="418C62A3"/>
    <w:rsid w:val="418C651A"/>
    <w:rsid w:val="4194717D"/>
    <w:rsid w:val="419B675D"/>
    <w:rsid w:val="41A82C28"/>
    <w:rsid w:val="41B96BE3"/>
    <w:rsid w:val="41C95079"/>
    <w:rsid w:val="41D41C6F"/>
    <w:rsid w:val="41DA005C"/>
    <w:rsid w:val="41E9396D"/>
    <w:rsid w:val="41EA4FEF"/>
    <w:rsid w:val="41EC7387"/>
    <w:rsid w:val="41FE3818"/>
    <w:rsid w:val="42044303"/>
    <w:rsid w:val="42051E29"/>
    <w:rsid w:val="420F2CA7"/>
    <w:rsid w:val="421D7172"/>
    <w:rsid w:val="42277FF1"/>
    <w:rsid w:val="423050F8"/>
    <w:rsid w:val="4244590F"/>
    <w:rsid w:val="425A2175"/>
    <w:rsid w:val="42703746"/>
    <w:rsid w:val="42864D18"/>
    <w:rsid w:val="428A6769"/>
    <w:rsid w:val="42AB6E74"/>
    <w:rsid w:val="42BC4BDD"/>
    <w:rsid w:val="42D75573"/>
    <w:rsid w:val="42E44134"/>
    <w:rsid w:val="42E513D7"/>
    <w:rsid w:val="42E859D2"/>
    <w:rsid w:val="42FC7797"/>
    <w:rsid w:val="4307181F"/>
    <w:rsid w:val="43073CDD"/>
    <w:rsid w:val="430B16C1"/>
    <w:rsid w:val="43144A19"/>
    <w:rsid w:val="431F6F1A"/>
    <w:rsid w:val="432602A9"/>
    <w:rsid w:val="43302ED5"/>
    <w:rsid w:val="43326C4D"/>
    <w:rsid w:val="43374264"/>
    <w:rsid w:val="434D3A87"/>
    <w:rsid w:val="434E1A2B"/>
    <w:rsid w:val="43544E16"/>
    <w:rsid w:val="43601A0D"/>
    <w:rsid w:val="436C03B1"/>
    <w:rsid w:val="43721740"/>
    <w:rsid w:val="43723397"/>
    <w:rsid w:val="43740FE4"/>
    <w:rsid w:val="43811FD9"/>
    <w:rsid w:val="438C6F79"/>
    <w:rsid w:val="438D657A"/>
    <w:rsid w:val="43AF4742"/>
    <w:rsid w:val="43B6787E"/>
    <w:rsid w:val="43BD0C0D"/>
    <w:rsid w:val="43C755E8"/>
    <w:rsid w:val="43CD6976"/>
    <w:rsid w:val="43DE6DD5"/>
    <w:rsid w:val="44056110"/>
    <w:rsid w:val="440920A4"/>
    <w:rsid w:val="44101087"/>
    <w:rsid w:val="442E5667"/>
    <w:rsid w:val="443A04B0"/>
    <w:rsid w:val="444B446B"/>
    <w:rsid w:val="444C1F91"/>
    <w:rsid w:val="445D7CFA"/>
    <w:rsid w:val="446C50D1"/>
    <w:rsid w:val="446F2CF4"/>
    <w:rsid w:val="447E3F77"/>
    <w:rsid w:val="44915BF6"/>
    <w:rsid w:val="449C4CC6"/>
    <w:rsid w:val="44A75419"/>
    <w:rsid w:val="44A92F3F"/>
    <w:rsid w:val="44C24001"/>
    <w:rsid w:val="44CD4E80"/>
    <w:rsid w:val="44D83825"/>
    <w:rsid w:val="44D97CC8"/>
    <w:rsid w:val="44DF2E05"/>
    <w:rsid w:val="44EB17AA"/>
    <w:rsid w:val="44ED5522"/>
    <w:rsid w:val="44FA7C3F"/>
    <w:rsid w:val="45050DC8"/>
    <w:rsid w:val="450E5498"/>
    <w:rsid w:val="452D591E"/>
    <w:rsid w:val="455C4456"/>
    <w:rsid w:val="45637592"/>
    <w:rsid w:val="456A0921"/>
    <w:rsid w:val="457412D9"/>
    <w:rsid w:val="45790B64"/>
    <w:rsid w:val="457B2B2E"/>
    <w:rsid w:val="458442E6"/>
    <w:rsid w:val="4589043C"/>
    <w:rsid w:val="45961716"/>
    <w:rsid w:val="459E05CA"/>
    <w:rsid w:val="45A02594"/>
    <w:rsid w:val="45A35BE1"/>
    <w:rsid w:val="45A858ED"/>
    <w:rsid w:val="45B71D5E"/>
    <w:rsid w:val="45B97A0D"/>
    <w:rsid w:val="45D466E2"/>
    <w:rsid w:val="45D863FE"/>
    <w:rsid w:val="45E00BE3"/>
    <w:rsid w:val="45E2495B"/>
    <w:rsid w:val="45E508CF"/>
    <w:rsid w:val="45E71F71"/>
    <w:rsid w:val="45E85CE9"/>
    <w:rsid w:val="45EC3F58"/>
    <w:rsid w:val="45FA6330"/>
    <w:rsid w:val="46006186"/>
    <w:rsid w:val="4605689B"/>
    <w:rsid w:val="4609638B"/>
    <w:rsid w:val="462D194E"/>
    <w:rsid w:val="46326F64"/>
    <w:rsid w:val="46401681"/>
    <w:rsid w:val="46717A8D"/>
    <w:rsid w:val="467B4E31"/>
    <w:rsid w:val="467E98E5"/>
    <w:rsid w:val="468772B0"/>
    <w:rsid w:val="468974CC"/>
    <w:rsid w:val="46935C55"/>
    <w:rsid w:val="469B0FAE"/>
    <w:rsid w:val="46A211E8"/>
    <w:rsid w:val="46A61876"/>
    <w:rsid w:val="46BC1650"/>
    <w:rsid w:val="46C44060"/>
    <w:rsid w:val="46FC37FA"/>
    <w:rsid w:val="46FF9FDB"/>
    <w:rsid w:val="470D5A07"/>
    <w:rsid w:val="471072A6"/>
    <w:rsid w:val="471543EC"/>
    <w:rsid w:val="473BFC9B"/>
    <w:rsid w:val="473E2065"/>
    <w:rsid w:val="473FE99D"/>
    <w:rsid w:val="474323A5"/>
    <w:rsid w:val="474451A1"/>
    <w:rsid w:val="47451645"/>
    <w:rsid w:val="475A49C5"/>
    <w:rsid w:val="475C2F9D"/>
    <w:rsid w:val="4764668A"/>
    <w:rsid w:val="477261B2"/>
    <w:rsid w:val="47727F60"/>
    <w:rsid w:val="477517FF"/>
    <w:rsid w:val="477912EF"/>
    <w:rsid w:val="4779309D"/>
    <w:rsid w:val="478046DF"/>
    <w:rsid w:val="47841A42"/>
    <w:rsid w:val="478F466E"/>
    <w:rsid w:val="479240B7"/>
    <w:rsid w:val="47A20403"/>
    <w:rsid w:val="47A73CBB"/>
    <w:rsid w:val="47AC789F"/>
    <w:rsid w:val="47B10B40"/>
    <w:rsid w:val="47B12065"/>
    <w:rsid w:val="47B70069"/>
    <w:rsid w:val="47BF49C5"/>
    <w:rsid w:val="47BFDA8F"/>
    <w:rsid w:val="47CA19C0"/>
    <w:rsid w:val="47DB51AF"/>
    <w:rsid w:val="47E0311C"/>
    <w:rsid w:val="480B6D9C"/>
    <w:rsid w:val="48111527"/>
    <w:rsid w:val="48141018"/>
    <w:rsid w:val="482C6361"/>
    <w:rsid w:val="48390A7E"/>
    <w:rsid w:val="483B65A4"/>
    <w:rsid w:val="4843587B"/>
    <w:rsid w:val="48457423"/>
    <w:rsid w:val="48496F13"/>
    <w:rsid w:val="485E2293"/>
    <w:rsid w:val="486C49B0"/>
    <w:rsid w:val="48711FC6"/>
    <w:rsid w:val="487675DC"/>
    <w:rsid w:val="487D4E0F"/>
    <w:rsid w:val="488A3088"/>
    <w:rsid w:val="48952158"/>
    <w:rsid w:val="48AB372A"/>
    <w:rsid w:val="48BA396D"/>
    <w:rsid w:val="48BB76E5"/>
    <w:rsid w:val="48D118F2"/>
    <w:rsid w:val="48F924AE"/>
    <w:rsid w:val="48FA020D"/>
    <w:rsid w:val="48FF3A76"/>
    <w:rsid w:val="49107A31"/>
    <w:rsid w:val="491750B6"/>
    <w:rsid w:val="49380D36"/>
    <w:rsid w:val="49382AE4"/>
    <w:rsid w:val="494E0559"/>
    <w:rsid w:val="494E2307"/>
    <w:rsid w:val="49507E2D"/>
    <w:rsid w:val="495518E8"/>
    <w:rsid w:val="49583186"/>
    <w:rsid w:val="495C4A24"/>
    <w:rsid w:val="495D254A"/>
    <w:rsid w:val="496D4E83"/>
    <w:rsid w:val="496F0BFB"/>
    <w:rsid w:val="498272AD"/>
    <w:rsid w:val="49830203"/>
    <w:rsid w:val="49A85EBB"/>
    <w:rsid w:val="49AF0FF8"/>
    <w:rsid w:val="49B17161"/>
    <w:rsid w:val="49B667C6"/>
    <w:rsid w:val="49C12AD9"/>
    <w:rsid w:val="49CC2660"/>
    <w:rsid w:val="49DF5933"/>
    <w:rsid w:val="49E50EBD"/>
    <w:rsid w:val="49E51FC0"/>
    <w:rsid w:val="49FB2D07"/>
    <w:rsid w:val="4A0155CC"/>
    <w:rsid w:val="4A0F1A96"/>
    <w:rsid w:val="4A1059E7"/>
    <w:rsid w:val="4A266DE0"/>
    <w:rsid w:val="4A2EF1B2"/>
    <w:rsid w:val="4A315EB1"/>
    <w:rsid w:val="4A433B68"/>
    <w:rsid w:val="4A4831FA"/>
    <w:rsid w:val="4A4D25BF"/>
    <w:rsid w:val="4A6022F2"/>
    <w:rsid w:val="4A677B24"/>
    <w:rsid w:val="4A703DFA"/>
    <w:rsid w:val="4A7A6A31"/>
    <w:rsid w:val="4A7B537E"/>
    <w:rsid w:val="4A871F75"/>
    <w:rsid w:val="4A993A56"/>
    <w:rsid w:val="4AAB7A92"/>
    <w:rsid w:val="4AC7411F"/>
    <w:rsid w:val="4ACB00B3"/>
    <w:rsid w:val="4AD351BA"/>
    <w:rsid w:val="4AD625B4"/>
    <w:rsid w:val="4AD827D0"/>
    <w:rsid w:val="4AE03433"/>
    <w:rsid w:val="4AE46B37"/>
    <w:rsid w:val="4AEE5B50"/>
    <w:rsid w:val="4B133808"/>
    <w:rsid w:val="4B137364"/>
    <w:rsid w:val="4B225F17"/>
    <w:rsid w:val="4B237456"/>
    <w:rsid w:val="4B241572"/>
    <w:rsid w:val="4B2652EA"/>
    <w:rsid w:val="4B2AC3A4"/>
    <w:rsid w:val="4B320132"/>
    <w:rsid w:val="4B35552D"/>
    <w:rsid w:val="4B500A0E"/>
    <w:rsid w:val="4B524331"/>
    <w:rsid w:val="4B666F41"/>
    <w:rsid w:val="4B6978CC"/>
    <w:rsid w:val="4B6B71A0"/>
    <w:rsid w:val="4B6D116B"/>
    <w:rsid w:val="4B6F617A"/>
    <w:rsid w:val="4B775B45"/>
    <w:rsid w:val="4B7D0C82"/>
    <w:rsid w:val="4B7E5126"/>
    <w:rsid w:val="4B8169C4"/>
    <w:rsid w:val="4B951644"/>
    <w:rsid w:val="4BB57ADD"/>
    <w:rsid w:val="4BBAB010"/>
    <w:rsid w:val="4BBC79FC"/>
    <w:rsid w:val="4BBE8A81"/>
    <w:rsid w:val="4BC62629"/>
    <w:rsid w:val="4BE13F29"/>
    <w:rsid w:val="4BE17463"/>
    <w:rsid w:val="4BEC4EEE"/>
    <w:rsid w:val="4BFD22F6"/>
    <w:rsid w:val="4BFE6267"/>
    <w:rsid w:val="4C03562B"/>
    <w:rsid w:val="4C121D12"/>
    <w:rsid w:val="4C1C049B"/>
    <w:rsid w:val="4C286E40"/>
    <w:rsid w:val="4C3B3017"/>
    <w:rsid w:val="4C4023DB"/>
    <w:rsid w:val="4C417F01"/>
    <w:rsid w:val="4C46376A"/>
    <w:rsid w:val="4C575977"/>
    <w:rsid w:val="4C603574"/>
    <w:rsid w:val="4C806C7C"/>
    <w:rsid w:val="4C870569"/>
    <w:rsid w:val="4C8A18A8"/>
    <w:rsid w:val="4C910E89"/>
    <w:rsid w:val="4C9444D5"/>
    <w:rsid w:val="4CAA2184"/>
    <w:rsid w:val="4CB9218D"/>
    <w:rsid w:val="4CC0176E"/>
    <w:rsid w:val="4CCD0D31"/>
    <w:rsid w:val="4CD62D3F"/>
    <w:rsid w:val="4CD86AB8"/>
    <w:rsid w:val="4CE511D4"/>
    <w:rsid w:val="4CEA0599"/>
    <w:rsid w:val="4CF124C7"/>
    <w:rsid w:val="4CF60CEC"/>
    <w:rsid w:val="4D057181"/>
    <w:rsid w:val="4D245859"/>
    <w:rsid w:val="4D2B7975"/>
    <w:rsid w:val="4D447CA9"/>
    <w:rsid w:val="4D571290"/>
    <w:rsid w:val="4D5A3970"/>
    <w:rsid w:val="4D5F0F87"/>
    <w:rsid w:val="4D834C75"/>
    <w:rsid w:val="4D937AD1"/>
    <w:rsid w:val="4DA150FB"/>
    <w:rsid w:val="4DA873D3"/>
    <w:rsid w:val="4DBC14F9"/>
    <w:rsid w:val="4DC44E8A"/>
    <w:rsid w:val="4DC60F04"/>
    <w:rsid w:val="4DCD5EF0"/>
    <w:rsid w:val="4DD03C33"/>
    <w:rsid w:val="4DFF1E22"/>
    <w:rsid w:val="4DFF4086"/>
    <w:rsid w:val="4E08517B"/>
    <w:rsid w:val="4E094A4F"/>
    <w:rsid w:val="4E127DA7"/>
    <w:rsid w:val="4E1526DE"/>
    <w:rsid w:val="4E1B3100"/>
    <w:rsid w:val="4E1E2E99"/>
    <w:rsid w:val="4E235B10"/>
    <w:rsid w:val="4E281379"/>
    <w:rsid w:val="4E361CE8"/>
    <w:rsid w:val="4E4837C9"/>
    <w:rsid w:val="4E555A64"/>
    <w:rsid w:val="4E561001"/>
    <w:rsid w:val="4E5B34FC"/>
    <w:rsid w:val="4E6A7BE3"/>
    <w:rsid w:val="4E816CDB"/>
    <w:rsid w:val="4E824F2D"/>
    <w:rsid w:val="4E9F01C4"/>
    <w:rsid w:val="4EA13E1D"/>
    <w:rsid w:val="4EB15812"/>
    <w:rsid w:val="4EC72940"/>
    <w:rsid w:val="4ECFB7F9"/>
    <w:rsid w:val="4EE47A1E"/>
    <w:rsid w:val="4EE74D90"/>
    <w:rsid w:val="4EF404F7"/>
    <w:rsid w:val="4EFD0A57"/>
    <w:rsid w:val="4EFF77E3"/>
    <w:rsid w:val="4F043B94"/>
    <w:rsid w:val="4F135B85"/>
    <w:rsid w:val="4F195165"/>
    <w:rsid w:val="4F1C142F"/>
    <w:rsid w:val="4F1D2EA8"/>
    <w:rsid w:val="4F380217"/>
    <w:rsid w:val="4F3A75B6"/>
    <w:rsid w:val="4F4F364C"/>
    <w:rsid w:val="4F50502B"/>
    <w:rsid w:val="4F5368C9"/>
    <w:rsid w:val="4F6247EF"/>
    <w:rsid w:val="4F691C49"/>
    <w:rsid w:val="4F6F55E1"/>
    <w:rsid w:val="4F716D4F"/>
    <w:rsid w:val="4F7A20A8"/>
    <w:rsid w:val="4F7C3195"/>
    <w:rsid w:val="4F822D0B"/>
    <w:rsid w:val="4F844CD5"/>
    <w:rsid w:val="4F8847C5"/>
    <w:rsid w:val="4F940AF7"/>
    <w:rsid w:val="4F9842DC"/>
    <w:rsid w:val="4F9B857B"/>
    <w:rsid w:val="4F9D09E1"/>
    <w:rsid w:val="4FAFB55A"/>
    <w:rsid w:val="4FB01626"/>
    <w:rsid w:val="4FD317B8"/>
    <w:rsid w:val="4FD74E04"/>
    <w:rsid w:val="4FDB9FB5"/>
    <w:rsid w:val="4FDBE20B"/>
    <w:rsid w:val="4FDC41D2"/>
    <w:rsid w:val="4FDF8C3E"/>
    <w:rsid w:val="4FE37C4D"/>
    <w:rsid w:val="4FE6773D"/>
    <w:rsid w:val="4FEE214E"/>
    <w:rsid w:val="4FF260E2"/>
    <w:rsid w:val="4FF359B6"/>
    <w:rsid w:val="4FFB4C49"/>
    <w:rsid w:val="4FFC2756"/>
    <w:rsid w:val="4FFF21B1"/>
    <w:rsid w:val="50047406"/>
    <w:rsid w:val="500A342C"/>
    <w:rsid w:val="500D0826"/>
    <w:rsid w:val="500E27F0"/>
    <w:rsid w:val="50160DEC"/>
    <w:rsid w:val="50342257"/>
    <w:rsid w:val="504F0E3F"/>
    <w:rsid w:val="5055041F"/>
    <w:rsid w:val="506863A4"/>
    <w:rsid w:val="506B7C43"/>
    <w:rsid w:val="5076286F"/>
    <w:rsid w:val="50770396"/>
    <w:rsid w:val="50836D3A"/>
    <w:rsid w:val="50850D04"/>
    <w:rsid w:val="508F56DF"/>
    <w:rsid w:val="509C1BAA"/>
    <w:rsid w:val="509E5922"/>
    <w:rsid w:val="50A15412"/>
    <w:rsid w:val="50C07F8E"/>
    <w:rsid w:val="50C335DB"/>
    <w:rsid w:val="50D31F90"/>
    <w:rsid w:val="50E21CB3"/>
    <w:rsid w:val="50FD6AED"/>
    <w:rsid w:val="51215792"/>
    <w:rsid w:val="5133250E"/>
    <w:rsid w:val="513B13C3"/>
    <w:rsid w:val="51452242"/>
    <w:rsid w:val="5147420C"/>
    <w:rsid w:val="51477D68"/>
    <w:rsid w:val="51512902"/>
    <w:rsid w:val="51516E38"/>
    <w:rsid w:val="516E1798"/>
    <w:rsid w:val="51705511"/>
    <w:rsid w:val="517D05E2"/>
    <w:rsid w:val="5181771E"/>
    <w:rsid w:val="518D22C8"/>
    <w:rsid w:val="519531C9"/>
    <w:rsid w:val="519D207E"/>
    <w:rsid w:val="519F1952"/>
    <w:rsid w:val="51BA678C"/>
    <w:rsid w:val="51C40D49"/>
    <w:rsid w:val="51C6120B"/>
    <w:rsid w:val="51DA6E2E"/>
    <w:rsid w:val="51EE6435"/>
    <w:rsid w:val="51FC6DA4"/>
    <w:rsid w:val="52054534"/>
    <w:rsid w:val="520914C1"/>
    <w:rsid w:val="521B28CB"/>
    <w:rsid w:val="52306A4E"/>
    <w:rsid w:val="52363985"/>
    <w:rsid w:val="5237602E"/>
    <w:rsid w:val="523C1897"/>
    <w:rsid w:val="524349D3"/>
    <w:rsid w:val="524D5852"/>
    <w:rsid w:val="524D6E29"/>
    <w:rsid w:val="524D7600"/>
    <w:rsid w:val="52512B3E"/>
    <w:rsid w:val="52524B9C"/>
    <w:rsid w:val="525564B4"/>
    <w:rsid w:val="525C3CE7"/>
    <w:rsid w:val="528F19C6"/>
    <w:rsid w:val="52976ACD"/>
    <w:rsid w:val="52B602E6"/>
    <w:rsid w:val="52B61649"/>
    <w:rsid w:val="52BB6C5F"/>
    <w:rsid w:val="52C8312A"/>
    <w:rsid w:val="52C97AC4"/>
    <w:rsid w:val="52D4387D"/>
    <w:rsid w:val="52E361B6"/>
    <w:rsid w:val="52E75AB2"/>
    <w:rsid w:val="52ED0DE3"/>
    <w:rsid w:val="52FC4B82"/>
    <w:rsid w:val="5305612D"/>
    <w:rsid w:val="53081779"/>
    <w:rsid w:val="53163654"/>
    <w:rsid w:val="53185E60"/>
    <w:rsid w:val="53230E08"/>
    <w:rsid w:val="53234805"/>
    <w:rsid w:val="532A7941"/>
    <w:rsid w:val="53312A7E"/>
    <w:rsid w:val="53316F22"/>
    <w:rsid w:val="533C63B6"/>
    <w:rsid w:val="53430A03"/>
    <w:rsid w:val="53446C55"/>
    <w:rsid w:val="534E1882"/>
    <w:rsid w:val="537868FE"/>
    <w:rsid w:val="537A44F5"/>
    <w:rsid w:val="538B39A0"/>
    <w:rsid w:val="53955094"/>
    <w:rsid w:val="53964FD7"/>
    <w:rsid w:val="53993286"/>
    <w:rsid w:val="53A414A2"/>
    <w:rsid w:val="53A5346C"/>
    <w:rsid w:val="53A94D0A"/>
    <w:rsid w:val="53AA2830"/>
    <w:rsid w:val="53AB3E22"/>
    <w:rsid w:val="53AC65A8"/>
    <w:rsid w:val="53C6305D"/>
    <w:rsid w:val="53D53D51"/>
    <w:rsid w:val="53F266B1"/>
    <w:rsid w:val="541370BB"/>
    <w:rsid w:val="5415367E"/>
    <w:rsid w:val="541539B9"/>
    <w:rsid w:val="541C372E"/>
    <w:rsid w:val="542134E6"/>
    <w:rsid w:val="54232D0E"/>
    <w:rsid w:val="542C2941"/>
    <w:rsid w:val="542F7A11"/>
    <w:rsid w:val="54332825"/>
    <w:rsid w:val="5449029B"/>
    <w:rsid w:val="544B4013"/>
    <w:rsid w:val="5454111A"/>
    <w:rsid w:val="546B0211"/>
    <w:rsid w:val="547370C6"/>
    <w:rsid w:val="547C5F7A"/>
    <w:rsid w:val="54882B71"/>
    <w:rsid w:val="548D2214"/>
    <w:rsid w:val="54907C78"/>
    <w:rsid w:val="549A0AF6"/>
    <w:rsid w:val="54A02EA8"/>
    <w:rsid w:val="54B55930"/>
    <w:rsid w:val="54B716A8"/>
    <w:rsid w:val="54BA1456"/>
    <w:rsid w:val="54BE6593"/>
    <w:rsid w:val="54C67B74"/>
    <w:rsid w:val="54CB6F02"/>
    <w:rsid w:val="54CC5154"/>
    <w:rsid w:val="54D538DD"/>
    <w:rsid w:val="54EB1352"/>
    <w:rsid w:val="54FE72D7"/>
    <w:rsid w:val="55202DAA"/>
    <w:rsid w:val="552F56E3"/>
    <w:rsid w:val="555B2034"/>
    <w:rsid w:val="555C7B5A"/>
    <w:rsid w:val="55600F68"/>
    <w:rsid w:val="5560764A"/>
    <w:rsid w:val="55624BA4"/>
    <w:rsid w:val="556709D9"/>
    <w:rsid w:val="55711857"/>
    <w:rsid w:val="55766E6E"/>
    <w:rsid w:val="557914C7"/>
    <w:rsid w:val="557FC893"/>
    <w:rsid w:val="558E2409"/>
    <w:rsid w:val="55935C72"/>
    <w:rsid w:val="55A10DF0"/>
    <w:rsid w:val="55A82D9F"/>
    <w:rsid w:val="55AC0AE1"/>
    <w:rsid w:val="55B128C0"/>
    <w:rsid w:val="55B17EA6"/>
    <w:rsid w:val="55BF4129"/>
    <w:rsid w:val="55C67DF5"/>
    <w:rsid w:val="55C951EF"/>
    <w:rsid w:val="55D122F6"/>
    <w:rsid w:val="55E53FF3"/>
    <w:rsid w:val="55EC35D4"/>
    <w:rsid w:val="55F83D27"/>
    <w:rsid w:val="55F934FA"/>
    <w:rsid w:val="55FA7A9F"/>
    <w:rsid w:val="55FC1A72"/>
    <w:rsid w:val="55FC3817"/>
    <w:rsid w:val="56026953"/>
    <w:rsid w:val="56066443"/>
    <w:rsid w:val="56094A0A"/>
    <w:rsid w:val="56162C2D"/>
    <w:rsid w:val="56250515"/>
    <w:rsid w:val="562E6B02"/>
    <w:rsid w:val="563D5BDD"/>
    <w:rsid w:val="564927D4"/>
    <w:rsid w:val="564B654C"/>
    <w:rsid w:val="565A731E"/>
    <w:rsid w:val="565D22D7"/>
    <w:rsid w:val="566D7C8C"/>
    <w:rsid w:val="567315FF"/>
    <w:rsid w:val="56772E9D"/>
    <w:rsid w:val="56845365"/>
    <w:rsid w:val="569357FD"/>
    <w:rsid w:val="56950710"/>
    <w:rsid w:val="569A3030"/>
    <w:rsid w:val="569A6B8C"/>
    <w:rsid w:val="56A63783"/>
    <w:rsid w:val="56B85264"/>
    <w:rsid w:val="56BA0FDC"/>
    <w:rsid w:val="56CD6F61"/>
    <w:rsid w:val="56DC0F52"/>
    <w:rsid w:val="56E10C5F"/>
    <w:rsid w:val="56E66484"/>
    <w:rsid w:val="56E9366F"/>
    <w:rsid w:val="56EF97A3"/>
    <w:rsid w:val="56FC15F5"/>
    <w:rsid w:val="56FF5E35"/>
    <w:rsid w:val="571A1E25"/>
    <w:rsid w:val="57201787"/>
    <w:rsid w:val="572B3C88"/>
    <w:rsid w:val="573214BA"/>
    <w:rsid w:val="5737262D"/>
    <w:rsid w:val="574A6804"/>
    <w:rsid w:val="57548789"/>
    <w:rsid w:val="57672F12"/>
    <w:rsid w:val="577E025B"/>
    <w:rsid w:val="577F75DE"/>
    <w:rsid w:val="578370F5"/>
    <w:rsid w:val="578F3C93"/>
    <w:rsid w:val="57923D07"/>
    <w:rsid w:val="579F6BBB"/>
    <w:rsid w:val="57A9177C"/>
    <w:rsid w:val="57AF22E0"/>
    <w:rsid w:val="57B8376D"/>
    <w:rsid w:val="57BDBC93"/>
    <w:rsid w:val="57C00874"/>
    <w:rsid w:val="57CF0AB7"/>
    <w:rsid w:val="57DF9E4F"/>
    <w:rsid w:val="57E00F16"/>
    <w:rsid w:val="57E52089"/>
    <w:rsid w:val="57E7641B"/>
    <w:rsid w:val="57E84405"/>
    <w:rsid w:val="57EA3B43"/>
    <w:rsid w:val="57EC3417"/>
    <w:rsid w:val="57F69516"/>
    <w:rsid w:val="57F9CDE0"/>
    <w:rsid w:val="57FF8E24"/>
    <w:rsid w:val="58061C24"/>
    <w:rsid w:val="581F37ED"/>
    <w:rsid w:val="58337298"/>
    <w:rsid w:val="583B614D"/>
    <w:rsid w:val="58445001"/>
    <w:rsid w:val="58492617"/>
    <w:rsid w:val="5851771E"/>
    <w:rsid w:val="585774AC"/>
    <w:rsid w:val="585E298B"/>
    <w:rsid w:val="58690F0C"/>
    <w:rsid w:val="587E1E5F"/>
    <w:rsid w:val="58873140"/>
    <w:rsid w:val="588DC3F6"/>
    <w:rsid w:val="588E0972"/>
    <w:rsid w:val="58900246"/>
    <w:rsid w:val="5898359F"/>
    <w:rsid w:val="58B8154B"/>
    <w:rsid w:val="58BC103B"/>
    <w:rsid w:val="58C93758"/>
    <w:rsid w:val="58D75E75"/>
    <w:rsid w:val="58E73667"/>
    <w:rsid w:val="58ED5699"/>
    <w:rsid w:val="58EF39E6"/>
    <w:rsid w:val="58F76517"/>
    <w:rsid w:val="58FC29EF"/>
    <w:rsid w:val="58FF717A"/>
    <w:rsid w:val="590B5B1F"/>
    <w:rsid w:val="5917346E"/>
    <w:rsid w:val="591B0458"/>
    <w:rsid w:val="5934151A"/>
    <w:rsid w:val="59372DB8"/>
    <w:rsid w:val="595079D6"/>
    <w:rsid w:val="59684D1F"/>
    <w:rsid w:val="597638E0"/>
    <w:rsid w:val="597B2CA5"/>
    <w:rsid w:val="597C07CB"/>
    <w:rsid w:val="597E1D4F"/>
    <w:rsid w:val="59822246"/>
    <w:rsid w:val="59B30690"/>
    <w:rsid w:val="59CF4D9E"/>
    <w:rsid w:val="59D57CA5"/>
    <w:rsid w:val="59F50933"/>
    <w:rsid w:val="59FD6142"/>
    <w:rsid w:val="5A146C55"/>
    <w:rsid w:val="5A184D71"/>
    <w:rsid w:val="5A1F7AD4"/>
    <w:rsid w:val="5A2F1CE1"/>
    <w:rsid w:val="5A33532D"/>
    <w:rsid w:val="5A386DE8"/>
    <w:rsid w:val="5A3F1F24"/>
    <w:rsid w:val="5A504131"/>
    <w:rsid w:val="5A5A4FB0"/>
    <w:rsid w:val="5A5D05FC"/>
    <w:rsid w:val="5A6772A1"/>
    <w:rsid w:val="5A6C6A91"/>
    <w:rsid w:val="5A940FDE"/>
    <w:rsid w:val="5A987886"/>
    <w:rsid w:val="5A9D4E9D"/>
    <w:rsid w:val="5AAF7822"/>
    <w:rsid w:val="5AB04BD0"/>
    <w:rsid w:val="5AB754D4"/>
    <w:rsid w:val="5ABA5A4E"/>
    <w:rsid w:val="5ABA77FD"/>
    <w:rsid w:val="5AD308BE"/>
    <w:rsid w:val="5AD54636"/>
    <w:rsid w:val="5AD72BFF"/>
    <w:rsid w:val="5AE04F83"/>
    <w:rsid w:val="5AEB3E5A"/>
    <w:rsid w:val="5AF9649D"/>
    <w:rsid w:val="5B0D3DD0"/>
    <w:rsid w:val="5B1038C0"/>
    <w:rsid w:val="5B1B20E3"/>
    <w:rsid w:val="5B5437AD"/>
    <w:rsid w:val="5B5639C9"/>
    <w:rsid w:val="5B5F84B8"/>
    <w:rsid w:val="5B6E0260"/>
    <w:rsid w:val="5B73A447"/>
    <w:rsid w:val="5B751975"/>
    <w:rsid w:val="5B81656C"/>
    <w:rsid w:val="5B83079D"/>
    <w:rsid w:val="5B85605C"/>
    <w:rsid w:val="5B863B83"/>
    <w:rsid w:val="5B995664"/>
    <w:rsid w:val="5BA22ABE"/>
    <w:rsid w:val="5BA83AF9"/>
    <w:rsid w:val="5BAA161F"/>
    <w:rsid w:val="5BB029AE"/>
    <w:rsid w:val="5BB26726"/>
    <w:rsid w:val="5BB50481"/>
    <w:rsid w:val="5BBF0D45"/>
    <w:rsid w:val="5BBF9063"/>
    <w:rsid w:val="5BC528FD"/>
    <w:rsid w:val="5BC56459"/>
    <w:rsid w:val="5BD112A2"/>
    <w:rsid w:val="5BD60666"/>
    <w:rsid w:val="5BD743DE"/>
    <w:rsid w:val="5BE2525D"/>
    <w:rsid w:val="5BF40AEC"/>
    <w:rsid w:val="5BF8682E"/>
    <w:rsid w:val="5BFD4ADD"/>
    <w:rsid w:val="5BFDA4CC"/>
    <w:rsid w:val="5BFF0406"/>
    <w:rsid w:val="5C0C052C"/>
    <w:rsid w:val="5C2018E1"/>
    <w:rsid w:val="5C2B5552"/>
    <w:rsid w:val="5C3F291D"/>
    <w:rsid w:val="5C4750C0"/>
    <w:rsid w:val="5C4A2E02"/>
    <w:rsid w:val="5C4A4BB0"/>
    <w:rsid w:val="5C5617A7"/>
    <w:rsid w:val="5C5D48E3"/>
    <w:rsid w:val="5C5D63E7"/>
    <w:rsid w:val="5C77151C"/>
    <w:rsid w:val="5C7A36E7"/>
    <w:rsid w:val="5C7D31D8"/>
    <w:rsid w:val="5C8A31FF"/>
    <w:rsid w:val="5C902F0B"/>
    <w:rsid w:val="5C9D1184"/>
    <w:rsid w:val="5CAE3391"/>
    <w:rsid w:val="5CB33253"/>
    <w:rsid w:val="5CB5471F"/>
    <w:rsid w:val="5CBC5AAE"/>
    <w:rsid w:val="5CD766BA"/>
    <w:rsid w:val="5CD8040E"/>
    <w:rsid w:val="5CE768A3"/>
    <w:rsid w:val="5CEF2141"/>
    <w:rsid w:val="5CF1327E"/>
    <w:rsid w:val="5CFFC7C5"/>
    <w:rsid w:val="5D047455"/>
    <w:rsid w:val="5D253E9E"/>
    <w:rsid w:val="5D2D075A"/>
    <w:rsid w:val="5D2E002E"/>
    <w:rsid w:val="5D3A4C25"/>
    <w:rsid w:val="5D417D61"/>
    <w:rsid w:val="5D443CF5"/>
    <w:rsid w:val="5D477832"/>
    <w:rsid w:val="5D5061F6"/>
    <w:rsid w:val="5D551A5E"/>
    <w:rsid w:val="5D5850AB"/>
    <w:rsid w:val="5D5F90E7"/>
    <w:rsid w:val="5D643191"/>
    <w:rsid w:val="5D6BCD96"/>
    <w:rsid w:val="5D8365CC"/>
    <w:rsid w:val="5D8FA9C3"/>
    <w:rsid w:val="5D9562FF"/>
    <w:rsid w:val="5D973E25"/>
    <w:rsid w:val="5DAA1DAA"/>
    <w:rsid w:val="5DAB5B22"/>
    <w:rsid w:val="5DB46DC9"/>
    <w:rsid w:val="5DB70023"/>
    <w:rsid w:val="5DBC1ADE"/>
    <w:rsid w:val="5DBF0C01"/>
    <w:rsid w:val="5DD97ABF"/>
    <w:rsid w:val="5DDBCA54"/>
    <w:rsid w:val="5DDC3F2E"/>
    <w:rsid w:val="5DE267B4"/>
    <w:rsid w:val="5DE52DE2"/>
    <w:rsid w:val="5DE53C6D"/>
    <w:rsid w:val="5DE66B5A"/>
    <w:rsid w:val="5DEE64B0"/>
    <w:rsid w:val="5DFCD591"/>
    <w:rsid w:val="5DFD3031"/>
    <w:rsid w:val="5DFF18F0"/>
    <w:rsid w:val="5DFFA442"/>
    <w:rsid w:val="5E0019CA"/>
    <w:rsid w:val="5E1831B8"/>
    <w:rsid w:val="5E221F45"/>
    <w:rsid w:val="5E225DE5"/>
    <w:rsid w:val="5E435D5B"/>
    <w:rsid w:val="5E451AD3"/>
    <w:rsid w:val="5E45656E"/>
    <w:rsid w:val="5E465887"/>
    <w:rsid w:val="5E4E6BDA"/>
    <w:rsid w:val="5E547F68"/>
    <w:rsid w:val="5E581806"/>
    <w:rsid w:val="5E60690D"/>
    <w:rsid w:val="5E6E102A"/>
    <w:rsid w:val="5E7A320B"/>
    <w:rsid w:val="5E7B54F5"/>
    <w:rsid w:val="5E87100B"/>
    <w:rsid w:val="5E9F11E3"/>
    <w:rsid w:val="5EA902B4"/>
    <w:rsid w:val="5EAFEDC8"/>
    <w:rsid w:val="5EB56D43"/>
    <w:rsid w:val="5EBFC6EE"/>
    <w:rsid w:val="5ECA1FD8"/>
    <w:rsid w:val="5EDA221B"/>
    <w:rsid w:val="5EEA61D6"/>
    <w:rsid w:val="5EEB267A"/>
    <w:rsid w:val="5F037154"/>
    <w:rsid w:val="5F053010"/>
    <w:rsid w:val="5F0A5FBC"/>
    <w:rsid w:val="5F192253"/>
    <w:rsid w:val="5F2150E3"/>
    <w:rsid w:val="5F2711D9"/>
    <w:rsid w:val="5F36141C"/>
    <w:rsid w:val="5F3D3519"/>
    <w:rsid w:val="5F561E77"/>
    <w:rsid w:val="5F57AC1A"/>
    <w:rsid w:val="5F5A15AE"/>
    <w:rsid w:val="5F64242D"/>
    <w:rsid w:val="5F666533"/>
    <w:rsid w:val="5F6D034F"/>
    <w:rsid w:val="5F7F9D2A"/>
    <w:rsid w:val="5F830B05"/>
    <w:rsid w:val="5F88611B"/>
    <w:rsid w:val="5F93686E"/>
    <w:rsid w:val="5F9764AC"/>
    <w:rsid w:val="5FAB1E0A"/>
    <w:rsid w:val="5FAE3B49"/>
    <w:rsid w:val="5FB7FB0D"/>
    <w:rsid w:val="5FBE7D74"/>
    <w:rsid w:val="5FCF56DB"/>
    <w:rsid w:val="5FD7D798"/>
    <w:rsid w:val="5FE33352"/>
    <w:rsid w:val="5FEBFA28"/>
    <w:rsid w:val="5FF02075"/>
    <w:rsid w:val="5FF128CE"/>
    <w:rsid w:val="5FF29E62"/>
    <w:rsid w:val="5FF5E739"/>
    <w:rsid w:val="5FFB24E9"/>
    <w:rsid w:val="5FFB68ED"/>
    <w:rsid w:val="5FFDB83F"/>
    <w:rsid w:val="5FFF10E8"/>
    <w:rsid w:val="5FFF4778"/>
    <w:rsid w:val="5FFF7655"/>
    <w:rsid w:val="5FFF8907"/>
    <w:rsid w:val="5FFFDA71"/>
    <w:rsid w:val="600F05EB"/>
    <w:rsid w:val="603E01B7"/>
    <w:rsid w:val="60522285"/>
    <w:rsid w:val="605C4EB2"/>
    <w:rsid w:val="605E50CE"/>
    <w:rsid w:val="606C77EB"/>
    <w:rsid w:val="606D5311"/>
    <w:rsid w:val="60771CEC"/>
    <w:rsid w:val="60791F08"/>
    <w:rsid w:val="607C7302"/>
    <w:rsid w:val="60817B6A"/>
    <w:rsid w:val="60953B08"/>
    <w:rsid w:val="60B85FE0"/>
    <w:rsid w:val="60B8658C"/>
    <w:rsid w:val="60DF620F"/>
    <w:rsid w:val="60F719AF"/>
    <w:rsid w:val="60FD7762"/>
    <w:rsid w:val="61025A59"/>
    <w:rsid w:val="6110461A"/>
    <w:rsid w:val="61131A15"/>
    <w:rsid w:val="61137C66"/>
    <w:rsid w:val="611F660B"/>
    <w:rsid w:val="6129748A"/>
    <w:rsid w:val="61357BDD"/>
    <w:rsid w:val="61371BA7"/>
    <w:rsid w:val="613B0F6B"/>
    <w:rsid w:val="61453B98"/>
    <w:rsid w:val="6156619D"/>
    <w:rsid w:val="61592810"/>
    <w:rsid w:val="616218C1"/>
    <w:rsid w:val="616A61ED"/>
    <w:rsid w:val="616B7AA3"/>
    <w:rsid w:val="616E7593"/>
    <w:rsid w:val="6175447D"/>
    <w:rsid w:val="618D148E"/>
    <w:rsid w:val="61932B55"/>
    <w:rsid w:val="61AF3E33"/>
    <w:rsid w:val="61C827FF"/>
    <w:rsid w:val="61D27B22"/>
    <w:rsid w:val="61D45648"/>
    <w:rsid w:val="61D90EB0"/>
    <w:rsid w:val="61DA69D6"/>
    <w:rsid w:val="61E433B1"/>
    <w:rsid w:val="61E67129"/>
    <w:rsid w:val="61E909C7"/>
    <w:rsid w:val="61ED12FA"/>
    <w:rsid w:val="61FE3DD8"/>
    <w:rsid w:val="62061579"/>
    <w:rsid w:val="620C3817"/>
    <w:rsid w:val="62126170"/>
    <w:rsid w:val="62173786"/>
    <w:rsid w:val="6220263B"/>
    <w:rsid w:val="6247406C"/>
    <w:rsid w:val="62600C89"/>
    <w:rsid w:val="626562A0"/>
    <w:rsid w:val="626F5370"/>
    <w:rsid w:val="62791D4B"/>
    <w:rsid w:val="628F77C1"/>
    <w:rsid w:val="62946CFA"/>
    <w:rsid w:val="62A274F4"/>
    <w:rsid w:val="62AE40EB"/>
    <w:rsid w:val="62C04412"/>
    <w:rsid w:val="62C0797A"/>
    <w:rsid w:val="62C33644"/>
    <w:rsid w:val="62C76F5B"/>
    <w:rsid w:val="62CC27C3"/>
    <w:rsid w:val="62DE42A4"/>
    <w:rsid w:val="62E66672"/>
    <w:rsid w:val="62F0698A"/>
    <w:rsid w:val="62F53AC8"/>
    <w:rsid w:val="62F6339C"/>
    <w:rsid w:val="633345F0"/>
    <w:rsid w:val="63373539"/>
    <w:rsid w:val="634265E1"/>
    <w:rsid w:val="636447A9"/>
    <w:rsid w:val="63710EF6"/>
    <w:rsid w:val="63770981"/>
    <w:rsid w:val="63827325"/>
    <w:rsid w:val="63844E4C"/>
    <w:rsid w:val="638B442C"/>
    <w:rsid w:val="638C3D00"/>
    <w:rsid w:val="638C790B"/>
    <w:rsid w:val="6397692D"/>
    <w:rsid w:val="639F57E1"/>
    <w:rsid w:val="63B05C41"/>
    <w:rsid w:val="63B079EF"/>
    <w:rsid w:val="63B864AB"/>
    <w:rsid w:val="63D00574"/>
    <w:rsid w:val="63D3192F"/>
    <w:rsid w:val="63D556A7"/>
    <w:rsid w:val="63E36016"/>
    <w:rsid w:val="63FFC6ED"/>
    <w:rsid w:val="64047D3A"/>
    <w:rsid w:val="640B2E77"/>
    <w:rsid w:val="64423289"/>
    <w:rsid w:val="64475103"/>
    <w:rsid w:val="644B741C"/>
    <w:rsid w:val="645B2B2A"/>
    <w:rsid w:val="64634A61"/>
    <w:rsid w:val="646F1658"/>
    <w:rsid w:val="646F3406"/>
    <w:rsid w:val="64771E53"/>
    <w:rsid w:val="647B7FFD"/>
    <w:rsid w:val="64870932"/>
    <w:rsid w:val="648A0240"/>
    <w:rsid w:val="648B361E"/>
    <w:rsid w:val="648C220A"/>
    <w:rsid w:val="64A86918"/>
    <w:rsid w:val="64B33C3A"/>
    <w:rsid w:val="64C03C61"/>
    <w:rsid w:val="64D53AFD"/>
    <w:rsid w:val="64D92102"/>
    <w:rsid w:val="65031DA0"/>
    <w:rsid w:val="652F0DE7"/>
    <w:rsid w:val="65384140"/>
    <w:rsid w:val="653D52B2"/>
    <w:rsid w:val="65404DA2"/>
    <w:rsid w:val="65444892"/>
    <w:rsid w:val="6557571B"/>
    <w:rsid w:val="656211BC"/>
    <w:rsid w:val="657038D9"/>
    <w:rsid w:val="65705687"/>
    <w:rsid w:val="657D1B52"/>
    <w:rsid w:val="659D0447"/>
    <w:rsid w:val="65A610A9"/>
    <w:rsid w:val="65AB5063"/>
    <w:rsid w:val="65AC068A"/>
    <w:rsid w:val="65B01F28"/>
    <w:rsid w:val="65B850C7"/>
    <w:rsid w:val="65C504AF"/>
    <w:rsid w:val="65C9123C"/>
    <w:rsid w:val="65CB4FB4"/>
    <w:rsid w:val="65DFE702"/>
    <w:rsid w:val="65E94F55"/>
    <w:rsid w:val="65EE7C08"/>
    <w:rsid w:val="660109D5"/>
    <w:rsid w:val="66074602"/>
    <w:rsid w:val="66160B21"/>
    <w:rsid w:val="66171FA7"/>
    <w:rsid w:val="66180FD5"/>
    <w:rsid w:val="661C75BD"/>
    <w:rsid w:val="6635067F"/>
    <w:rsid w:val="663D3CCC"/>
    <w:rsid w:val="663F32AC"/>
    <w:rsid w:val="66553495"/>
    <w:rsid w:val="66576847"/>
    <w:rsid w:val="665B6338"/>
    <w:rsid w:val="666130C7"/>
    <w:rsid w:val="66630D48"/>
    <w:rsid w:val="666F3B91"/>
    <w:rsid w:val="667A42E4"/>
    <w:rsid w:val="667B0788"/>
    <w:rsid w:val="668C4743"/>
    <w:rsid w:val="669112B7"/>
    <w:rsid w:val="66A31A8D"/>
    <w:rsid w:val="66A929DF"/>
    <w:rsid w:val="66B07D06"/>
    <w:rsid w:val="66B57D6A"/>
    <w:rsid w:val="66B66E31"/>
    <w:rsid w:val="66BB0B84"/>
    <w:rsid w:val="66D15EF7"/>
    <w:rsid w:val="66D24120"/>
    <w:rsid w:val="66E5A300"/>
    <w:rsid w:val="6707201B"/>
    <w:rsid w:val="670737A5"/>
    <w:rsid w:val="670818F0"/>
    <w:rsid w:val="67087B42"/>
    <w:rsid w:val="670F7654"/>
    <w:rsid w:val="67191D4F"/>
    <w:rsid w:val="671D539B"/>
    <w:rsid w:val="671E60CA"/>
    <w:rsid w:val="671F55B7"/>
    <w:rsid w:val="672030DD"/>
    <w:rsid w:val="672034A8"/>
    <w:rsid w:val="6727446C"/>
    <w:rsid w:val="673979C5"/>
    <w:rsid w:val="673D3C8F"/>
    <w:rsid w:val="673F17B5"/>
    <w:rsid w:val="6751081D"/>
    <w:rsid w:val="676236F6"/>
    <w:rsid w:val="67694D5A"/>
    <w:rsid w:val="676A4358"/>
    <w:rsid w:val="67705E13"/>
    <w:rsid w:val="67862220"/>
    <w:rsid w:val="67896ED4"/>
    <w:rsid w:val="678E6299"/>
    <w:rsid w:val="679118E5"/>
    <w:rsid w:val="67917B37"/>
    <w:rsid w:val="67B51A77"/>
    <w:rsid w:val="67BF46A4"/>
    <w:rsid w:val="67BF7E3B"/>
    <w:rsid w:val="67D0003D"/>
    <w:rsid w:val="67D31EFE"/>
    <w:rsid w:val="67E3038F"/>
    <w:rsid w:val="67EC1211"/>
    <w:rsid w:val="67F7D27D"/>
    <w:rsid w:val="67FA94A7"/>
    <w:rsid w:val="67FF0F45"/>
    <w:rsid w:val="67FF93AC"/>
    <w:rsid w:val="67FF9A88"/>
    <w:rsid w:val="68040309"/>
    <w:rsid w:val="680B5B3B"/>
    <w:rsid w:val="683230C8"/>
    <w:rsid w:val="68376930"/>
    <w:rsid w:val="686A112E"/>
    <w:rsid w:val="68792AA5"/>
    <w:rsid w:val="687C07E7"/>
    <w:rsid w:val="6888718C"/>
    <w:rsid w:val="68953657"/>
    <w:rsid w:val="689773CF"/>
    <w:rsid w:val="68995CA4"/>
    <w:rsid w:val="68AD6BF3"/>
    <w:rsid w:val="68C1269E"/>
    <w:rsid w:val="68C31F72"/>
    <w:rsid w:val="68DB550E"/>
    <w:rsid w:val="68DD08F9"/>
    <w:rsid w:val="68E54832"/>
    <w:rsid w:val="68F465CF"/>
    <w:rsid w:val="68FC625E"/>
    <w:rsid w:val="69076303"/>
    <w:rsid w:val="690C1B6B"/>
    <w:rsid w:val="690D7691"/>
    <w:rsid w:val="691722BE"/>
    <w:rsid w:val="691B497C"/>
    <w:rsid w:val="692549DB"/>
    <w:rsid w:val="69274C15"/>
    <w:rsid w:val="692769A5"/>
    <w:rsid w:val="6931512E"/>
    <w:rsid w:val="69770653"/>
    <w:rsid w:val="69780FAF"/>
    <w:rsid w:val="69894F6A"/>
    <w:rsid w:val="69935DE8"/>
    <w:rsid w:val="69992CD3"/>
    <w:rsid w:val="69BE4A75"/>
    <w:rsid w:val="69CA4000"/>
    <w:rsid w:val="69CE0BCF"/>
    <w:rsid w:val="69CE6E20"/>
    <w:rsid w:val="69D361E5"/>
    <w:rsid w:val="69DA3A17"/>
    <w:rsid w:val="69E20B1E"/>
    <w:rsid w:val="69E3733E"/>
    <w:rsid w:val="69EC107D"/>
    <w:rsid w:val="69F02A87"/>
    <w:rsid w:val="69F148BD"/>
    <w:rsid w:val="69F50851"/>
    <w:rsid w:val="69F53574"/>
    <w:rsid w:val="69F70570"/>
    <w:rsid w:val="69F75844"/>
    <w:rsid w:val="69F85C4B"/>
    <w:rsid w:val="69FECB3D"/>
    <w:rsid w:val="69FF522C"/>
    <w:rsid w:val="6A0C16F7"/>
    <w:rsid w:val="6A1A3E14"/>
    <w:rsid w:val="6A2B7DCF"/>
    <w:rsid w:val="6A2C3B47"/>
    <w:rsid w:val="6A42336B"/>
    <w:rsid w:val="6A535578"/>
    <w:rsid w:val="6A5D01A4"/>
    <w:rsid w:val="6A6E2136"/>
    <w:rsid w:val="6A7F636D"/>
    <w:rsid w:val="6A883473"/>
    <w:rsid w:val="6A885221"/>
    <w:rsid w:val="6A8E65B0"/>
    <w:rsid w:val="6A976577"/>
    <w:rsid w:val="6AC027EC"/>
    <w:rsid w:val="6AC16985"/>
    <w:rsid w:val="6AC50223"/>
    <w:rsid w:val="6ACA60F3"/>
    <w:rsid w:val="6AD246EE"/>
    <w:rsid w:val="6AD93CCF"/>
    <w:rsid w:val="6ADB7A47"/>
    <w:rsid w:val="6AE268DD"/>
    <w:rsid w:val="6AE6ED68"/>
    <w:rsid w:val="6AF64881"/>
    <w:rsid w:val="6AF74155"/>
    <w:rsid w:val="6AFC5C0F"/>
    <w:rsid w:val="6B1D005F"/>
    <w:rsid w:val="6B2C7D2D"/>
    <w:rsid w:val="6B340F05"/>
    <w:rsid w:val="6B3727A3"/>
    <w:rsid w:val="6B4373BA"/>
    <w:rsid w:val="6B511AB7"/>
    <w:rsid w:val="6B52582F"/>
    <w:rsid w:val="6B533A81"/>
    <w:rsid w:val="6B5477F9"/>
    <w:rsid w:val="6B6BB2BB"/>
    <w:rsid w:val="6B76151E"/>
    <w:rsid w:val="6B930322"/>
    <w:rsid w:val="6B9B98CB"/>
    <w:rsid w:val="6BBF2EC5"/>
    <w:rsid w:val="6BC80F42"/>
    <w:rsid w:val="6BD9385B"/>
    <w:rsid w:val="6BDF7D2E"/>
    <w:rsid w:val="6BE91070"/>
    <w:rsid w:val="6BE94C1D"/>
    <w:rsid w:val="6BEEB64C"/>
    <w:rsid w:val="6BEFAF1B"/>
    <w:rsid w:val="6BF15048"/>
    <w:rsid w:val="6BF6440D"/>
    <w:rsid w:val="6BFDC312"/>
    <w:rsid w:val="6BFF43E3"/>
    <w:rsid w:val="6C017735"/>
    <w:rsid w:val="6C0C363E"/>
    <w:rsid w:val="6C19106A"/>
    <w:rsid w:val="6C2A6602"/>
    <w:rsid w:val="6C2E004A"/>
    <w:rsid w:val="6C3B104D"/>
    <w:rsid w:val="6C423AF6"/>
    <w:rsid w:val="6C496C32"/>
    <w:rsid w:val="6C506213"/>
    <w:rsid w:val="6C6E6699"/>
    <w:rsid w:val="6C755963"/>
    <w:rsid w:val="6C7672FB"/>
    <w:rsid w:val="6C7C2B64"/>
    <w:rsid w:val="6C7F4402"/>
    <w:rsid w:val="6C9F6852"/>
    <w:rsid w:val="6CAB199B"/>
    <w:rsid w:val="6CB02D1E"/>
    <w:rsid w:val="6CB26586"/>
    <w:rsid w:val="6CB95B66"/>
    <w:rsid w:val="6CC85DA9"/>
    <w:rsid w:val="6CCE55B8"/>
    <w:rsid w:val="6CD70509"/>
    <w:rsid w:val="6CDC3EA7"/>
    <w:rsid w:val="6CE626D3"/>
    <w:rsid w:val="6CF03552"/>
    <w:rsid w:val="6D003795"/>
    <w:rsid w:val="6D196605"/>
    <w:rsid w:val="6D205BE5"/>
    <w:rsid w:val="6D254FA9"/>
    <w:rsid w:val="6D2C27DC"/>
    <w:rsid w:val="6D3E606B"/>
    <w:rsid w:val="6D5533B5"/>
    <w:rsid w:val="6D592EA5"/>
    <w:rsid w:val="6D6261FE"/>
    <w:rsid w:val="6D6830E8"/>
    <w:rsid w:val="6D6A3304"/>
    <w:rsid w:val="6D747CDF"/>
    <w:rsid w:val="6D7D3037"/>
    <w:rsid w:val="6D8F2D6B"/>
    <w:rsid w:val="6D9FB1E5"/>
    <w:rsid w:val="6DA5433C"/>
    <w:rsid w:val="6DAD4F9F"/>
    <w:rsid w:val="6DB4457F"/>
    <w:rsid w:val="6DB93645"/>
    <w:rsid w:val="6DBE53FE"/>
    <w:rsid w:val="6DCA78FF"/>
    <w:rsid w:val="6DD42D37"/>
    <w:rsid w:val="6DDF67D2"/>
    <w:rsid w:val="6DE7898B"/>
    <w:rsid w:val="6DF36E56"/>
    <w:rsid w:val="6DF40183"/>
    <w:rsid w:val="6E096679"/>
    <w:rsid w:val="6E100EAB"/>
    <w:rsid w:val="6E1340F2"/>
    <w:rsid w:val="6E160D96"/>
    <w:rsid w:val="6E1F40EF"/>
    <w:rsid w:val="6E201C15"/>
    <w:rsid w:val="6E3336F6"/>
    <w:rsid w:val="6E337B9A"/>
    <w:rsid w:val="6E361438"/>
    <w:rsid w:val="6E372BAB"/>
    <w:rsid w:val="6E39C071"/>
    <w:rsid w:val="6E3F116A"/>
    <w:rsid w:val="6E413283"/>
    <w:rsid w:val="6E4271BE"/>
    <w:rsid w:val="6E510020"/>
    <w:rsid w:val="6E5D0773"/>
    <w:rsid w:val="6E5D5EF1"/>
    <w:rsid w:val="6E647D53"/>
    <w:rsid w:val="6E672442"/>
    <w:rsid w:val="6E6C09B6"/>
    <w:rsid w:val="6E71D83E"/>
    <w:rsid w:val="6E7206C2"/>
    <w:rsid w:val="6E79B5B0"/>
    <w:rsid w:val="6E7BEF9E"/>
    <w:rsid w:val="6E851A78"/>
    <w:rsid w:val="6E9179A6"/>
    <w:rsid w:val="6EB32069"/>
    <w:rsid w:val="6EB32A89"/>
    <w:rsid w:val="6EB5235D"/>
    <w:rsid w:val="6EB92AE2"/>
    <w:rsid w:val="6ECA3491"/>
    <w:rsid w:val="6ED25E69"/>
    <w:rsid w:val="6ED529FF"/>
    <w:rsid w:val="6ED6693F"/>
    <w:rsid w:val="6ED7691A"/>
    <w:rsid w:val="6EDA6267"/>
    <w:rsid w:val="6EDC3D8E"/>
    <w:rsid w:val="6EDD982B"/>
    <w:rsid w:val="6EE3511C"/>
    <w:rsid w:val="6EEF4A0A"/>
    <w:rsid w:val="6EF7C918"/>
    <w:rsid w:val="6EFB3CBD"/>
    <w:rsid w:val="6EFF182A"/>
    <w:rsid w:val="6F0D2199"/>
    <w:rsid w:val="6F0E7CBF"/>
    <w:rsid w:val="6F107F60"/>
    <w:rsid w:val="6F147874"/>
    <w:rsid w:val="6F215C44"/>
    <w:rsid w:val="6F3A0AB4"/>
    <w:rsid w:val="6F3B6D06"/>
    <w:rsid w:val="6F3C051F"/>
    <w:rsid w:val="6F467459"/>
    <w:rsid w:val="6F580AF8"/>
    <w:rsid w:val="6F5953DE"/>
    <w:rsid w:val="6F5F0476"/>
    <w:rsid w:val="6F5FB0C8"/>
    <w:rsid w:val="6F60051B"/>
    <w:rsid w:val="6F6D49E6"/>
    <w:rsid w:val="6F6F7C30"/>
    <w:rsid w:val="6F72024E"/>
    <w:rsid w:val="6F7E2227"/>
    <w:rsid w:val="6F7F9954"/>
    <w:rsid w:val="6F8A1A3C"/>
    <w:rsid w:val="6F8B1310"/>
    <w:rsid w:val="6F933016"/>
    <w:rsid w:val="6F9B4E77"/>
    <w:rsid w:val="6F9F4235"/>
    <w:rsid w:val="6F9FD054"/>
    <w:rsid w:val="6FA220B1"/>
    <w:rsid w:val="6FA80114"/>
    <w:rsid w:val="6FAC19B2"/>
    <w:rsid w:val="6FAF14A2"/>
    <w:rsid w:val="6FB62831"/>
    <w:rsid w:val="6FB645DF"/>
    <w:rsid w:val="6FB7B9A1"/>
    <w:rsid w:val="6FB940CF"/>
    <w:rsid w:val="6FBA0BCA"/>
    <w:rsid w:val="6FBD3BBF"/>
    <w:rsid w:val="6FC62348"/>
    <w:rsid w:val="6FCA008A"/>
    <w:rsid w:val="6FCE7B7A"/>
    <w:rsid w:val="6FCF56A0"/>
    <w:rsid w:val="6FDC6DDD"/>
    <w:rsid w:val="6FE72CBB"/>
    <w:rsid w:val="6FE7646D"/>
    <w:rsid w:val="6FE7F107"/>
    <w:rsid w:val="6FEB4E39"/>
    <w:rsid w:val="6FEFA991"/>
    <w:rsid w:val="6FEFAF74"/>
    <w:rsid w:val="6FF6E6DE"/>
    <w:rsid w:val="6FF869A5"/>
    <w:rsid w:val="6FFD0147"/>
    <w:rsid w:val="6FFF9600"/>
    <w:rsid w:val="6FFF9682"/>
    <w:rsid w:val="7007308C"/>
    <w:rsid w:val="700A405F"/>
    <w:rsid w:val="7019121B"/>
    <w:rsid w:val="701D465E"/>
    <w:rsid w:val="7031799F"/>
    <w:rsid w:val="7034017C"/>
    <w:rsid w:val="7040659E"/>
    <w:rsid w:val="704240C4"/>
    <w:rsid w:val="706C1141"/>
    <w:rsid w:val="707F2C23"/>
    <w:rsid w:val="707F70C6"/>
    <w:rsid w:val="70840F0D"/>
    <w:rsid w:val="70893AA1"/>
    <w:rsid w:val="708A7E08"/>
    <w:rsid w:val="708B5A6B"/>
    <w:rsid w:val="708E2EAD"/>
    <w:rsid w:val="70912956"/>
    <w:rsid w:val="709F32C5"/>
    <w:rsid w:val="70AB1C6A"/>
    <w:rsid w:val="70B14DA6"/>
    <w:rsid w:val="70BA1EAD"/>
    <w:rsid w:val="70CD6084"/>
    <w:rsid w:val="70E21403"/>
    <w:rsid w:val="70E60EF4"/>
    <w:rsid w:val="71015D2D"/>
    <w:rsid w:val="710366B1"/>
    <w:rsid w:val="710870BC"/>
    <w:rsid w:val="7110512E"/>
    <w:rsid w:val="71290A43"/>
    <w:rsid w:val="714E0847"/>
    <w:rsid w:val="714F4CEB"/>
    <w:rsid w:val="71526589"/>
    <w:rsid w:val="716A5681"/>
    <w:rsid w:val="71883D59"/>
    <w:rsid w:val="718B3849"/>
    <w:rsid w:val="718C0A35"/>
    <w:rsid w:val="71A05546"/>
    <w:rsid w:val="71A310A5"/>
    <w:rsid w:val="71CA25C3"/>
    <w:rsid w:val="71D7083C"/>
    <w:rsid w:val="71D76A8E"/>
    <w:rsid w:val="71DE7E1D"/>
    <w:rsid w:val="71ED1C92"/>
    <w:rsid w:val="71F1C231"/>
    <w:rsid w:val="71F6A4BF"/>
    <w:rsid w:val="72263A65"/>
    <w:rsid w:val="7229553C"/>
    <w:rsid w:val="723B0DCB"/>
    <w:rsid w:val="724063E2"/>
    <w:rsid w:val="724A7260"/>
    <w:rsid w:val="725400DF"/>
    <w:rsid w:val="72600832"/>
    <w:rsid w:val="72676064"/>
    <w:rsid w:val="727A7B45"/>
    <w:rsid w:val="72802C82"/>
    <w:rsid w:val="72842772"/>
    <w:rsid w:val="72954F6B"/>
    <w:rsid w:val="72A050D2"/>
    <w:rsid w:val="72B55021"/>
    <w:rsid w:val="72BA6194"/>
    <w:rsid w:val="72CC4119"/>
    <w:rsid w:val="72D1172F"/>
    <w:rsid w:val="72D16EA5"/>
    <w:rsid w:val="72D78858"/>
    <w:rsid w:val="72E6561C"/>
    <w:rsid w:val="72EB0A43"/>
    <w:rsid w:val="72F86CBC"/>
    <w:rsid w:val="72FF44EF"/>
    <w:rsid w:val="72FF94F5"/>
    <w:rsid w:val="7306762B"/>
    <w:rsid w:val="731F693F"/>
    <w:rsid w:val="733028FA"/>
    <w:rsid w:val="734939BC"/>
    <w:rsid w:val="734D525A"/>
    <w:rsid w:val="7352461E"/>
    <w:rsid w:val="7355410F"/>
    <w:rsid w:val="735760D9"/>
    <w:rsid w:val="7357C284"/>
    <w:rsid w:val="736B1B84"/>
    <w:rsid w:val="7370719A"/>
    <w:rsid w:val="73770EE8"/>
    <w:rsid w:val="737C5B3F"/>
    <w:rsid w:val="737E18B7"/>
    <w:rsid w:val="738467A2"/>
    <w:rsid w:val="738B21A5"/>
    <w:rsid w:val="73AA445A"/>
    <w:rsid w:val="73B01345"/>
    <w:rsid w:val="73B20D86"/>
    <w:rsid w:val="73B92FA5"/>
    <w:rsid w:val="73BC983B"/>
    <w:rsid w:val="73C6500C"/>
    <w:rsid w:val="73CD639B"/>
    <w:rsid w:val="73DA56B8"/>
    <w:rsid w:val="73E0457F"/>
    <w:rsid w:val="73E62620"/>
    <w:rsid w:val="73EA4857"/>
    <w:rsid w:val="73EC4A73"/>
    <w:rsid w:val="73F2131D"/>
    <w:rsid w:val="73F73418"/>
    <w:rsid w:val="73FD565E"/>
    <w:rsid w:val="73FEAC6E"/>
    <w:rsid w:val="73FFF7DB"/>
    <w:rsid w:val="740022CC"/>
    <w:rsid w:val="74033B6B"/>
    <w:rsid w:val="740F42BD"/>
    <w:rsid w:val="741713C4"/>
    <w:rsid w:val="741B24C1"/>
    <w:rsid w:val="743957DE"/>
    <w:rsid w:val="744F5002"/>
    <w:rsid w:val="745D771F"/>
    <w:rsid w:val="74980757"/>
    <w:rsid w:val="749A3B1F"/>
    <w:rsid w:val="74B03CF2"/>
    <w:rsid w:val="74C64F8F"/>
    <w:rsid w:val="74CF1C9F"/>
    <w:rsid w:val="74D177C5"/>
    <w:rsid w:val="74D379E1"/>
    <w:rsid w:val="74DB6895"/>
    <w:rsid w:val="74E03EAC"/>
    <w:rsid w:val="74E85E4A"/>
    <w:rsid w:val="74E97204"/>
    <w:rsid w:val="74F33BDF"/>
    <w:rsid w:val="74F66CB7"/>
    <w:rsid w:val="74F7E6B1"/>
    <w:rsid w:val="750D650E"/>
    <w:rsid w:val="751853F4"/>
    <w:rsid w:val="751F49D4"/>
    <w:rsid w:val="752124FA"/>
    <w:rsid w:val="752B3379"/>
    <w:rsid w:val="7537659D"/>
    <w:rsid w:val="753A7A60"/>
    <w:rsid w:val="7544443B"/>
    <w:rsid w:val="755A5A0C"/>
    <w:rsid w:val="756B19C7"/>
    <w:rsid w:val="75951AF7"/>
    <w:rsid w:val="75A1363B"/>
    <w:rsid w:val="75A32318"/>
    <w:rsid w:val="75B07D22"/>
    <w:rsid w:val="75B23A9A"/>
    <w:rsid w:val="75B5A413"/>
    <w:rsid w:val="75C93AAF"/>
    <w:rsid w:val="75CD2682"/>
    <w:rsid w:val="75CE1F56"/>
    <w:rsid w:val="75CF01A8"/>
    <w:rsid w:val="75E78557"/>
    <w:rsid w:val="75F7660F"/>
    <w:rsid w:val="75FBBDF9"/>
    <w:rsid w:val="75FE89D9"/>
    <w:rsid w:val="76004806"/>
    <w:rsid w:val="760A5684"/>
    <w:rsid w:val="76120095"/>
    <w:rsid w:val="76143E0D"/>
    <w:rsid w:val="762322A2"/>
    <w:rsid w:val="76257DC8"/>
    <w:rsid w:val="76397D18"/>
    <w:rsid w:val="763E2BEB"/>
    <w:rsid w:val="76452218"/>
    <w:rsid w:val="76481D09"/>
    <w:rsid w:val="764861AD"/>
    <w:rsid w:val="76487F5B"/>
    <w:rsid w:val="764B35A7"/>
    <w:rsid w:val="764F12E9"/>
    <w:rsid w:val="76592168"/>
    <w:rsid w:val="766052A4"/>
    <w:rsid w:val="7668344A"/>
    <w:rsid w:val="76760624"/>
    <w:rsid w:val="767943D6"/>
    <w:rsid w:val="767C19B2"/>
    <w:rsid w:val="76876CD5"/>
    <w:rsid w:val="769E0BED"/>
    <w:rsid w:val="76A258BD"/>
    <w:rsid w:val="76A64257"/>
    <w:rsid w:val="76A71125"/>
    <w:rsid w:val="76A9529B"/>
    <w:rsid w:val="76B4739E"/>
    <w:rsid w:val="76B737C4"/>
    <w:rsid w:val="76BDD5BD"/>
    <w:rsid w:val="76BF0C35"/>
    <w:rsid w:val="76BF646F"/>
    <w:rsid w:val="76C84BF7"/>
    <w:rsid w:val="76D11CFE"/>
    <w:rsid w:val="76D17F50"/>
    <w:rsid w:val="76D1F0C2"/>
    <w:rsid w:val="76D24B93"/>
    <w:rsid w:val="76D37824"/>
    <w:rsid w:val="76D87530"/>
    <w:rsid w:val="76DD4B47"/>
    <w:rsid w:val="76DF266D"/>
    <w:rsid w:val="76DF8CFC"/>
    <w:rsid w:val="76EA1012"/>
    <w:rsid w:val="76EF03D6"/>
    <w:rsid w:val="76F81B02"/>
    <w:rsid w:val="77065E4C"/>
    <w:rsid w:val="770C2D36"/>
    <w:rsid w:val="77151EF3"/>
    <w:rsid w:val="7715608F"/>
    <w:rsid w:val="7731279D"/>
    <w:rsid w:val="773F03F2"/>
    <w:rsid w:val="77414F47"/>
    <w:rsid w:val="7742F221"/>
    <w:rsid w:val="774E77F3"/>
    <w:rsid w:val="7754C8FF"/>
    <w:rsid w:val="77550B81"/>
    <w:rsid w:val="7757D8B0"/>
    <w:rsid w:val="77647702"/>
    <w:rsid w:val="7767549A"/>
    <w:rsid w:val="776B2153"/>
    <w:rsid w:val="777708F5"/>
    <w:rsid w:val="777F167C"/>
    <w:rsid w:val="7791148D"/>
    <w:rsid w:val="779E4DF6"/>
    <w:rsid w:val="779E887E"/>
    <w:rsid w:val="77A25449"/>
    <w:rsid w:val="77B07B65"/>
    <w:rsid w:val="77B644CB"/>
    <w:rsid w:val="77B850A0"/>
    <w:rsid w:val="77BE04D4"/>
    <w:rsid w:val="77BE3E06"/>
    <w:rsid w:val="77BF6A33"/>
    <w:rsid w:val="77C83101"/>
    <w:rsid w:val="77CFE600"/>
    <w:rsid w:val="77D0B2C7"/>
    <w:rsid w:val="77D3D96F"/>
    <w:rsid w:val="77D51C8A"/>
    <w:rsid w:val="77D7C87C"/>
    <w:rsid w:val="77DA2E34"/>
    <w:rsid w:val="77DC6BAC"/>
    <w:rsid w:val="77DE7B42"/>
    <w:rsid w:val="77E1BAB6"/>
    <w:rsid w:val="77E7697C"/>
    <w:rsid w:val="77E78D4B"/>
    <w:rsid w:val="77EDAF17"/>
    <w:rsid w:val="77F2017E"/>
    <w:rsid w:val="77F31DFB"/>
    <w:rsid w:val="77F3D50C"/>
    <w:rsid w:val="77F4ACBB"/>
    <w:rsid w:val="77F6BF02"/>
    <w:rsid w:val="77F97301"/>
    <w:rsid w:val="77FA5285"/>
    <w:rsid w:val="77FA81D2"/>
    <w:rsid w:val="77FB15BA"/>
    <w:rsid w:val="77FE2FC7"/>
    <w:rsid w:val="77FEB4AA"/>
    <w:rsid w:val="77FF3120"/>
    <w:rsid w:val="77FF9E00"/>
    <w:rsid w:val="77FFBE15"/>
    <w:rsid w:val="7803238B"/>
    <w:rsid w:val="780BC73B"/>
    <w:rsid w:val="78147E6B"/>
    <w:rsid w:val="78197E01"/>
    <w:rsid w:val="78315F64"/>
    <w:rsid w:val="783833C6"/>
    <w:rsid w:val="784A620C"/>
    <w:rsid w:val="784D1858"/>
    <w:rsid w:val="7856695F"/>
    <w:rsid w:val="78727511"/>
    <w:rsid w:val="78782D79"/>
    <w:rsid w:val="788973A4"/>
    <w:rsid w:val="788A6608"/>
    <w:rsid w:val="7894443E"/>
    <w:rsid w:val="78986F77"/>
    <w:rsid w:val="789B25C4"/>
    <w:rsid w:val="78A51694"/>
    <w:rsid w:val="78AF64A4"/>
    <w:rsid w:val="78B70862"/>
    <w:rsid w:val="78B813C8"/>
    <w:rsid w:val="78BE6649"/>
    <w:rsid w:val="78C67C4D"/>
    <w:rsid w:val="78C80EDF"/>
    <w:rsid w:val="78D1353D"/>
    <w:rsid w:val="78D7236E"/>
    <w:rsid w:val="78DE6954"/>
    <w:rsid w:val="78EA70A7"/>
    <w:rsid w:val="78EBED8F"/>
    <w:rsid w:val="7923250F"/>
    <w:rsid w:val="792627D5"/>
    <w:rsid w:val="79297A45"/>
    <w:rsid w:val="79336CA0"/>
    <w:rsid w:val="793A1DDD"/>
    <w:rsid w:val="793C85A5"/>
    <w:rsid w:val="793E7E12"/>
    <w:rsid w:val="79532E9E"/>
    <w:rsid w:val="79646E59"/>
    <w:rsid w:val="79681B04"/>
    <w:rsid w:val="79688105"/>
    <w:rsid w:val="797DD461"/>
    <w:rsid w:val="798C015E"/>
    <w:rsid w:val="798C63B0"/>
    <w:rsid w:val="799A287B"/>
    <w:rsid w:val="79A74F98"/>
    <w:rsid w:val="79AC0800"/>
    <w:rsid w:val="79B25E17"/>
    <w:rsid w:val="79C478F8"/>
    <w:rsid w:val="79C913B2"/>
    <w:rsid w:val="79D55FA9"/>
    <w:rsid w:val="79D5E43D"/>
    <w:rsid w:val="79E955B1"/>
    <w:rsid w:val="79F999AA"/>
    <w:rsid w:val="79FD41F5"/>
    <w:rsid w:val="7A0348C4"/>
    <w:rsid w:val="7A102B3D"/>
    <w:rsid w:val="7A1545F8"/>
    <w:rsid w:val="7A170370"/>
    <w:rsid w:val="7A1A39BC"/>
    <w:rsid w:val="7A296ACD"/>
    <w:rsid w:val="7A2B3E1B"/>
    <w:rsid w:val="7A320D06"/>
    <w:rsid w:val="7A3B453E"/>
    <w:rsid w:val="7A410474"/>
    <w:rsid w:val="7A41363F"/>
    <w:rsid w:val="7A477C7F"/>
    <w:rsid w:val="7A574389"/>
    <w:rsid w:val="7A6510DB"/>
    <w:rsid w:val="7A652E89"/>
    <w:rsid w:val="7A6FF613"/>
    <w:rsid w:val="7A721A4A"/>
    <w:rsid w:val="7A754BEC"/>
    <w:rsid w:val="7A7C01D3"/>
    <w:rsid w:val="7A886B78"/>
    <w:rsid w:val="7A8D418E"/>
    <w:rsid w:val="7A911ED0"/>
    <w:rsid w:val="7A914857"/>
    <w:rsid w:val="7A97325F"/>
    <w:rsid w:val="7AA8721A"/>
    <w:rsid w:val="7ACED62D"/>
    <w:rsid w:val="7ACF47A6"/>
    <w:rsid w:val="7AD31C35"/>
    <w:rsid w:val="7ADE2C3C"/>
    <w:rsid w:val="7AE244DA"/>
    <w:rsid w:val="7AE71AF0"/>
    <w:rsid w:val="7AEA7832"/>
    <w:rsid w:val="7AFD57B8"/>
    <w:rsid w:val="7B0326A2"/>
    <w:rsid w:val="7B13836D"/>
    <w:rsid w:val="7B1F2EEB"/>
    <w:rsid w:val="7B3FCF82"/>
    <w:rsid w:val="7B4707E1"/>
    <w:rsid w:val="7B494559"/>
    <w:rsid w:val="7B4F133C"/>
    <w:rsid w:val="7B58479C"/>
    <w:rsid w:val="7B637EF6"/>
    <w:rsid w:val="7B737828"/>
    <w:rsid w:val="7B7755F4"/>
    <w:rsid w:val="7B7F8C2D"/>
    <w:rsid w:val="7B89704B"/>
    <w:rsid w:val="7B8E395D"/>
    <w:rsid w:val="7B97834D"/>
    <w:rsid w:val="7BA619AB"/>
    <w:rsid w:val="7BBF0CBF"/>
    <w:rsid w:val="7BC05414"/>
    <w:rsid w:val="7BC77680"/>
    <w:rsid w:val="7BC77A4B"/>
    <w:rsid w:val="7BC77B74"/>
    <w:rsid w:val="7BCC6F38"/>
    <w:rsid w:val="7BD007D6"/>
    <w:rsid w:val="7BD227A0"/>
    <w:rsid w:val="7BD7E00D"/>
    <w:rsid w:val="7BDA1273"/>
    <w:rsid w:val="7BDA3403"/>
    <w:rsid w:val="7BDF2B8D"/>
    <w:rsid w:val="7BDFCB7D"/>
    <w:rsid w:val="7BE3632C"/>
    <w:rsid w:val="7BEE6EAE"/>
    <w:rsid w:val="7BEF9CC0"/>
    <w:rsid w:val="7BF42E8C"/>
    <w:rsid w:val="7BF73B9A"/>
    <w:rsid w:val="7BF76B3F"/>
    <w:rsid w:val="7BF7C2E0"/>
    <w:rsid w:val="7BFBA0E5"/>
    <w:rsid w:val="7BFBFBAA"/>
    <w:rsid w:val="7BFC9134"/>
    <w:rsid w:val="7BFF5353"/>
    <w:rsid w:val="7BFF794B"/>
    <w:rsid w:val="7C013085"/>
    <w:rsid w:val="7C0B2570"/>
    <w:rsid w:val="7C101D1D"/>
    <w:rsid w:val="7C120DEF"/>
    <w:rsid w:val="7C156B31"/>
    <w:rsid w:val="7C2B0102"/>
    <w:rsid w:val="7C4D0079"/>
    <w:rsid w:val="7C4F5F49"/>
    <w:rsid w:val="7C5238E1"/>
    <w:rsid w:val="7C7575D0"/>
    <w:rsid w:val="7C77A3ED"/>
    <w:rsid w:val="7C790F9A"/>
    <w:rsid w:val="7C8D66C7"/>
    <w:rsid w:val="7C8F1EE2"/>
    <w:rsid w:val="7C9158C2"/>
    <w:rsid w:val="7C9371CA"/>
    <w:rsid w:val="7C9F38AA"/>
    <w:rsid w:val="7C9F63FA"/>
    <w:rsid w:val="7CBC0D5A"/>
    <w:rsid w:val="7CBC5BAF"/>
    <w:rsid w:val="7CC540B3"/>
    <w:rsid w:val="7CD42548"/>
    <w:rsid w:val="7CDDB6D1"/>
    <w:rsid w:val="7CEF15A2"/>
    <w:rsid w:val="7CEFE982"/>
    <w:rsid w:val="7CF36E72"/>
    <w:rsid w:val="7CFF04C9"/>
    <w:rsid w:val="7D006E99"/>
    <w:rsid w:val="7D194590"/>
    <w:rsid w:val="7D230DDA"/>
    <w:rsid w:val="7D252DA4"/>
    <w:rsid w:val="7D272678"/>
    <w:rsid w:val="7D2C7C8E"/>
    <w:rsid w:val="7D2F3C22"/>
    <w:rsid w:val="7D2F59D0"/>
    <w:rsid w:val="7D37CD35"/>
    <w:rsid w:val="7D3B6123"/>
    <w:rsid w:val="7D3BCED2"/>
    <w:rsid w:val="7D3F9464"/>
    <w:rsid w:val="7D515947"/>
    <w:rsid w:val="7D52346D"/>
    <w:rsid w:val="7D580A83"/>
    <w:rsid w:val="7D5A0C9F"/>
    <w:rsid w:val="7D5A2DE1"/>
    <w:rsid w:val="7D5E1E12"/>
    <w:rsid w:val="7D5F4011"/>
    <w:rsid w:val="7D657644"/>
    <w:rsid w:val="7D733B02"/>
    <w:rsid w:val="7D751D71"/>
    <w:rsid w:val="7D765C1B"/>
    <w:rsid w:val="7D7D6500"/>
    <w:rsid w:val="7D7FC8F5"/>
    <w:rsid w:val="7D871368"/>
    <w:rsid w:val="7D9046C1"/>
    <w:rsid w:val="7D9CB54A"/>
    <w:rsid w:val="7D9F5ECF"/>
    <w:rsid w:val="7DA71A0B"/>
    <w:rsid w:val="7DAB1A6F"/>
    <w:rsid w:val="7DAD4853"/>
    <w:rsid w:val="7DAF131B"/>
    <w:rsid w:val="7DB12889"/>
    <w:rsid w:val="7DB22BDF"/>
    <w:rsid w:val="7DBB1012"/>
    <w:rsid w:val="7DBF5A26"/>
    <w:rsid w:val="7DC12ACC"/>
    <w:rsid w:val="7DCF04EB"/>
    <w:rsid w:val="7DD822BC"/>
    <w:rsid w:val="7DDB30CA"/>
    <w:rsid w:val="7DDB3462"/>
    <w:rsid w:val="7DDF7716"/>
    <w:rsid w:val="7DDFAB3D"/>
    <w:rsid w:val="7DE22A43"/>
    <w:rsid w:val="7DE356D9"/>
    <w:rsid w:val="7DE60785"/>
    <w:rsid w:val="7DF10ED8"/>
    <w:rsid w:val="7DF3ADC8"/>
    <w:rsid w:val="7DF51430"/>
    <w:rsid w:val="7DFB63DD"/>
    <w:rsid w:val="7DFD53B4"/>
    <w:rsid w:val="7DFDCB36"/>
    <w:rsid w:val="7DFF3EAD"/>
    <w:rsid w:val="7DFF5656"/>
    <w:rsid w:val="7DFFD88D"/>
    <w:rsid w:val="7E016085"/>
    <w:rsid w:val="7E12157A"/>
    <w:rsid w:val="7E1C14BF"/>
    <w:rsid w:val="7E2E7A36"/>
    <w:rsid w:val="7E2F9925"/>
    <w:rsid w:val="7E325778"/>
    <w:rsid w:val="7E35B987"/>
    <w:rsid w:val="7E3E74AD"/>
    <w:rsid w:val="7E3F409A"/>
    <w:rsid w:val="7E4875A1"/>
    <w:rsid w:val="7E505BFE"/>
    <w:rsid w:val="7E5F025E"/>
    <w:rsid w:val="7E623E01"/>
    <w:rsid w:val="7E6671D0"/>
    <w:rsid w:val="7E68119A"/>
    <w:rsid w:val="7E682F48"/>
    <w:rsid w:val="7E6B2A38"/>
    <w:rsid w:val="7E75CB67"/>
    <w:rsid w:val="7E7E985D"/>
    <w:rsid w:val="7E81225C"/>
    <w:rsid w:val="7E906943"/>
    <w:rsid w:val="7E926217"/>
    <w:rsid w:val="7E933D3D"/>
    <w:rsid w:val="7E9C7095"/>
    <w:rsid w:val="7E9DB43A"/>
    <w:rsid w:val="7E9E62CC"/>
    <w:rsid w:val="7E9FBB3C"/>
    <w:rsid w:val="7EAF6DC9"/>
    <w:rsid w:val="7EBE7D70"/>
    <w:rsid w:val="7EBF003A"/>
    <w:rsid w:val="7EDF298B"/>
    <w:rsid w:val="7EDF8704"/>
    <w:rsid w:val="7EE511AB"/>
    <w:rsid w:val="7EE72B95"/>
    <w:rsid w:val="7EEA6053"/>
    <w:rsid w:val="7EEAE372"/>
    <w:rsid w:val="7EED5B43"/>
    <w:rsid w:val="7EEEE758"/>
    <w:rsid w:val="7EEF6D42"/>
    <w:rsid w:val="7EEFA371"/>
    <w:rsid w:val="7EF53A96"/>
    <w:rsid w:val="7EFBB90A"/>
    <w:rsid w:val="7EFCF4A0"/>
    <w:rsid w:val="7EFD29EF"/>
    <w:rsid w:val="7EFEA4EB"/>
    <w:rsid w:val="7EFEFF3D"/>
    <w:rsid w:val="7EFF39B8"/>
    <w:rsid w:val="7EFF60F8"/>
    <w:rsid w:val="7EFF6E0E"/>
    <w:rsid w:val="7EFF7F02"/>
    <w:rsid w:val="7EFFC9C0"/>
    <w:rsid w:val="7F016EF9"/>
    <w:rsid w:val="7F0666F4"/>
    <w:rsid w:val="7F0709B3"/>
    <w:rsid w:val="7F1C1F84"/>
    <w:rsid w:val="7F1D01D6"/>
    <w:rsid w:val="7F2E36D3"/>
    <w:rsid w:val="7F2E87D4"/>
    <w:rsid w:val="7F3E1A99"/>
    <w:rsid w:val="7F3F1857"/>
    <w:rsid w:val="7F3F9629"/>
    <w:rsid w:val="7F45772D"/>
    <w:rsid w:val="7F4D0932"/>
    <w:rsid w:val="7F565496"/>
    <w:rsid w:val="7F596D35"/>
    <w:rsid w:val="7F5B2AAD"/>
    <w:rsid w:val="7F5C05D3"/>
    <w:rsid w:val="7F625D63"/>
    <w:rsid w:val="7F6758AA"/>
    <w:rsid w:val="7F6AF80A"/>
    <w:rsid w:val="7F6F47AA"/>
    <w:rsid w:val="7F7122D0"/>
    <w:rsid w:val="7F7388A2"/>
    <w:rsid w:val="7F7ACF6A"/>
    <w:rsid w:val="7F7D2E86"/>
    <w:rsid w:val="7F7EB020"/>
    <w:rsid w:val="7F885D06"/>
    <w:rsid w:val="7F8952AA"/>
    <w:rsid w:val="7F967F89"/>
    <w:rsid w:val="7F974104"/>
    <w:rsid w:val="7F98785D"/>
    <w:rsid w:val="7F9D5951"/>
    <w:rsid w:val="7FA1FDA0"/>
    <w:rsid w:val="7FA41032"/>
    <w:rsid w:val="7FAF44F2"/>
    <w:rsid w:val="7FBB9E79"/>
    <w:rsid w:val="7FBC8651"/>
    <w:rsid w:val="7FBDD06A"/>
    <w:rsid w:val="7FBE5278"/>
    <w:rsid w:val="7FBF128D"/>
    <w:rsid w:val="7FBF48B8"/>
    <w:rsid w:val="7FBF5270"/>
    <w:rsid w:val="7FBFBF1A"/>
    <w:rsid w:val="7FC5FC55"/>
    <w:rsid w:val="7FC9210C"/>
    <w:rsid w:val="7FCDD108"/>
    <w:rsid w:val="7FCF1CC7"/>
    <w:rsid w:val="7FD14B1D"/>
    <w:rsid w:val="7FDBB4F8"/>
    <w:rsid w:val="7FDD01C6"/>
    <w:rsid w:val="7FDDE270"/>
    <w:rsid w:val="7FDF2309"/>
    <w:rsid w:val="7FDF2DEE"/>
    <w:rsid w:val="7FDF4174"/>
    <w:rsid w:val="7FDF548C"/>
    <w:rsid w:val="7FDF7ECB"/>
    <w:rsid w:val="7FDFA652"/>
    <w:rsid w:val="7FE17456"/>
    <w:rsid w:val="7FE40CF4"/>
    <w:rsid w:val="7FEB3F18"/>
    <w:rsid w:val="7FEBED43"/>
    <w:rsid w:val="7FEDE0A4"/>
    <w:rsid w:val="7FF206A1"/>
    <w:rsid w:val="7FF51955"/>
    <w:rsid w:val="7FF5A4FA"/>
    <w:rsid w:val="7FF73427"/>
    <w:rsid w:val="7FF73DAC"/>
    <w:rsid w:val="7FF778D6"/>
    <w:rsid w:val="7FF79E46"/>
    <w:rsid w:val="7FF7BAE4"/>
    <w:rsid w:val="7FF7FC39"/>
    <w:rsid w:val="7FFC473A"/>
    <w:rsid w:val="7FFD3B64"/>
    <w:rsid w:val="7FFDFCE2"/>
    <w:rsid w:val="7FFE03E8"/>
    <w:rsid w:val="7FFE66FC"/>
    <w:rsid w:val="7FFF0818"/>
    <w:rsid w:val="7FFF1BCA"/>
    <w:rsid w:val="7FFF59BF"/>
    <w:rsid w:val="7FFF78D6"/>
    <w:rsid w:val="7FFF899C"/>
    <w:rsid w:val="7FFFFDC2"/>
    <w:rsid w:val="845D0E11"/>
    <w:rsid w:val="85FD34D1"/>
    <w:rsid w:val="86D47761"/>
    <w:rsid w:val="8BCF9557"/>
    <w:rsid w:val="8BFFD8D5"/>
    <w:rsid w:val="8CA60AE6"/>
    <w:rsid w:val="8DD2CF73"/>
    <w:rsid w:val="8EFF83F6"/>
    <w:rsid w:val="8F08A08D"/>
    <w:rsid w:val="8FBBC915"/>
    <w:rsid w:val="8FF7111D"/>
    <w:rsid w:val="923F4E5C"/>
    <w:rsid w:val="93FEFC81"/>
    <w:rsid w:val="977C5197"/>
    <w:rsid w:val="97AF0442"/>
    <w:rsid w:val="97FEA536"/>
    <w:rsid w:val="9ADCFA77"/>
    <w:rsid w:val="9BFEDB60"/>
    <w:rsid w:val="9CF6D5C1"/>
    <w:rsid w:val="9D5B08CC"/>
    <w:rsid w:val="9DFD0490"/>
    <w:rsid w:val="9EBF1DB2"/>
    <w:rsid w:val="9EBF201E"/>
    <w:rsid w:val="9EDB07DA"/>
    <w:rsid w:val="9EF70641"/>
    <w:rsid w:val="9FBEE0B9"/>
    <w:rsid w:val="9FDE974E"/>
    <w:rsid w:val="9FFEA23A"/>
    <w:rsid w:val="A5AE6C6A"/>
    <w:rsid w:val="A5FE446E"/>
    <w:rsid w:val="A6EF6166"/>
    <w:rsid w:val="A77EF463"/>
    <w:rsid w:val="A7BF14D1"/>
    <w:rsid w:val="A7FD5677"/>
    <w:rsid w:val="A7FE0FED"/>
    <w:rsid w:val="AA7E8023"/>
    <w:rsid w:val="AACDE5DB"/>
    <w:rsid w:val="ABFD2D76"/>
    <w:rsid w:val="ADFCB100"/>
    <w:rsid w:val="ADFDC770"/>
    <w:rsid w:val="AEEDF1D8"/>
    <w:rsid w:val="AEF0B8B2"/>
    <w:rsid w:val="AEF83EA0"/>
    <w:rsid w:val="AEFE1D93"/>
    <w:rsid w:val="AEFFC8F6"/>
    <w:rsid w:val="AF67067F"/>
    <w:rsid w:val="AF7E490B"/>
    <w:rsid w:val="AFAF417D"/>
    <w:rsid w:val="AFCC8676"/>
    <w:rsid w:val="AFD64C27"/>
    <w:rsid w:val="AFDB0FE1"/>
    <w:rsid w:val="AFF3C1BA"/>
    <w:rsid w:val="AFFFF681"/>
    <w:rsid w:val="B1FEAF5B"/>
    <w:rsid w:val="B1FF3018"/>
    <w:rsid w:val="B33B8FBC"/>
    <w:rsid w:val="B37508F3"/>
    <w:rsid w:val="B3FE4124"/>
    <w:rsid w:val="B56FF981"/>
    <w:rsid w:val="B5FB9A33"/>
    <w:rsid w:val="B5FE518F"/>
    <w:rsid w:val="B647A467"/>
    <w:rsid w:val="B6EF1EBF"/>
    <w:rsid w:val="B6F37D66"/>
    <w:rsid w:val="B6FBCC60"/>
    <w:rsid w:val="B7AFD1D4"/>
    <w:rsid w:val="B7B0AE43"/>
    <w:rsid w:val="B7CB628F"/>
    <w:rsid w:val="B7E4C4D2"/>
    <w:rsid w:val="B7F156C9"/>
    <w:rsid w:val="B7F730AD"/>
    <w:rsid w:val="B7F7EE7A"/>
    <w:rsid w:val="B7FA4FB4"/>
    <w:rsid w:val="B7FDD873"/>
    <w:rsid w:val="B7FE47AC"/>
    <w:rsid w:val="B9CDF96E"/>
    <w:rsid w:val="BA4F9238"/>
    <w:rsid w:val="BAF5E028"/>
    <w:rsid w:val="BB466DA1"/>
    <w:rsid w:val="BBBA45DC"/>
    <w:rsid w:val="BBDFB965"/>
    <w:rsid w:val="BBE9E7D6"/>
    <w:rsid w:val="BBFCD49D"/>
    <w:rsid w:val="BC6D6D5B"/>
    <w:rsid w:val="BC7B5305"/>
    <w:rsid w:val="BCBE0132"/>
    <w:rsid w:val="BCDFAB14"/>
    <w:rsid w:val="BD6FEB14"/>
    <w:rsid w:val="BD7ED8D9"/>
    <w:rsid w:val="BD9F503C"/>
    <w:rsid w:val="BDC4FAB2"/>
    <w:rsid w:val="BDFACEB0"/>
    <w:rsid w:val="BDFDFCB0"/>
    <w:rsid w:val="BDFE758A"/>
    <w:rsid w:val="BE6D55C0"/>
    <w:rsid w:val="BE7F36FB"/>
    <w:rsid w:val="BEBF0931"/>
    <w:rsid w:val="BECF426B"/>
    <w:rsid w:val="BED769FA"/>
    <w:rsid w:val="BEDE505F"/>
    <w:rsid w:val="BEEE02B1"/>
    <w:rsid w:val="BEF72EB1"/>
    <w:rsid w:val="BEFB956F"/>
    <w:rsid w:val="BEFFCAE1"/>
    <w:rsid w:val="BF3A6750"/>
    <w:rsid w:val="BF3D62D9"/>
    <w:rsid w:val="BF3F33EB"/>
    <w:rsid w:val="BF566438"/>
    <w:rsid w:val="BF5FED2B"/>
    <w:rsid w:val="BF731008"/>
    <w:rsid w:val="BF7F6ED9"/>
    <w:rsid w:val="BF851C8A"/>
    <w:rsid w:val="BF8EE99E"/>
    <w:rsid w:val="BF9F589D"/>
    <w:rsid w:val="BFAB3AB2"/>
    <w:rsid w:val="BFAF5D6D"/>
    <w:rsid w:val="BFB566E2"/>
    <w:rsid w:val="BFBB00E0"/>
    <w:rsid w:val="BFBB3A07"/>
    <w:rsid w:val="BFBF4A2C"/>
    <w:rsid w:val="BFBF9DB8"/>
    <w:rsid w:val="BFD73217"/>
    <w:rsid w:val="BFDD7BDB"/>
    <w:rsid w:val="BFE7F70D"/>
    <w:rsid w:val="BFF7682A"/>
    <w:rsid w:val="BFFCBD53"/>
    <w:rsid w:val="BFFDE752"/>
    <w:rsid w:val="BFFE491B"/>
    <w:rsid w:val="BFFEEDEA"/>
    <w:rsid w:val="C7CF933A"/>
    <w:rsid w:val="C8FA8BDE"/>
    <w:rsid w:val="CA638B98"/>
    <w:rsid w:val="CAAF4FC0"/>
    <w:rsid w:val="CBBF96F0"/>
    <w:rsid w:val="CBDF455C"/>
    <w:rsid w:val="CBEFE575"/>
    <w:rsid w:val="CCF4CEEA"/>
    <w:rsid w:val="CDBE6D57"/>
    <w:rsid w:val="CE5EE58A"/>
    <w:rsid w:val="CEF2E349"/>
    <w:rsid w:val="CEF939AE"/>
    <w:rsid w:val="CF1F9410"/>
    <w:rsid w:val="CFBA2ED8"/>
    <w:rsid w:val="CFBDA6F6"/>
    <w:rsid w:val="CFDE0FAB"/>
    <w:rsid w:val="CFEA29BF"/>
    <w:rsid w:val="CFECEE62"/>
    <w:rsid w:val="CFF94CF1"/>
    <w:rsid w:val="D1F57BB5"/>
    <w:rsid w:val="D35F2128"/>
    <w:rsid w:val="D3CD9BA6"/>
    <w:rsid w:val="D3FB4578"/>
    <w:rsid w:val="D3FD7ED5"/>
    <w:rsid w:val="D4FF3588"/>
    <w:rsid w:val="D5FF5AD3"/>
    <w:rsid w:val="D63F919B"/>
    <w:rsid w:val="D6BF1C5B"/>
    <w:rsid w:val="D6EB9E3D"/>
    <w:rsid w:val="D79B8750"/>
    <w:rsid w:val="D7AFB2EC"/>
    <w:rsid w:val="D7DB195F"/>
    <w:rsid w:val="D7DB8584"/>
    <w:rsid w:val="D7EF94A4"/>
    <w:rsid w:val="D7F378FF"/>
    <w:rsid w:val="D8F92A86"/>
    <w:rsid w:val="D9374822"/>
    <w:rsid w:val="D96B0041"/>
    <w:rsid w:val="D9945E4C"/>
    <w:rsid w:val="D9FDCF5B"/>
    <w:rsid w:val="D9FF7670"/>
    <w:rsid w:val="DA2D54FD"/>
    <w:rsid w:val="DAB73357"/>
    <w:rsid w:val="DADF61EC"/>
    <w:rsid w:val="DB6160E3"/>
    <w:rsid w:val="DB6B4744"/>
    <w:rsid w:val="DB7E2B38"/>
    <w:rsid w:val="DBB7A6CF"/>
    <w:rsid w:val="DBD7B2D5"/>
    <w:rsid w:val="DBD9CC2A"/>
    <w:rsid w:val="DBECF864"/>
    <w:rsid w:val="DBEEF7F7"/>
    <w:rsid w:val="DBF7EC29"/>
    <w:rsid w:val="DBFD8A7C"/>
    <w:rsid w:val="DBFF1242"/>
    <w:rsid w:val="DC7EDB88"/>
    <w:rsid w:val="DCFF8FE0"/>
    <w:rsid w:val="DD3E17B1"/>
    <w:rsid w:val="DD6EDCCA"/>
    <w:rsid w:val="DD7B2B64"/>
    <w:rsid w:val="DD7F4FC8"/>
    <w:rsid w:val="DDAF2600"/>
    <w:rsid w:val="DDBDBEAE"/>
    <w:rsid w:val="DDC74C27"/>
    <w:rsid w:val="DDDFE530"/>
    <w:rsid w:val="DDEE357C"/>
    <w:rsid w:val="DDF30A13"/>
    <w:rsid w:val="DDF73E2C"/>
    <w:rsid w:val="DDF7B7A0"/>
    <w:rsid w:val="DE3B35A1"/>
    <w:rsid w:val="DE50ABD2"/>
    <w:rsid w:val="DEBC2F3B"/>
    <w:rsid w:val="DEC6EF4D"/>
    <w:rsid w:val="DEDFF5AF"/>
    <w:rsid w:val="DEF9E5D0"/>
    <w:rsid w:val="DEFFC6A5"/>
    <w:rsid w:val="DF31776A"/>
    <w:rsid w:val="DF3BA7C2"/>
    <w:rsid w:val="DF6374CB"/>
    <w:rsid w:val="DF74A9B8"/>
    <w:rsid w:val="DF7AFD4D"/>
    <w:rsid w:val="DF92A935"/>
    <w:rsid w:val="DF99835F"/>
    <w:rsid w:val="DFBA64AC"/>
    <w:rsid w:val="DFBE8A97"/>
    <w:rsid w:val="DFCF57EA"/>
    <w:rsid w:val="DFD5D99D"/>
    <w:rsid w:val="DFDFBBAA"/>
    <w:rsid w:val="DFDFDAE4"/>
    <w:rsid w:val="DFE646BA"/>
    <w:rsid w:val="DFEBACA2"/>
    <w:rsid w:val="DFEF5801"/>
    <w:rsid w:val="DFEFE915"/>
    <w:rsid w:val="DFF620E4"/>
    <w:rsid w:val="DFF9FD78"/>
    <w:rsid w:val="DFFD685C"/>
    <w:rsid w:val="DFFDC197"/>
    <w:rsid w:val="DFFF6DC5"/>
    <w:rsid w:val="DFFF77D3"/>
    <w:rsid w:val="DFFFD836"/>
    <w:rsid w:val="DFFFE5EF"/>
    <w:rsid w:val="E3AF9C56"/>
    <w:rsid w:val="E3FB2958"/>
    <w:rsid w:val="E5038510"/>
    <w:rsid w:val="E5C67D82"/>
    <w:rsid w:val="E5FF2878"/>
    <w:rsid w:val="E6761634"/>
    <w:rsid w:val="E6DD05D5"/>
    <w:rsid w:val="E6F78D77"/>
    <w:rsid w:val="E6FB517D"/>
    <w:rsid w:val="E6FD5EFB"/>
    <w:rsid w:val="E75748BE"/>
    <w:rsid w:val="E7AB6C40"/>
    <w:rsid w:val="E7B7BB9B"/>
    <w:rsid w:val="E7BDDAE8"/>
    <w:rsid w:val="E7BFE026"/>
    <w:rsid w:val="E7D348BE"/>
    <w:rsid w:val="E7DF8BB0"/>
    <w:rsid w:val="E7F773DD"/>
    <w:rsid w:val="E7FF9C2F"/>
    <w:rsid w:val="E8FA98EF"/>
    <w:rsid w:val="E9BD68F9"/>
    <w:rsid w:val="E9C9C1C9"/>
    <w:rsid w:val="E9DD9C8C"/>
    <w:rsid w:val="E9FBD7F6"/>
    <w:rsid w:val="E9FF8D90"/>
    <w:rsid w:val="EB087F42"/>
    <w:rsid w:val="EB6F9537"/>
    <w:rsid w:val="EBBA24E6"/>
    <w:rsid w:val="EBDAFD26"/>
    <w:rsid w:val="EBDED979"/>
    <w:rsid w:val="ECDE47D8"/>
    <w:rsid w:val="ED72411D"/>
    <w:rsid w:val="EDDB6AEF"/>
    <w:rsid w:val="EDEF1989"/>
    <w:rsid w:val="EDEF6DB9"/>
    <w:rsid w:val="EDF68E05"/>
    <w:rsid w:val="EDF74CE9"/>
    <w:rsid w:val="EDFF139D"/>
    <w:rsid w:val="EDFF5DBC"/>
    <w:rsid w:val="EE1F52DF"/>
    <w:rsid w:val="EE6F20D2"/>
    <w:rsid w:val="EE7BE091"/>
    <w:rsid w:val="EEB5D5E5"/>
    <w:rsid w:val="EEBECACF"/>
    <w:rsid w:val="EEE774F9"/>
    <w:rsid w:val="EEEA4DC1"/>
    <w:rsid w:val="EEFB3F19"/>
    <w:rsid w:val="EEFD7A7A"/>
    <w:rsid w:val="EEFFD10A"/>
    <w:rsid w:val="EF35857D"/>
    <w:rsid w:val="EF3CA018"/>
    <w:rsid w:val="EF6E4695"/>
    <w:rsid w:val="EF7B649A"/>
    <w:rsid w:val="EF7C249C"/>
    <w:rsid w:val="EF7D1BF6"/>
    <w:rsid w:val="EF7DA25E"/>
    <w:rsid w:val="EF7FF458"/>
    <w:rsid w:val="EF8060BA"/>
    <w:rsid w:val="EF9F892C"/>
    <w:rsid w:val="EFAFEFC6"/>
    <w:rsid w:val="EFBDB22E"/>
    <w:rsid w:val="EFBDC2B3"/>
    <w:rsid w:val="EFBFD4C1"/>
    <w:rsid w:val="EFDE56E8"/>
    <w:rsid w:val="EFDEB7AC"/>
    <w:rsid w:val="EFDEF221"/>
    <w:rsid w:val="EFE36860"/>
    <w:rsid w:val="EFEDF7F7"/>
    <w:rsid w:val="EFFC822D"/>
    <w:rsid w:val="EFFD560E"/>
    <w:rsid w:val="EFFDB576"/>
    <w:rsid w:val="EFFE1119"/>
    <w:rsid w:val="EFFEA73C"/>
    <w:rsid w:val="EFFF0738"/>
    <w:rsid w:val="F1BBDD03"/>
    <w:rsid w:val="F1DEFA41"/>
    <w:rsid w:val="F1DFAAFC"/>
    <w:rsid w:val="F1FDD09F"/>
    <w:rsid w:val="F2AD12E5"/>
    <w:rsid w:val="F2D4D296"/>
    <w:rsid w:val="F2F90F4D"/>
    <w:rsid w:val="F36F69AB"/>
    <w:rsid w:val="F3DBB884"/>
    <w:rsid w:val="F3DF0C42"/>
    <w:rsid w:val="F3E77E5B"/>
    <w:rsid w:val="F3F34CFE"/>
    <w:rsid w:val="F3FF1594"/>
    <w:rsid w:val="F4BFFA87"/>
    <w:rsid w:val="F4FF5641"/>
    <w:rsid w:val="F5676F28"/>
    <w:rsid w:val="F56FBF75"/>
    <w:rsid w:val="F5DE170F"/>
    <w:rsid w:val="F5F2FC21"/>
    <w:rsid w:val="F5FE6F38"/>
    <w:rsid w:val="F62FF386"/>
    <w:rsid w:val="F676F577"/>
    <w:rsid w:val="F67FAC7A"/>
    <w:rsid w:val="F6AC0778"/>
    <w:rsid w:val="F6B61C5B"/>
    <w:rsid w:val="F6BB5C35"/>
    <w:rsid w:val="F6DD1AF1"/>
    <w:rsid w:val="F6DF888B"/>
    <w:rsid w:val="F6FF5DF6"/>
    <w:rsid w:val="F6FFB1AD"/>
    <w:rsid w:val="F7636C2B"/>
    <w:rsid w:val="F7795334"/>
    <w:rsid w:val="F77B46F9"/>
    <w:rsid w:val="F77B6BE2"/>
    <w:rsid w:val="F77F2E3C"/>
    <w:rsid w:val="F77FAB7E"/>
    <w:rsid w:val="F78FE81C"/>
    <w:rsid w:val="F79D3CD9"/>
    <w:rsid w:val="F79FC5F3"/>
    <w:rsid w:val="F7BDF6E6"/>
    <w:rsid w:val="F7BF523C"/>
    <w:rsid w:val="F7D7467A"/>
    <w:rsid w:val="F7D7DCCC"/>
    <w:rsid w:val="F7DB265E"/>
    <w:rsid w:val="F7E7F919"/>
    <w:rsid w:val="F7E92A90"/>
    <w:rsid w:val="F7EAFFE0"/>
    <w:rsid w:val="F7EBE250"/>
    <w:rsid w:val="F7ECDE35"/>
    <w:rsid w:val="F7EFC373"/>
    <w:rsid w:val="F7EFE161"/>
    <w:rsid w:val="F7EFE842"/>
    <w:rsid w:val="F7F359AB"/>
    <w:rsid w:val="F7F52913"/>
    <w:rsid w:val="F7F70EF1"/>
    <w:rsid w:val="F7F7252D"/>
    <w:rsid w:val="F7FB8340"/>
    <w:rsid w:val="F7FE3527"/>
    <w:rsid w:val="F7FF606A"/>
    <w:rsid w:val="F7FFA28D"/>
    <w:rsid w:val="F7FFE6AB"/>
    <w:rsid w:val="F7FFFB78"/>
    <w:rsid w:val="F7FFFF46"/>
    <w:rsid w:val="F825BBF1"/>
    <w:rsid w:val="F85F7907"/>
    <w:rsid w:val="F8EEDFD6"/>
    <w:rsid w:val="F95708D7"/>
    <w:rsid w:val="F967C25B"/>
    <w:rsid w:val="F9773585"/>
    <w:rsid w:val="F9CFA774"/>
    <w:rsid w:val="F9DDB35E"/>
    <w:rsid w:val="F9F7B97C"/>
    <w:rsid w:val="F9FF9DEC"/>
    <w:rsid w:val="FA578B1B"/>
    <w:rsid w:val="FA7B2DA1"/>
    <w:rsid w:val="FA976163"/>
    <w:rsid w:val="FADBE867"/>
    <w:rsid w:val="FAECE668"/>
    <w:rsid w:val="FAFD30CC"/>
    <w:rsid w:val="FAFF5391"/>
    <w:rsid w:val="FB26E2C4"/>
    <w:rsid w:val="FB5DD28F"/>
    <w:rsid w:val="FB6B5B72"/>
    <w:rsid w:val="FB7B629B"/>
    <w:rsid w:val="FB7C6976"/>
    <w:rsid w:val="FBBD2EAE"/>
    <w:rsid w:val="FBBEF793"/>
    <w:rsid w:val="FBBF6516"/>
    <w:rsid w:val="FBDFBE60"/>
    <w:rsid w:val="FBDFD0BC"/>
    <w:rsid w:val="FBE61D78"/>
    <w:rsid w:val="FBEA6C6A"/>
    <w:rsid w:val="FBEBCC26"/>
    <w:rsid w:val="FBEEDADC"/>
    <w:rsid w:val="FBEFF783"/>
    <w:rsid w:val="FBF7B9BC"/>
    <w:rsid w:val="FCFD7958"/>
    <w:rsid w:val="FD3B2342"/>
    <w:rsid w:val="FD3F4699"/>
    <w:rsid w:val="FD5F63A0"/>
    <w:rsid w:val="FD6EAF9F"/>
    <w:rsid w:val="FD7E4296"/>
    <w:rsid w:val="FD7F9AA5"/>
    <w:rsid w:val="FD7FACF4"/>
    <w:rsid w:val="FD8CCCBE"/>
    <w:rsid w:val="FD9FD0F1"/>
    <w:rsid w:val="FDA61ADE"/>
    <w:rsid w:val="FDBF0030"/>
    <w:rsid w:val="FDD5F7E4"/>
    <w:rsid w:val="FDED08AE"/>
    <w:rsid w:val="FDF1B908"/>
    <w:rsid w:val="FDF518F9"/>
    <w:rsid w:val="FDF7898D"/>
    <w:rsid w:val="FDFB0F22"/>
    <w:rsid w:val="FDFD5A60"/>
    <w:rsid w:val="FDFD7060"/>
    <w:rsid w:val="FDFE0C0B"/>
    <w:rsid w:val="FE67B375"/>
    <w:rsid w:val="FE7D46D2"/>
    <w:rsid w:val="FE7F090F"/>
    <w:rsid w:val="FEAC0829"/>
    <w:rsid w:val="FEAE1E7E"/>
    <w:rsid w:val="FEBB72D8"/>
    <w:rsid w:val="FEBDF2F4"/>
    <w:rsid w:val="FECD8F89"/>
    <w:rsid w:val="FED7FA16"/>
    <w:rsid w:val="FEDA1386"/>
    <w:rsid w:val="FEDF7E64"/>
    <w:rsid w:val="FEE6E36B"/>
    <w:rsid w:val="FEEE45D6"/>
    <w:rsid w:val="FEF5F6A0"/>
    <w:rsid w:val="FEF67E72"/>
    <w:rsid w:val="FEF75B96"/>
    <w:rsid w:val="FEFDD7B5"/>
    <w:rsid w:val="FF1B397A"/>
    <w:rsid w:val="FF2FD07D"/>
    <w:rsid w:val="FF35A314"/>
    <w:rsid w:val="FF3E5141"/>
    <w:rsid w:val="FF3FF71A"/>
    <w:rsid w:val="FF4E1325"/>
    <w:rsid w:val="FF5CC828"/>
    <w:rsid w:val="FF653635"/>
    <w:rsid w:val="FF6550E8"/>
    <w:rsid w:val="FF66BD37"/>
    <w:rsid w:val="FF692F43"/>
    <w:rsid w:val="FF6F9E2D"/>
    <w:rsid w:val="FF77496E"/>
    <w:rsid w:val="FF7AF66F"/>
    <w:rsid w:val="FF7F8B1F"/>
    <w:rsid w:val="FF7F8BA0"/>
    <w:rsid w:val="FF99272C"/>
    <w:rsid w:val="FFA7E0F8"/>
    <w:rsid w:val="FFAD45B3"/>
    <w:rsid w:val="FFAFBDD4"/>
    <w:rsid w:val="FFB5E19B"/>
    <w:rsid w:val="FFBC19E7"/>
    <w:rsid w:val="FFBD6C23"/>
    <w:rsid w:val="FFBD8DE9"/>
    <w:rsid w:val="FFBDE63C"/>
    <w:rsid w:val="FFBEDE3A"/>
    <w:rsid w:val="FFBEDEFD"/>
    <w:rsid w:val="FFBF6966"/>
    <w:rsid w:val="FFBFCC22"/>
    <w:rsid w:val="FFC52A19"/>
    <w:rsid w:val="FFC5E785"/>
    <w:rsid w:val="FFC783DB"/>
    <w:rsid w:val="FFCF4715"/>
    <w:rsid w:val="FFD73AD9"/>
    <w:rsid w:val="FFD9170A"/>
    <w:rsid w:val="FFDA4995"/>
    <w:rsid w:val="FFDB53B9"/>
    <w:rsid w:val="FFDBF001"/>
    <w:rsid w:val="FFDC15B8"/>
    <w:rsid w:val="FFDCDDF1"/>
    <w:rsid w:val="FFDF3E48"/>
    <w:rsid w:val="FFDF5853"/>
    <w:rsid w:val="FFDFCED6"/>
    <w:rsid w:val="FFEA726F"/>
    <w:rsid w:val="FFEE3B89"/>
    <w:rsid w:val="FFEEBC8C"/>
    <w:rsid w:val="FFEFB580"/>
    <w:rsid w:val="FFF2A706"/>
    <w:rsid w:val="FFF396D6"/>
    <w:rsid w:val="FFF4B118"/>
    <w:rsid w:val="FFF5866F"/>
    <w:rsid w:val="FFF73DCD"/>
    <w:rsid w:val="FFF75B01"/>
    <w:rsid w:val="FFF78638"/>
    <w:rsid w:val="FFF78765"/>
    <w:rsid w:val="FFF79DBF"/>
    <w:rsid w:val="FFF7A807"/>
    <w:rsid w:val="FFF7C03D"/>
    <w:rsid w:val="FFF7FAD9"/>
    <w:rsid w:val="FFF927A4"/>
    <w:rsid w:val="FFFB0400"/>
    <w:rsid w:val="FFFCE70C"/>
    <w:rsid w:val="FFFDED46"/>
    <w:rsid w:val="FFFE865A"/>
    <w:rsid w:val="FFFEA242"/>
    <w:rsid w:val="FFFEC1D2"/>
    <w:rsid w:val="FFFF07F5"/>
    <w:rsid w:val="FFFF2229"/>
    <w:rsid w:val="FFFF2613"/>
    <w:rsid w:val="FFFF2DB1"/>
    <w:rsid w:val="FFFF31CE"/>
    <w:rsid w:val="FFFF8983"/>
    <w:rsid w:val="FFFF9098"/>
    <w:rsid w:val="FFFF95D0"/>
    <w:rsid w:val="FFFFA870"/>
    <w:rsid w:val="FFFFD4C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after="64" w:line="320" w:lineRule="auto"/>
      <w:ind w:hanging="1296"/>
      <w:outlineLvl w:val="6"/>
    </w:pPr>
    <w:rPr>
      <w:b/>
      <w:bCs/>
      <w:szCs w:val="24"/>
    </w:rPr>
  </w:style>
  <w:style w:type="paragraph" w:styleId="9">
    <w:name w:val="heading 8"/>
    <w:basedOn w:val="1"/>
    <w:next w:val="1"/>
    <w:semiHidden/>
    <w:unhideWhenUsed/>
    <w:qFormat/>
    <w:uiPriority w:val="0"/>
    <w:pPr>
      <w:keepNext/>
      <w:keepLines/>
      <w:numPr>
        <w:ilvl w:val="7"/>
        <w:numId w:val="1"/>
      </w:numPr>
      <w:spacing w:before="240" w:after="64" w:line="320" w:lineRule="auto"/>
      <w:ind w:hanging="1440"/>
      <w:outlineLvl w:val="7"/>
    </w:pPr>
    <w:rPr>
      <w:rFonts w:ascii="Cambria" w:hAnsi="Cambria" w:eastAsia="宋体"/>
      <w:szCs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Saturday Sans Regular" w:hAnsi="Saturday Sans Regular" w:eastAsia="方正黑体_GBK"/>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toc 3"/>
    <w:basedOn w:val="1"/>
    <w:next w:val="1"/>
    <w:qFormat/>
    <w:uiPriority w:val="0"/>
    <w:pPr>
      <w:ind w:left="840" w:leftChars="400"/>
    </w:pPr>
  </w:style>
  <w:style w:type="paragraph" w:styleId="13">
    <w:name w:val="Balloon Text"/>
    <w:basedOn w:val="1"/>
    <w:link w:val="30"/>
    <w:qFormat/>
    <w:uiPriority w:val="0"/>
    <w:rPr>
      <w:rFonts w:ascii="宋体" w:eastAsia="宋体"/>
      <w:sz w:val="18"/>
      <w:szCs w:val="18"/>
    </w:r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table" w:styleId="20">
    <w:name w:val="Table Grid"/>
    <w:basedOn w:val="19"/>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2">
    <w:name w:val="FollowedHyperlink"/>
    <w:basedOn w:val="21"/>
    <w:qFormat/>
    <w:uiPriority w:val="0"/>
    <w:rPr>
      <w:color w:val="800080"/>
      <w:u w:val="single"/>
    </w:rPr>
  </w:style>
  <w:style w:type="character" w:styleId="23">
    <w:name w:val="Hyperlink"/>
    <w:basedOn w:val="21"/>
    <w:unhideWhenUsed/>
    <w:qFormat/>
    <w:uiPriority w:val="99"/>
    <w:rPr>
      <w:color w:val="0000FF" w:themeColor="hyperlink"/>
      <w:u w:val="single"/>
      <w14:textFill>
        <w14:solidFill>
          <w14:schemeClr w14:val="hlink"/>
        </w14:solidFill>
      </w14:textFill>
    </w:rPr>
  </w:style>
  <w:style w:type="character" w:styleId="24">
    <w:name w:val="annotation reference"/>
    <w:qFormat/>
    <w:uiPriority w:val="0"/>
    <w:rPr>
      <w:sz w:val="21"/>
      <w:szCs w:val="21"/>
    </w:rPr>
  </w:style>
  <w:style w:type="paragraph" w:customStyle="1" w:styleId="25">
    <w:name w:val="列出段落1"/>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eastAsia" w:ascii="等线" w:hAnsi="等线" w:eastAsia="等线" w:cs="Times New Roman"/>
      <w:color w:val="000000"/>
      <w:kern w:val="2"/>
      <w:sz w:val="24"/>
      <w:szCs w:val="24"/>
      <w:lang w:val="en-US" w:eastAsia="zh-CN" w:bidi="ar"/>
    </w:rPr>
  </w:style>
  <w:style w:type="paragraph" w:customStyle="1" w:styleId="26">
    <w:name w:val="Table_Sm_Heading"/>
    <w:basedOn w:val="1"/>
    <w:qFormat/>
    <w:uiPriority w:val="0"/>
    <w:pPr>
      <w:keepNext/>
      <w:keepLines/>
      <w:widowControl/>
      <w:suppressLineNumbers w:val="0"/>
      <w:spacing w:before="60" w:beforeAutospacing="0" w:after="40" w:afterAutospacing="0"/>
      <w:jc w:val="left"/>
    </w:pPr>
    <w:rPr>
      <w:rFonts w:hint="default" w:ascii="Arial" w:hAnsi="Arial" w:eastAsia="宋体" w:cs="Times New Roman"/>
      <w:b/>
      <w:color w:val="auto"/>
      <w:kern w:val="0"/>
      <w:sz w:val="16"/>
      <w:szCs w:val="16"/>
      <w:lang w:val="en-US" w:eastAsia="zh-CN" w:bidi="ar"/>
    </w:rPr>
  </w:style>
  <w:style w:type="paragraph" w:customStyle="1" w:styleId="27">
    <w:name w:val="Table_Medium"/>
    <w:basedOn w:val="1"/>
    <w:qFormat/>
    <w:uiPriority w:val="0"/>
    <w:pPr>
      <w:keepNext w:val="0"/>
      <w:keepLines w:val="0"/>
      <w:widowControl/>
      <w:suppressLineNumbers w:val="0"/>
      <w:spacing w:before="40" w:beforeAutospacing="0" w:after="40" w:afterAutospacing="0"/>
      <w:jc w:val="left"/>
    </w:pPr>
    <w:rPr>
      <w:rFonts w:hint="default" w:ascii="Arial" w:hAnsi="Arial" w:eastAsia="宋体" w:cs="Times New Roman"/>
      <w:color w:val="auto"/>
      <w:kern w:val="0"/>
      <w:sz w:val="18"/>
      <w:szCs w:val="18"/>
      <w:lang w:val="en-US" w:eastAsia="zh-CN" w:bidi="ar"/>
    </w:rPr>
  </w:style>
  <w:style w:type="character" w:customStyle="1" w:styleId="28">
    <w:name w:val="15"/>
    <w:qFormat/>
    <w:uiPriority w:val="0"/>
    <w:rPr>
      <w:rFonts w:hint="default" w:ascii="Times New Roman" w:hAnsi="Times New Roman" w:cs="Times New Roman"/>
    </w:rPr>
  </w:style>
  <w:style w:type="character" w:customStyle="1" w:styleId="29">
    <w:name w:val="10"/>
    <w:qFormat/>
    <w:uiPriority w:val="0"/>
    <w:rPr>
      <w:rFonts w:hint="default" w:ascii="Times New Roman" w:hAnsi="Times New Roman" w:cs="Times New Roman"/>
    </w:rPr>
  </w:style>
  <w:style w:type="character" w:customStyle="1" w:styleId="30">
    <w:name w:val="批注框文本字符"/>
    <w:link w:val="13"/>
    <w:qFormat/>
    <w:uiPriority w:val="0"/>
    <w:rPr>
      <w:rFonts w:ascii="宋体" w:eastAsia="宋体"/>
      <w:sz w:val="18"/>
      <w:szCs w:val="18"/>
    </w:rPr>
  </w:style>
  <w:style w:type="paragraph" w:customStyle="1" w:styleId="31">
    <w:name w:val="8级 表格"/>
    <w:basedOn w:val="1"/>
    <w:qFormat/>
    <w:uiPriority w:val="0"/>
    <w:pPr>
      <w:spacing w:before="25" w:beforeLines="25" w:after="25" w:afterLines="25"/>
    </w:pPr>
    <w:rPr>
      <w:rFonts w:ascii="Times New Roman" w:hAnsi="Times New Roman" w:eastAsia="宋体" w:cs="Times New Roman"/>
    </w:rPr>
  </w:style>
  <w:style w:type="table" w:customStyle="1" w:styleId="32">
    <w:name w:val="浅色列表1"/>
    <w:basedOn w:val="19"/>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paragraph" w:customStyle="1" w:styleId="33">
    <w:name w:val="WPSOffice手动目录 1"/>
    <w:qFormat/>
    <w:uiPriority w:val="0"/>
    <w:pPr>
      <w:ind w:leftChars="0"/>
    </w:pPr>
    <w:rPr>
      <w:rFonts w:asciiTheme="minorHAnsi" w:hAnsiTheme="minorHAnsi" w:eastAsiaTheme="minorEastAsia" w:cstheme="minorBidi"/>
      <w:sz w:val="20"/>
      <w:szCs w:val="20"/>
    </w:rPr>
  </w:style>
  <w:style w:type="paragraph" w:styleId="34">
    <w:name w:val="List Paragraph"/>
    <w:basedOn w:val="1"/>
    <w:qFormat/>
    <w:uiPriority w:val="34"/>
    <w:pPr>
      <w:spacing w:line="360" w:lineRule="auto"/>
      <w:ind w:firstLine="420" w:firstLineChars="200"/>
    </w:pPr>
    <w:rPr>
      <w:rFonts w:ascii="宋体" w:hAnsi="宋体" w:cs="宋体"/>
      <w:sz w:val="24"/>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character" w:customStyle="1" w:styleId="36">
    <w:name w:val="font31"/>
    <w:basedOn w:val="21"/>
    <w:qFormat/>
    <w:uiPriority w:val="0"/>
    <w:rPr>
      <w:rFonts w:hint="eastAsia" w:ascii="宋体" w:hAnsi="宋体" w:eastAsia="宋体" w:cs="宋体"/>
      <w:color w:val="000000"/>
      <w:sz w:val="36"/>
      <w:szCs w:val="36"/>
      <w:u w:val="none"/>
    </w:rPr>
  </w:style>
  <w:style w:type="character" w:customStyle="1" w:styleId="37">
    <w:name w:val="font41"/>
    <w:basedOn w:val="21"/>
    <w:qFormat/>
    <w:uiPriority w:val="0"/>
    <w:rPr>
      <w:rFonts w:hint="default" w:ascii="Helvetica LT Pro" w:hAnsi="Helvetica LT Pro" w:eastAsia="Helvetica LT Pro" w:cs="Helvetica LT Pro"/>
      <w:color w:val="000000"/>
      <w:sz w:val="36"/>
      <w:szCs w:val="36"/>
      <w:u w:val="none"/>
    </w:rPr>
  </w:style>
  <w:style w:type="character" w:customStyle="1" w:styleId="38">
    <w:name w:val="font51"/>
    <w:basedOn w:val="21"/>
    <w:qFormat/>
    <w:uiPriority w:val="0"/>
    <w:rPr>
      <w:rFonts w:ascii="微软雅黑" w:hAnsi="微软雅黑" w:eastAsia="微软雅黑" w:cs="微软雅黑"/>
      <w:color w:val="000000"/>
      <w:sz w:val="36"/>
      <w:szCs w:val="36"/>
      <w:u w:val="none"/>
    </w:rPr>
  </w:style>
  <w:style w:type="character" w:customStyle="1" w:styleId="39">
    <w:name w:val="font11"/>
    <w:basedOn w:val="21"/>
    <w:qFormat/>
    <w:uiPriority w:val="0"/>
    <w:rPr>
      <w:rFonts w:hint="eastAsia" w:ascii="微软雅黑" w:hAnsi="微软雅黑" w:eastAsia="微软雅黑" w:cs="微软雅黑"/>
      <w:color w:val="333333"/>
      <w:sz w:val="36"/>
      <w:szCs w:val="36"/>
      <w:u w:val="none"/>
    </w:rPr>
  </w:style>
  <w:style w:type="paragraph" w:customStyle="1" w:styleId="40">
    <w:name w:val="文档日期"/>
    <w:basedOn w:val="41"/>
    <w:qFormat/>
    <w:uiPriority w:val="0"/>
    <w:pPr>
      <w:spacing w:before="312" w:after="312" w:line="360" w:lineRule="auto"/>
    </w:pPr>
    <w:rPr>
      <w:rFonts w:ascii="宋体" w:hAnsi="宋体"/>
      <w:sz w:val="30"/>
    </w:rPr>
  </w:style>
  <w:style w:type="paragraph" w:customStyle="1" w:styleId="41">
    <w:name w:val="图片格式"/>
    <w:basedOn w:val="1"/>
    <w:qFormat/>
    <w:uiPriority w:val="0"/>
    <w:pPr>
      <w:widowControl w:val="0"/>
      <w:jc w:val="center"/>
    </w:pPr>
    <w:rPr>
      <w:rFonts w:ascii="Calibri" w:hAnsi="Calibri"/>
      <w:kern w:val="2"/>
      <w:sz w:val="21"/>
      <w:szCs w:val="20"/>
    </w:rPr>
  </w:style>
  <w:style w:type="character" w:customStyle="1" w:styleId="42">
    <w:name w:val="font21"/>
    <w:basedOn w:val="21"/>
    <w:qFormat/>
    <w:uiPriority w:val="0"/>
    <w:rPr>
      <w:rFonts w:ascii="Calibri" w:hAnsi="Calibri" w:cs="Calibri"/>
      <w:color w:val="000000"/>
      <w:sz w:val="21"/>
      <w:szCs w:val="21"/>
      <w:u w:val="none"/>
    </w:rPr>
  </w:style>
  <w:style w:type="paragraph" w:customStyle="1" w:styleId="43">
    <w:name w:val="列出段落11"/>
    <w:basedOn w:val="1"/>
    <w:qFormat/>
    <w:uiPriority w:val="0"/>
    <w:pPr>
      <w:keepNext w:val="0"/>
      <w:keepLines w:val="0"/>
      <w:widowControl w:val="0"/>
      <w:suppressLineNumbers w:val="0"/>
      <w:spacing w:after="160" w:afterAutospacing="0" w:line="276" w:lineRule="auto"/>
      <w:ind w:firstLine="420" w:firstLineChars="200"/>
      <w:jc w:val="both"/>
    </w:pPr>
    <w:rPr>
      <w:rFonts w:hint="default" w:ascii="Times New Roman" w:hAnsi="Times New Roman" w:eastAsia="宋体" w:cs="Times New Roman"/>
      <w:kern w:val="2"/>
      <w:sz w:val="21"/>
      <w:szCs w:val="21"/>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b811b9c4-9c4a-46f7-ad75-5fa5b7b9445b</errorID>
      <errorWord>2024年09月</errorWord>
      <group>L1_Knowledge</group>
      <groupName>知识性问题</groupName>
      <ability>L2_Time</ability>
      <abilityName>日期时间</abilityName>
      <candidateList>
        <item>2024年9月</item>
      </candidateList>
      <explain>根据日常书写习惯，月份一般会省略前导零。</explain>
      <paraID>4B1D2899</paraID>
      <start>0</start>
      <end>7</end>
      <status>modified</status>
      <modifiedWord>2024年9月</modifiedWord>
      <trackRevisions>false</trackRevisions>
    </reviewItem>
    <reviewItem>
      <errorID>28de3657-e066-46da-9315-c1188a939e51</errorID>
      <errorWord>，</errorWord>
      <group>L1_Word</group>
      <groupName>字词问题</groupName>
      <ability>L2_Typo</ability>
      <abilityName>字词错误</abilityName>
      <candidateList>
        <item>，以</item>
      </candidateList>
      <explain/>
      <paraID>12428FC6</paraID>
      <start>22</start>
      <end>24</end>
      <status>modified</status>
      <modifiedWord>，以</modifiedWord>
      <trackRevisions>false</trackRevisions>
    </reviewItem>
    <reviewItem>
      <errorID>0e4abbb8-a7b7-4815-8c2b-9b2c1a3acc24</errorID>
      <errorWord>-</errorWord>
      <group>L1_Format</group>
      <groupName>格式问题</groupName>
      <ability>L2_HalfPunc_CN</ability>
      <abilityName>全半角问题</abilityName>
      <candidateList>
        <item>－</item>
      </candidateList>
      <explain>文本全半角错误。</explain>
      <paraID> 92052D1</paraID>
      <start>2</start>
      <end>3</end>
      <status>modified</status>
      <modifiedWord>－</modifiedWord>
      <trackRevisions>false</trackRevisions>
    </reviewItem>
    <reviewItem>
      <errorID>148ef315-ffb2-4475-8283-815e563252e3</errorID>
      <errorWord>:</errorWord>
      <group>L1_Format</group>
      <groupName>格式问题</groupName>
      <ability>L2_HalfPunc_CN</ability>
      <abilityName>全半角问题</abilityName>
      <candidateList>
        <item>：</item>
      </candidateList>
      <explain>文本全半角错误。</explain>
      <paraID>74C5BF76</paraID>
      <start>4</start>
      <end>5</end>
      <status>modified</status>
      <modifiedWord>：</modifiedWord>
      <trackRevisions>false</trackRevisions>
    </reviewItem>
    <reviewItem>
      <errorID>773c0849-3395-41ce-9346-158e13447744</errorID>
      <errorWord>:</errorWord>
      <group>L1_Format</group>
      <groupName>格式问题</groupName>
      <ability>L2_HalfPunc_CN</ability>
      <abilityName>全半角问题</abilityName>
      <candidateList>
        <item>：</item>
      </candidateList>
      <explain>文本全半角错误。</explain>
      <paraID>30E0A9E6</paraID>
      <start>4</start>
      <end>5</end>
      <status>modified</status>
      <modifiedWord>：</modifiedWord>
      <trackRevisions>false</trackRevisions>
    </reviewItem>
    <reviewItem>
      <errorID>0041b74f-e5d9-45fa-8be5-96d3cc713eb9</errorID>
      <errorWord>:</errorWord>
      <group>L1_Format</group>
      <groupName>格式问题</groupName>
      <ability>L2_HalfPunc_CN</ability>
      <abilityName>全半角问题</abilityName>
      <candidateList>
        <item>：</item>
      </candidateList>
      <explain>文本全半角错误。</explain>
      <paraID>39416539</paraID>
      <start>6</start>
      <end>7</end>
      <status>modified</status>
      <modifiedWord>：</modifiedWord>
      <trackRevisions>false</trackRevisions>
    </reviewItem>
    <reviewItem>
      <errorID>1facc935-60ca-472f-a475-89dfb279af37</errorID>
      <errorWord>-</errorWord>
      <group>L1_Format</group>
      <groupName>格式问题</groupName>
      <ability>L2_HalfPunc_CN</ability>
      <abilityName>全半角问题</abilityName>
      <candidateList>
        <item>－</item>
      </candidateList>
      <explain>文本全半角错误。</explain>
      <paraID> 66BA698</paraID>
      <start>4</start>
      <end>5</end>
      <status>modified</status>
      <modifiedWord>－</modifiedWord>
      <trackRevisions>false</trackRevisions>
    </reviewItem>
    <reviewItem>
      <errorID>2e0b6689-bd6b-42a7-8167-5e773e43a83e</errorID>
      <errorWord>-</errorWord>
      <group>L1_Format</group>
      <groupName>格式问题</groupName>
      <ability>L2_HalfPunc_CN</ability>
      <abilityName>全半角问题</abilityName>
      <candidateList>
        <item>－</item>
      </candidateList>
      <explain>文本全半角错误。</explain>
      <paraID>1B4E8A2F</paraID>
      <start>4</start>
      <end>5</end>
      <status>modified</status>
      <modifiedWord>－</modifiedWord>
      <trackRevisions>false</trackRevisions>
    </reviewItem>
    <reviewItem>
      <errorID>f3d983af-94a2-407b-8220-41c8d17ae61d</errorID>
      <errorWord>-</errorWord>
      <group>L1_Format</group>
      <groupName>格式问题</groupName>
      <ability>L2_HalfPunc_CN</ability>
      <abilityName>全半角问题</abilityName>
      <candidateList>
        <item>－</item>
      </candidateList>
      <explain>文本全半角错误。</explain>
      <paraID>63BD8FBD</paraID>
      <start>2</start>
      <end>3</end>
      <status>modified</status>
      <modifiedWord>－</modifiedWord>
      <trackRevisions>false</trackRevisions>
    </reviewItem>
    <reviewItem>
      <errorID>41aba0f2-1e69-42e9-a178-ff2e7fd37a8f</errorID>
      <errorWord>:</errorWord>
      <group>L1_Format</group>
      <groupName>格式问题</groupName>
      <ability>L2_HalfPunc_CN</ability>
      <abilityName>全半角问题</abilityName>
      <candidateList>
        <item>：</item>
      </candidateList>
      <explain>文本全半角错误。</explain>
      <paraID>296601DE</paraID>
      <start>4</start>
      <end>5</end>
      <status>modified</status>
      <modifiedWord>：</modifiedWord>
      <trackRevisions>false</trackRevisions>
    </reviewItem>
    <reviewItem>
      <errorID>32009d59-7e50-48cb-a763-405fea28acc6</errorID>
      <errorWord>:</errorWord>
      <group>L1_Format</group>
      <groupName>格式问题</groupName>
      <ability>L2_HalfPunc_CN</ability>
      <abilityName>全半角问题</abilityName>
      <candidateList>
        <item>：</item>
      </candidateList>
      <explain>文本全半角错误。</explain>
      <paraID>5CF4E09D</paraID>
      <start>4</start>
      <end>5</end>
      <status>modified</status>
      <modifiedWord>：</modifiedWord>
      <trackRevisions>false</trackRevisions>
    </reviewItem>
    <reviewItem>
      <errorID>c2bc95ab-3e14-4c78-8350-6e7d605d3868</errorID>
      <errorWord>:</errorWord>
      <group>L1_Format</group>
      <groupName>格式问题</groupName>
      <ability>L2_HalfPunc_CN</ability>
      <abilityName>全半角问题</abilityName>
      <candidateList>
        <item>：</item>
      </candidateList>
      <explain>文本全半角错误。</explain>
      <paraID>3614C15D</paraID>
      <start>6</start>
      <end>7</end>
      <status>modified</status>
      <modifiedWord>：</modifiedWord>
      <trackRevisions>false</trackRevisions>
    </reviewItem>
    <reviewItem>
      <errorID>dc456dde-efea-4d47-967f-36baf4d58a95</errorID>
      <errorWord>-</errorWord>
      <group>L1_Format</group>
      <groupName>格式问题</groupName>
      <ability>L2_HalfPunc_CN</ability>
      <abilityName>全半角问题</abilityName>
      <candidateList>
        <item>－</item>
      </candidateList>
      <explain>文本全半角错误。</explain>
      <paraID>3557833B</paraID>
      <start>2</start>
      <end>3</end>
      <status>modified</status>
      <modifiedWord>－</modifiedWord>
      <trackRevisions>false</trackRevisions>
    </reviewItem>
    <reviewItem>
      <errorID>21e93309-5151-4d52-a590-7d9dc48475a9</errorID>
      <errorWord>:</errorWord>
      <group>L1_Format</group>
      <groupName>格式问题</groupName>
      <ability>L2_HalfPunc_CN</ability>
      <abilityName>全半角问题</abilityName>
      <candidateList>
        <item>：</item>
      </candidateList>
      <explain>文本全半角错误。</explain>
      <paraID>771E9618</paraID>
      <start>4</start>
      <end>5</end>
      <status>modified</status>
      <modifiedWord>：</modifiedWord>
      <trackRevisions>false</trackRevisions>
    </reviewItem>
    <reviewItem>
      <errorID>f21fb4f2-b4ce-4c40-8d61-eb097e832ad0</errorID>
      <errorWord>:</errorWord>
      <group>L1_Format</group>
      <groupName>格式问题</groupName>
      <ability>L2_HalfPunc_CN</ability>
      <abilityName>全半角问题</abilityName>
      <candidateList>
        <item>：</item>
      </candidateList>
      <explain>文本全半角错误。</explain>
      <paraID>4604F8BF</paraID>
      <start>4</start>
      <end>5</end>
      <status>modified</status>
      <modifiedWord>：</modifiedWord>
      <trackRevisions>false</trackRevisions>
    </reviewItem>
    <reviewItem>
      <errorID>ad7f5c86-313b-4328-a9ea-a362480bc856</errorID>
      <errorWord>:</errorWord>
      <group>L1_Format</group>
      <groupName>格式问题</groupName>
      <ability>L2_HalfPunc_CN</ability>
      <abilityName>全半角问题</abilityName>
      <candidateList>
        <item>：</item>
      </candidateList>
      <explain>文本全半角错误。</explain>
      <paraID>7D21DC3C</paraID>
      <start>4</start>
      <end>5</end>
      <status>modified</status>
      <modifiedWord>：</modifiedWord>
      <trackRevisions>false</trackRevisions>
    </reviewItem>
    <reviewItem>
      <errorID>d0cb08df-78f2-4353-b638-730c11cb3c2e</errorID>
      <errorWord>-</errorWord>
      <group>L1_Format</group>
      <groupName>格式问题</groupName>
      <ability>L2_HalfPunc_CN</ability>
      <abilityName>全半角问题</abilityName>
      <candidateList>
        <item>－</item>
      </candidateList>
      <explain>文本全半角错误。</explain>
      <paraID>62E1F00A</paraID>
      <start>2</start>
      <end>3</end>
      <status>modified</status>
      <modifiedWord>－</modifiedWord>
      <trackRevisions>false</trackRevisions>
    </reviewItem>
    <reviewItem>
      <errorID>8091e011-6960-4656-a8f9-acb7372ad836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19AC38F5</paraID>
      <start>0</start>
      <end>2</end>
      <status>modified</status>
      <modifiedWord>1.</modifiedWord>
      <trackRevisions>false</trackRevisions>
    </reviewItem>
    <reviewItem>
      <errorID>0b4b483c-68e3-4401-bdb3-fef8337b72a5</errorID>
      <errorWord>:</errorWord>
      <group>L1_Format</group>
      <groupName>格式问题</groupName>
      <ability>L2_HalfPunc_CN</ability>
      <abilityName>全半角问题</abilityName>
      <candidateList>
        <item>：</item>
      </candidateList>
      <explain>文本全半角错误。</explain>
      <paraID>292E9603</paraID>
      <start>4</start>
      <end>5</end>
      <status>modified</status>
      <modifiedWord>：</modifiedWord>
      <trackRevisions>false</trackRevisions>
    </reviewItem>
    <reviewItem>
      <errorID>354f64c3-5559-401e-9f76-fd9f6e886b87</errorID>
      <errorWord>:</errorWord>
      <group>L1_Format</group>
      <groupName>格式问题</groupName>
      <ability>L2_HalfPunc_CN</ability>
      <abilityName>全半角问题</abilityName>
      <candidateList>
        <item>：</item>
      </candidateList>
      <explain>文本全半角错误。</explain>
      <paraID>6B1B9784</paraID>
      <start>4</start>
      <end>5</end>
      <status>modified</status>
      <modifiedWord>：</modifiedWord>
      <trackRevisions>false</trackRevisions>
    </reviewItem>
    <reviewItem>
      <errorID>0ebc2826-4a64-4f69-99e8-9940ca3c6afc</errorID>
      <errorWord>:</errorWord>
      <group>L1_Format</group>
      <groupName>格式问题</groupName>
      <ability>L2_HalfPunc_CN</ability>
      <abilityName>全半角问题</abilityName>
      <candidateList>
        <item>：</item>
      </candidateList>
      <explain>文本全半角错误。</explain>
      <paraID>780CA17C</paraID>
      <start>6</start>
      <end>7</end>
      <status>modified</status>
      <modifiedWord>：</modifiedWord>
      <trackRevisions>false</trackRevisions>
    </reviewItem>
    <reviewItem>
      <errorID>745ee986-3ffb-450b-8464-7c0740b0156e</errorID>
      <errorWord>-</errorWord>
      <group>L1_Format</group>
      <groupName>格式问题</groupName>
      <ability>L2_HalfPunc_CN</ability>
      <abilityName>全半角问题</abilityName>
      <candidateList>
        <item>－</item>
      </candidateList>
      <explain>文本全半角错误。</explain>
      <paraID>5266FA58</paraID>
      <start>2</start>
      <end>3</end>
      <status>modified</status>
      <modifiedWord>－</modifiedWord>
      <trackRevisions>false</trackRevisions>
    </reviewItem>
    <reviewItem>
      <errorID>f8f7bd26-e880-4b37-8962-4e108e148e68</errorID>
      <errorWord>:</errorWord>
      <group>L1_Format</group>
      <groupName>格式问题</groupName>
      <ability>L2_HalfPunc_CN</ability>
      <abilityName>全半角问题</abilityName>
      <candidateList>
        <item>：</item>
      </candidateList>
      <explain>文本全半角错误。</explain>
      <paraID>2E0A70C9</paraID>
      <start>4</start>
      <end>5</end>
      <status>modified</status>
      <modifiedWord>：</modifiedWord>
      <trackRevisions>false</trackRevisions>
    </reviewItem>
    <reviewItem>
      <errorID>712a44a8-9071-4c01-9255-7a9ed3d7b1e3</errorID>
      <errorWord>:</errorWord>
      <group>L1_Format</group>
      <groupName>格式问题</groupName>
      <ability>L2_HalfPunc_CN</ability>
      <abilityName>全半角问题</abilityName>
      <candidateList>
        <item>：</item>
      </candidateList>
      <explain>文本全半角错误。</explain>
      <paraID>5C8EACE1</paraID>
      <start>4</start>
      <end>5</end>
      <status>modified</status>
      <modifiedWord>：</modifiedWord>
      <trackRevisions>false</trackRevisions>
    </reviewItem>
    <reviewItem>
      <errorID>79493c03-ee11-4aca-8301-99c8df369803</errorID>
      <errorWord>:</errorWord>
      <group>L1_Format</group>
      <groupName>格式问题</groupName>
      <ability>L2_HalfPunc_CN</ability>
      <abilityName>全半角问题</abilityName>
      <candidateList>
        <item>：</item>
      </candidateList>
      <explain>文本全半角错误。</explain>
      <paraID>47A90668</paraID>
      <start>6</start>
      <end>7</end>
      <status>modified</status>
      <modifiedWord>：</modifiedWord>
      <trackRevisions>false</trackRevisions>
    </reviewItem>
    <reviewItem>
      <errorID>2ee4f674-8901-486f-9e19-abb45e340242</errorID>
      <errorWord>:</errorWord>
      <group>L1_Format</group>
      <groupName>格式问题</groupName>
      <ability>L2_HalfPunc_CN</ability>
      <abilityName>全半角问题</abilityName>
      <candidateList>
        <item>：</item>
      </candidateList>
      <explain>文本全半角错误。</explain>
      <paraID>2AA264EB</paraID>
      <start>4</start>
      <end>5</end>
      <status>modified</status>
      <modifiedWord>：</modifiedWord>
      <trackRevisions>false</trackRevisions>
    </reviewItem>
    <reviewItem>
      <errorID>865edf51-59b0-45a3-b57c-813514db601b</errorID>
      <errorWord>-</errorWord>
      <group>L1_Format</group>
      <groupName>格式问题</groupName>
      <ability>L2_HalfPunc_CN</ability>
      <abilityName>全半角问题</abilityName>
      <candidateList>
        <item>－</item>
      </candidateList>
      <explain>文本全半角错误。</explain>
      <paraID>6A7CB5E0</paraID>
      <start>4</start>
      <end>5</end>
      <status>modified</status>
      <modifiedWord>－</modifiedWord>
      <trackRevisions>false</trackRevisions>
    </reviewItem>
    <reviewItem>
      <errorID>6450a771-0bfd-4254-8cae-2a6190368d32</errorID>
      <errorWord>-</errorWord>
      <group>L1_Format</group>
      <groupName>格式问题</groupName>
      <ability>L2_HalfPunc_CN</ability>
      <abilityName>全半角问题</abilityName>
      <candidateList>
        <item>－</item>
      </candidateList>
      <explain>文本全半角错误。</explain>
      <paraID>3C3D1782</paraID>
      <start>7</start>
      <end>8</end>
      <status>modified</status>
      <modifiedWord>－</modifiedWord>
      <trackRevisions>false</trackRevisions>
    </reviewItem>
    <reviewItem>
      <errorID>cc8b17d0-75fd-4526-9fee-2653930da97c</errorID>
      <errorWord>责</errorWord>
      <group>L1_Word</group>
      <groupName>字词问题</groupName>
      <ability>L2_Typo</ability>
      <abilityName>字词错误</abilityName>
      <candidateList>
        <item>责人</item>
      </candidateList>
      <explain/>
      <paraID>3C3D1782</paraID>
      <start>13</start>
      <end>15</end>
      <status>modified</status>
      <modifiedWord>责人</modifiedWord>
      <trackRevisions>false</trackRevisions>
    </reviewItem>
    <reviewItem>
      <errorID>14a96c7a-cbf0-4920-a4f5-52f2f7fc71f3</errorID>
      <errorWord>-</errorWord>
      <group>L1_Format</group>
      <groupName>格式问题</groupName>
      <ability>L2_HalfPunc_CN</ability>
      <abilityName>全半角问题</abilityName>
      <candidateList>
        <item>－</item>
      </candidateList>
      <explain>文本全半角错误。</explain>
      <paraID>50426170</paraID>
      <start>6</start>
      <end>7</end>
      <status>modified</status>
      <modifiedWord>－</modifiedWord>
      <trackRevisions>false</trackRevisions>
    </reviewItem>
    <reviewItem>
      <errorID>7cf4515a-99f0-4d84-ae2c-5ce658669760</errorID>
      <errorWord>-</errorWord>
      <group>L1_Format</group>
      <groupName>格式问题</groupName>
      <ability>L2_HalfPunc_CN</ability>
      <abilityName>全半角问题</abilityName>
      <candidateList>
        <item>－</item>
      </candidateList>
      <explain>文本全半角错误。</explain>
      <paraID> 3558984</paraID>
      <start>6</start>
      <end>7</end>
      <status>modified</status>
      <modifiedWord>－</modifiedWord>
      <trackRevisions>false</trackRevisions>
    </reviewItem>
    <reviewItem>
      <errorID>42c40874-c607-44e6-9ba0-6c6999f80ac1</errorID>
      <errorWord>:</errorWord>
      <group>L1_Format</group>
      <groupName>格式问题</groupName>
      <ability>L2_HalfPunc_CN</ability>
      <abilityName>全半角问题</abilityName>
      <candidateList>
        <item>：</item>
      </candidateList>
      <explain>文本全半角错误。</explain>
      <paraID>2A6F3D81</paraID>
      <start>4</start>
      <end>5</end>
      <status>modified</status>
      <modifiedWord>：</modifiedWord>
      <trackRevisions>false</trackRevisions>
    </reviewItem>
    <reviewItem>
      <errorID>319a3da4-cf76-4a52-bea7-5f8927cd2525</errorID>
      <errorWord>-</errorWord>
      <group>L1_Format</group>
      <groupName>格式问题</groupName>
      <ability>L2_HalfPunc_CN</ability>
      <abilityName>全半角问题</abilityName>
      <candidateList>
        <item>－</item>
      </candidateList>
      <explain>文本全半角错误。</explain>
      <paraID>3046C48D</paraID>
      <start>2</start>
      <end>3</end>
      <status>modified</status>
      <modifiedWord>－</modifiedWord>
      <trackRevisions>false</trackRevisions>
    </reviewItem>
    <reviewItem>
      <errorID>154a551f-f7fe-4f9a-9870-306df0030535</errorID>
      <errorWord>-</errorWord>
      <group>L1_Format</group>
      <groupName>格式问题</groupName>
      <ability>L2_HalfPunc_CN</ability>
      <abilityName>全半角问题</abilityName>
      <candidateList>
        <item>－</item>
      </candidateList>
      <explain>文本全半角错误。</explain>
      <paraID>5FD6C017</paraID>
      <start>2</start>
      <end>3</end>
      <status>modified</status>
      <modifiedWord>－</modifiedWord>
      <trackRevisions>false</trackRevisions>
    </reviewItem>
    <reviewItem>
      <errorID>aa29a478-da02-4caa-899c-2b206d203718</errorID>
      <errorWord>-</errorWord>
      <group>L1_Format</group>
      <groupName>格式问题</groupName>
      <ability>L2_HalfPunc_CN</ability>
      <abilityName>全半角问题</abilityName>
      <candidateList>
        <item>－</item>
      </candidateList>
      <explain>文本全半角错误。</explain>
      <paraID>56EEEDC2</paraID>
      <start>2</start>
      <end>3</end>
      <status>modified</status>
      <modifiedWord>－</modifiedWord>
      <trackRevisions>false</trackRevisions>
    </reviewItem>
    <reviewItem>
      <errorID>593c3845-3057-4a85-920d-2b6651df9948</errorID>
      <errorWord>:</errorWord>
      <group>L1_Format</group>
      <groupName>格式问题</groupName>
      <ability>L2_HalfPunc_CN</ability>
      <abilityName>全半角问题</abilityName>
      <candidateList>
        <item>：</item>
      </candidateList>
      <explain>文本全半角错误。</explain>
      <paraID>334A6BA2</paraID>
      <start>6</start>
      <end>7</end>
      <status>modified</status>
      <modifiedWord>：</modifiedWord>
      <trackRevisions>false</trackRevisions>
    </reviewItem>
    <reviewItem>
      <errorID>66c41c72-8f72-4068-8398-d7037e519ef8</errorID>
      <errorWord>-</errorWord>
      <group>L1_Format</group>
      <groupName>格式问题</groupName>
      <ability>L2_HalfPunc_CN</ability>
      <abilityName>全半角问题</abilityName>
      <candidateList>
        <item>－</item>
      </candidateList>
      <explain>文本全半角错误。</explain>
      <paraID>3DC2DDEF</paraID>
      <start>4</start>
      <end>5</end>
      <status>modified</status>
      <modifiedWord>－</modifiedWord>
      <trackRevisions>false</trackRevisions>
    </reviewItem>
    <reviewItem>
      <errorID>0003554f-9a7d-42b3-9f22-a4602a25d360</errorID>
      <errorWord>-</errorWord>
      <group>L1_Format</group>
      <groupName>格式问题</groupName>
      <ability>L2_HalfPunc_CN</ability>
      <abilityName>全半角问题</abilityName>
      <candidateList>
        <item>－</item>
      </candidateList>
      <explain>文本全半角错误。</explain>
      <paraID>49415B26</paraID>
      <start>7</start>
      <end>8</end>
      <status>modified</status>
      <modifiedWord>－</modifiedWord>
      <trackRevisions>false</trackRevisions>
    </reviewItem>
    <reviewItem>
      <errorID>2161961d-4a9c-4aee-8648-c801eb2e7176</errorID>
      <errorWord>-</errorWord>
      <group>L1_Format</group>
      <groupName>格式问题</groupName>
      <ability>L2_HalfPunc_CN</ability>
      <abilityName>全半角问题</abilityName>
      <candidateList>
        <item>－</item>
      </candidateList>
      <explain>文本全半角错误。</explain>
      <paraID>237CE1F1</paraID>
      <start>6</start>
      <end>7</end>
      <status>modified</status>
      <modifiedWord>－</modifiedWord>
      <trackRevisions>false</trackRevisions>
    </reviewItem>
    <reviewItem>
      <errorID>c84ab288-252b-4f6a-9bda-ff4499023b5b</errorID>
      <errorWord>-</errorWord>
      <group>L1_Format</group>
      <groupName>格式问题</groupName>
      <ability>L2_HalfPunc_CN</ability>
      <abilityName>全半角问题</abilityName>
      <candidateList>
        <item>－</item>
      </candidateList>
      <explain>文本全半角错误。</explain>
      <paraID>473BC2B9</paraID>
      <start>6</start>
      <end>7</end>
      <status>modified</status>
      <modifiedWord>－</modifiedWord>
      <trackRevisions>false</trackRevisions>
    </reviewItem>
    <reviewItem>
      <errorID>e2a0624f-af6c-4655-bf80-0058f00b0f81</errorID>
      <errorWord>包</errorWord>
      <group>L1_Word</group>
      <groupName>字词问题</groupName>
      <ability>L2_Typo</ability>
      <abilityName>字词错误</abilityName>
      <candidateList>
        <item>包括</item>
      </candidateList>
      <explain/>
      <paraID>10A46DF6</paraID>
      <start>15</start>
      <end>17</end>
      <status>modified</status>
      <modifiedWord>包括</modifiedWord>
      <trackRevisions>false</trackRevisions>
    </reviewItem>
    <reviewItem>
      <errorID>a4a0d318-f517-4447-b0bc-e9ee4085e640</errorID>
      <errorWord>模版</errorWord>
      <group>L1_Word</group>
      <groupName>字词问题</groupName>
      <ability>L2_Typo</ability>
      <abilityName>字词错误</abilityName>
      <candidateList>
        <item>模板</item>
      </candidateList>
      <explain/>
      <paraID>7B95F184</paraID>
      <start>10</start>
      <end>12</end>
      <status>modified</status>
      <modifiedWord>模板</modifiedWord>
      <trackRevisions>false</trackRevisions>
    </reviewItem>
    <reviewItem>
      <errorID>fec01dd2-e08c-4bc6-bdc1-db81441ba98f</errorID>
      <errorWord>*</errorWord>
      <group>L1_Punc</group>
      <groupName>标点问题</groupName>
      <ability>L2_Punc_CN</ability>
      <abilityName>标点符号问题</abilityName>
      <candidateList/>
      <explain/>
      <paraID>2C058625</paraID>
      <start>0</start>
      <end>1</end>
      <status>unmodified</status>
      <modifiedWord/>
      <trackRevisions>false</trackRevisions>
    </reviewItem>
    <reviewItem>
      <errorID>c31a9b8a-6735-4d7d-ba04-c5310e77ea98</errorID>
      <errorWord>*</errorWord>
      <group>L1_Punc</group>
      <groupName>标点问题</groupName>
      <ability>L2_Punc_CN</ability>
      <abilityName>标点符号问题</abilityName>
      <candidateList/>
      <explain/>
      <paraID>6372AD1B</paraID>
      <start>0</start>
      <end>1</end>
      <status>unmodified</status>
      <modifiedWord/>
      <trackRevisions>false</trackRevisions>
    </reviewItem>
    <reviewItem>
      <errorID>22f7b2d1-d86a-47e6-b203-08be6347ac19</errorID>
      <errorWord>*</errorWord>
      <group>L1_Punc</group>
      <groupName>标点问题</groupName>
      <ability>L2_Punc_CN</ability>
      <abilityName>标点符号问题</abilityName>
      <candidateList/>
      <explain/>
      <paraID>4801897C</paraID>
      <start>0</start>
      <end>1</end>
      <status>unmodified</status>
      <modifiedWord/>
      <trackRevisions>false</trackRevisions>
    </reviewItem>
    <reviewItem>
      <errorID>e062d728-e76c-4619-8755-f704b49d6e52</errorID>
      <errorWord>*</errorWord>
      <group>L1_Punc</group>
      <groupName>标点问题</groupName>
      <ability>L2_Punc_CN</ability>
      <abilityName>标点符号问题</abilityName>
      <candidateList/>
      <explain/>
      <paraID>40C5E1D7</paraID>
      <start>0</start>
      <end>1</end>
      <status>unmodified</status>
      <modifiedWord/>
      <trackRevisions>false</trackRevisions>
    </reviewItem>
    <reviewItem>
      <errorID>6d3e1988-80c6-42c1-825f-d1ef994ebf64</errorID>
      <errorWord>*</errorWord>
      <group>L1_Punc</group>
      <groupName>标点问题</groupName>
      <ability>L2_Punc_CN</ability>
      <abilityName>标点符号问题</abilityName>
      <candidateList/>
      <explain/>
      <paraID>5AF2737A</paraID>
      <start>0</start>
      <end>1</end>
      <status>unmodified</status>
      <modifiedWord/>
      <trackRevisions>false</trackRevisions>
    </reviewItem>
    <reviewItem>
      <errorID>fb3575bc-7a75-44f9-8043-ef4b6386aca6</errorID>
      <errorWord>*</errorWord>
      <group>L1_Punc</group>
      <groupName>标点问题</groupName>
      <ability>L2_Punc_CN</ability>
      <abilityName>标点符号问题</abilityName>
      <candidateList/>
      <explain/>
      <paraID>7252849A</paraID>
      <start>0</start>
      <end>1</end>
      <status>unmodified</status>
      <modifiedWord/>
      <trackRevisions>false</trackRevisions>
    </reviewItem>
    <reviewItem>
      <errorID>a5ec8b2f-2435-4cfb-9c23-a9c1013cbeff</errorID>
      <errorWord>-</errorWord>
      <group>L1_Format</group>
      <groupName>格式问题</groupName>
      <ability>L2_HalfPunc_CN</ability>
      <abilityName>全半角问题</abilityName>
      <candidateList>
        <item>－</item>
      </candidateList>
      <explain>文本全半角错误。</explain>
      <paraID>545EB335</paraID>
      <start>4</start>
      <end>5</end>
      <status>modified</status>
      <modifiedWord>－</modifiedWord>
      <trackRevisions>false</trackRevisions>
    </reviewItem>
    <reviewItem>
      <errorID>c6c354ba-db0b-4aa7-9a52-52ec32bbbcaa</errorID>
      <errorWord>:</errorWord>
      <group>L1_Format</group>
      <groupName>格式问题</groupName>
      <ability>L2_HalfPunc_CN</ability>
      <abilityName>全半角问题</abilityName>
      <candidateList>
        <item>：</item>
      </candidateList>
      <explain>文本全半角错误。</explain>
      <paraID> C32143C</paraID>
      <start>4</start>
      <end>5</end>
      <status>modified</status>
      <modifiedWord>：</modifiedWord>
      <trackRevisions>false</trackRevisions>
    </reviewItem>
    <reviewItem>
      <errorID>597f5c4b-3c68-48ba-9a4a-98a1957e87ab</errorID>
      <errorWord>-</errorWord>
      <group>L1_Format</group>
      <groupName>格式问题</groupName>
      <ability>L2_HalfPunc_CN</ability>
      <abilityName>全半角问题</abilityName>
      <candidateList>
        <item>－</item>
      </candidateList>
      <explain>文本全半角错误。</explain>
      <paraID> A989A0B</paraID>
      <start>4</start>
      <end>5</end>
      <status>modified</status>
      <modifiedWord>－</modifiedWord>
      <trackRevisions>false</trackRevisions>
    </reviewItem>
    <reviewItem>
      <errorID>7b75ee44-b2e4-4650-9c3b-ea6af99e17ea</errorID>
      <errorWord>:</errorWord>
      <group>L1_Format</group>
      <groupName>格式问题</groupName>
      <ability>L2_HalfPunc_CN</ability>
      <abilityName>全半角问题</abilityName>
      <candidateList>
        <item>：</item>
      </candidateList>
      <explain>文本全半角错误。</explain>
      <paraID>62E05122</paraID>
      <start>4</start>
      <end>5</end>
      <status>modified</status>
      <modifiedWord>：</modifiedWord>
      <trackRevisions>false</trackRevisions>
    </reviewItem>
    <reviewItem>
      <errorID>295ee390-c3c2-417b-9f16-bbce1e8a78ef</errorID>
      <errorWord>-</errorWord>
      <group>L1_Format</group>
      <groupName>格式问题</groupName>
      <ability>L2_HalfPunc_CN</ability>
      <abilityName>全半角问题</abilityName>
      <candidateList>
        <item>－</item>
      </candidateList>
      <explain>文本全半角错误。</explain>
      <paraID>5F0B837C</paraID>
      <start>2</start>
      <end>3</end>
      <status>modified</status>
      <modifiedWord>－</modifiedWord>
      <trackRevisions>false</trackRevisions>
    </reviewItem>
    <reviewItem>
      <errorID>19ef4deb-fba5-4f84-ac7a-65b62c5a1df2</errorID>
      <errorWord>-</errorWord>
      <group>L1_Format</group>
      <groupName>格式问题</groupName>
      <ability>L2_HalfPunc_CN</ability>
      <abilityName>全半角问题</abilityName>
      <candidateList>
        <item>－</item>
      </candidateList>
      <explain>文本全半角错误。</explain>
      <paraID>312FBF10</paraID>
      <start>4</start>
      <end>5</end>
      <status>modified</status>
      <modifiedWord>－</modifiedWord>
      <trackRevisions>false</trackRevisions>
    </reviewItem>
    <reviewItem>
      <errorID>6d10d086-aff2-4b7e-886b-38a4931dcf50</errorID>
      <errorWord>-</errorWord>
      <group>L1_Format</group>
      <groupName>格式问题</groupName>
      <ability>L2_HalfPunc_CN</ability>
      <abilityName>全半角问题</abilityName>
      <candidateList>
        <item>－</item>
      </candidateList>
      <explain>文本全半角错误。</explain>
      <paraID>3B6A1B1B</paraID>
      <start>4</start>
      <end>5</end>
      <status>modified</status>
      <modifiedWord>－</modifiedWord>
      <trackRevisions>false</trackRevisions>
    </reviewItem>
    <reviewItem>
      <errorID>7ccc4710-6255-4d03-ae1a-72041ab82a6e</errorID>
      <errorWord>:</errorWord>
      <group>L1_Format</group>
      <groupName>格式问题</groupName>
      <ability>L2_HalfPunc_CN</ability>
      <abilityName>全半角问题</abilityName>
      <candidateList>
        <item>：</item>
      </candidateList>
      <explain>文本全半角错误。</explain>
      <paraID>3C5C3B9A</paraID>
      <start>6</start>
      <end>7</end>
      <status>modified</status>
      <modifiedWord>：</modifiedWord>
      <trackRevisions>false</trackRevisions>
    </reviewItem>
    <reviewItem>
      <errorID>bd9bd17b-6bf6-4d87-bb91-ff4939b74087</errorID>
      <errorWord>于</errorWord>
      <group>L1_Word</group>
      <groupName>字词问题</groupName>
      <ability>L2_Typo</ability>
      <abilityName>字词错误</abilityName>
      <candidateList>
        <item>与</item>
      </candidateList>
      <explain/>
      <paraID>5DD73305</paraID>
      <start>0</start>
      <end>1</end>
      <status>modified</status>
      <modifiedWord>与</modifiedWord>
      <trackRevisions>false</trackRevisions>
    </reviewItem>
    <reviewItem>
      <errorID>c46fabb1-a793-4969-9a91-5a91cb758400</errorID>
      <errorWord>-</errorWord>
      <group>L1_Format</group>
      <groupName>格式问题</groupName>
      <ability>L2_HalfPunc_CN</ability>
      <abilityName>全半角问题</abilityName>
      <candidateList>
        <item>－</item>
      </candidateList>
      <explain>文本全半角错误。</explain>
      <paraID>231B4390</paraID>
      <start>8</start>
      <end>9</end>
      <status>modified</status>
      <modifiedWord>－</modifiedWord>
      <trackRevisions>false</trackRevisions>
    </reviewItem>
    <reviewItem>
      <errorID>fc0d8a1e-93d7-4b4a-9bc8-a478fae9c1cc</errorID>
      <errorWord>-</errorWord>
      <group>L1_Format</group>
      <groupName>格式问题</groupName>
      <ability>L2_HalfPunc_CN</ability>
      <abilityName>全半角问题</abilityName>
      <candidateList>
        <item>－</item>
      </candidateList>
      <explain>文本全半角错误。</explain>
      <paraID>231B4390</paraID>
      <start>17</start>
      <end>18</end>
      <status>modified</status>
      <modifiedWord>－</modifiedWord>
      <trackRevisions>false</trackRevisions>
    </reviewItem>
    <reviewItem>
      <errorID>ecd6b62a-56c8-4635-ad60-64bea3c611ac</errorID>
      <errorWord>于</errorWord>
      <group>L1_Word</group>
      <groupName>字词问题</groupName>
      <ability>L2_Typo</ability>
      <abilityName>字词错误</abilityName>
      <candidateList>
        <item>与</item>
      </candidateList>
      <explain/>
      <paraID> F100271</paraID>
      <start>0</start>
      <end>1</end>
      <status>modified</status>
      <modifiedWord>与</modifiedWord>
      <trackRevisions>false</trackRevisions>
    </reviewItem>
    <reviewItem>
      <errorID>68f87642-06fc-4bf7-84fc-2d0e8ec9f694</errorID>
      <errorWord>-</errorWord>
      <group>L1_Format</group>
      <groupName>格式问题</groupName>
      <ability>L2_HalfPunc_CN</ability>
      <abilityName>全半角问题</abilityName>
      <candidateList>
        <item>－</item>
      </candidateList>
      <explain>文本全半角错误。</explain>
      <paraID>730FD72F</paraID>
      <start>8</start>
      <end>9</end>
      <status>modified</status>
      <modifiedWord>－</modifiedWord>
      <trackRevisions>false</trackRevisions>
    </reviewItem>
    <reviewItem>
      <errorID>ba4d1847-c4bd-4915-8398-30caed4311cd</errorID>
      <errorWord>-</errorWord>
      <group>L1_Format</group>
      <groupName>格式问题</groupName>
      <ability>L2_HalfPunc_CN</ability>
      <abilityName>全半角问题</abilityName>
      <candidateList>
        <item>－</item>
      </candidateList>
      <explain>文本全半角错误。</explain>
      <paraID>730FD72F</paraID>
      <start>17</start>
      <end>18</end>
      <status>modified</status>
      <modifiedWord>－</modifiedWord>
      <trackRevisions>false</trackRevisions>
    </reviewItem>
    <reviewItem>
      <errorID>d5d93699-26c9-48ff-867d-81ed7df562bb</errorID>
      <errorWord>后督</errorWord>
      <group>L1_Word</group>
      <groupName>字词问题</groupName>
      <ability>L2_Typo</ability>
      <abilityName>字词错误</abilityName>
      <candidateList>
        <item>后台</item>
      </candidateList>
      <explain/>
      <paraID>5ED076BD</paraID>
      <start>34</start>
      <end>36</end>
      <status>modified</status>
      <modifiedWord>后台</modifiedWord>
      <trackRevisions>false</trackRevisions>
    </reviewItem>
    <reviewItem>
      <errorID>66bf98ea-2d91-4a9d-8852-151c0d36b2d9</errorID>
      <errorWord>*</errorWord>
      <group>L1_Punc</group>
      <groupName>标点问题</groupName>
      <ability>L2_Punc_CN</ability>
      <abilityName>标点符号问题</abilityName>
      <candidateList/>
      <explain/>
      <paraID>3FDF7E3C</paraID>
      <start>0</start>
      <end>1</end>
      <status>unmodified</status>
      <modifiedWord/>
      <trackRevisions>false</trackRevisions>
    </reviewItem>
    <reviewItem>
      <errorID>7c5be0be-f167-4738-9cbe-164f97755f12</errorID>
      <errorWord>*</errorWord>
      <group>L1_Punc</group>
      <groupName>标点问题</groupName>
      <ability>L2_Punc_CN</ability>
      <abilityName>标点符号问题</abilityName>
      <candidateList/>
      <explain/>
      <paraID> 6405C0A</paraID>
      <start>0</start>
      <end>1</end>
      <status>unmodified</status>
      <modifiedWord/>
      <trackRevisions>false</trackRevisions>
    </reviewItem>
    <reviewItem>
      <errorID>dce79119-3202-4014-b860-a6f8d1304915</errorID>
      <errorWord>*</errorWord>
      <group>L1_Punc</group>
      <groupName>标点问题</groupName>
      <ability>L2_Punc_CN</ability>
      <abilityName>标点符号问题</abilityName>
      <candidateList/>
      <explain/>
      <paraID>7868320B</paraID>
      <start>0</start>
      <end>1</end>
      <status>unmodified</status>
      <modifiedWord/>
      <trackRevisions>false</trackRevisions>
    </reviewItem>
    <reviewItem>
      <errorID>e202418c-3c5a-4ca4-9344-3fd610656007</errorID>
      <errorWord>*</errorWord>
      <group>L1_Punc</group>
      <groupName>标点问题</groupName>
      <ability>L2_Punc_CN</ability>
      <abilityName>标点符号问题</abilityName>
      <candidateList/>
      <explain/>
      <paraID>35210B4A</paraID>
      <start>0</start>
      <end>1</end>
      <status>unmodified</status>
      <modifiedWord/>
      <trackRevisions>false</trackRevisions>
    </reviewItem>
    <reviewItem>
      <errorID>4e92b8bb-159b-4138-bf3d-ee267507f9c1</errorID>
      <errorWord>*</errorWord>
      <group>L1_Punc</group>
      <groupName>标点问题</groupName>
      <ability>L2_Punc_CN</ability>
      <abilityName>标点符号问题</abilityName>
      <candidateList/>
      <explain/>
      <paraID>6784DAF3</paraID>
      <start>0</start>
      <end>1</end>
      <status>unmodified</status>
      <modifiedWord/>
      <trackRevisions>false</trackRevisions>
    </reviewItem>
    <reviewItem>
      <errorID>a5f44a18-0cac-40ff-afda-221ad818eeb3</errorID>
      <errorWord>*</errorWord>
      <group>L1_Punc</group>
      <groupName>标点问题</groupName>
      <ability>L2_Punc_CN</ability>
      <abilityName>标点符号问题</abilityName>
      <candidateList/>
      <explain/>
      <paraID>4950B2DF</paraID>
      <start>0</start>
      <end>1</end>
      <status>unmodified</status>
      <modifiedWord/>
      <trackRevisions>false</trackRevisions>
    </reviewItem>
    <reviewItem>
      <errorID>f501897a-726e-45ca-aa81-377d255c026b</errorID>
      <errorWord>*</errorWord>
      <group>L1_Punc</group>
      <groupName>标点问题</groupName>
      <ability>L2_Punc_CN</ability>
      <abilityName>标点符号问题</abilityName>
      <candidateList/>
      <explain/>
      <paraID>3E672F84</paraID>
      <start>0</start>
      <end>1</end>
      <status>unmodified</status>
      <modifiedWord/>
      <trackRevisions>false</trackRevisions>
    </reviewItem>
    <reviewItem>
      <errorID>2069c93a-ca05-4ac4-a540-ed9d1a9b848c</errorID>
      <errorWord>*</errorWord>
      <group>L1_Punc</group>
      <groupName>标点问题</groupName>
      <ability>L2_Punc_CN</ability>
      <abilityName>标点符号问题</abilityName>
      <candidateList/>
      <explain/>
      <paraID>470AC270</paraID>
      <start>0</start>
      <end>1</end>
      <status>unmodified</status>
      <modifiedWord/>
      <trackRevisions>false</trackRevisions>
    </reviewItem>
    <reviewItem>
      <errorID>ad20180c-68c3-4fe6-9c47-4fcff55acc5c</errorID>
      <errorWord>*</errorWord>
      <group>L1_Punc</group>
      <groupName>标点问题</groupName>
      <ability>L2_Punc_CN</ability>
      <abilityName>标点符号问题</abilityName>
      <candidateList/>
      <explain/>
      <paraID>4D5AEDA3</paraID>
      <start>0</start>
      <end>1</end>
      <status>unmodified</status>
      <modifiedWord/>
      <trackRevisions>false</trackRevisions>
    </reviewItem>
    <reviewItem>
      <errorID>3cbbd47c-f56f-43c7-a346-3d9d740d0441</errorID>
      <errorWord>：：</errorWord>
      <group>L1_Punc</group>
      <groupName>标点问题</groupName>
      <ability>L2_Punc_CN</ability>
      <abilityName>标点符号问题</abilityName>
      <candidateList>
        <item>：</item>
      </candidateList>
      <explain/>
      <paraID>1A9C44F6</paraID>
      <start>15</start>
      <end>16</end>
      <status>modified</status>
      <modifiedWord>：</modifiedWord>
      <trackRevisions>false</trackRevisions>
    </reviewItem>
    <reviewItem>
      <errorID>c2a50493-e219-46cd-8327-bf15c4ed3e28</errorID>
      <errorWord>-</errorWord>
      <group>L1_Format</group>
      <groupName>格式问题</groupName>
      <ability>L2_HalfPunc_CN</ability>
      <abilityName>全半角问题</abilityName>
      <candidateList>
        <item>－</item>
      </candidateList>
      <explain>文本全半角错误。</explain>
      <paraID>30184135</paraID>
      <start>4</start>
      <end>5</end>
      <status>modified</status>
      <modifiedWord>－</modifiedWord>
      <trackRevisions>false</trackRevisions>
    </reviewItem>
    <reviewItem>
      <errorID>a31faee1-618e-4556-85ed-d2fcddec1741</errorID>
      <errorWord>-</errorWord>
      <group>L1_Format</group>
      <groupName>格式问题</groupName>
      <ability>L2_HalfPunc_CN</ability>
      <abilityName>全半角问题</abilityName>
      <candidateList>
        <item>－</item>
      </candidateList>
      <explain>文本全半角错误。</explain>
      <paraID>4EE4EDD4</paraID>
      <start>7</start>
      <end>8</end>
      <status>modified</status>
      <modifiedWord>－</modifiedWord>
      <trackRevisions>false</trackRevisions>
    </reviewItem>
    <reviewItem>
      <errorID>a0c1d0e1-8023-4b05-a41e-257b95a0ac5a</errorID>
      <errorWord>:</errorWord>
      <group>L1_Format</group>
      <groupName>格式问题</groupName>
      <ability>L2_HalfPunc_CN</ability>
      <abilityName>全半角问题</abilityName>
      <candidateList>
        <item>：</item>
      </candidateList>
      <explain>文本全半角错误。</explain>
      <paraID>3BE0CAA9</paraID>
      <start>4</start>
      <end>5</end>
      <status>modified</status>
      <modifiedWord>：</modifiedWord>
      <trackRevisions>false</trackRevisions>
    </reviewItem>
    <reviewItem>
      <errorID>68cf6d3e-1dac-4185-8510-ebd06859d405</errorID>
      <errorWord>-</errorWord>
      <group>L1_Format</group>
      <groupName>格式问题</groupName>
      <ability>L2_HalfPunc_CN</ability>
      <abilityName>全半角问题</abilityName>
      <candidateList>
        <item>－</item>
      </candidateList>
      <explain>文本全半角错误。</explain>
      <paraID>37456ED8</paraID>
      <start>4</start>
      <end>5</end>
      <status>modified</status>
      <modifiedWord>－</modifiedWord>
      <trackRevisions>false</trackRevisions>
    </reviewItem>
    <reviewItem>
      <errorID>c0f7d4a1-956d-4711-9e1b-5f034fff0a86</errorID>
      <errorWord>:</errorWord>
      <group>L1_Format</group>
      <groupName>格式问题</groupName>
      <ability>L2_HalfPunc_CN</ability>
      <abilityName>全半角问题</abilityName>
      <candidateList>
        <item>：</item>
      </candidateList>
      <explain>文本全半角错误。</explain>
      <paraID>6B483EE6</paraID>
      <start>4</start>
      <end>5</end>
      <status>modified</status>
      <modifiedWord>：</modifiedWord>
      <trackRevisions>false</trackRevisions>
    </reviewItem>
    <reviewItem>
      <errorID>7579f20a-ab95-4e89-8ea7-25cde10ea4fc</errorID>
      <errorWord>模版</errorWord>
      <group>L1_Word</group>
      <groupName>字词问题</groupName>
      <ability>L2_Typo</ability>
      <abilityName>字词错误</abilityName>
      <candidateList>
        <item>模板</item>
      </candidateList>
      <explain>存在发音相同字词的误用。</explain>
      <paraID>25B70EF3</paraID>
      <start>7</start>
      <end>9</end>
      <status>modified</status>
      <modifiedWord>模板</modifiedWord>
      <trackRevisions>false</trackRevisions>
    </reviewItem>
    <reviewItem>
      <errorID>95a48191-d6fd-4aff-9252-39d28047c36a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31BE1A55</paraID>
      <start>0</start>
      <end>2</end>
      <status>modified</status>
      <modifiedWord>1.</modifiedWord>
      <trackRevisions>false</trackRevisions>
    </reviewItem>
    <reviewItem>
      <errorID>acbd82ad-7333-4e52-b38d-5b22e40c3d0f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614DCE77</paraID>
      <start>0</start>
      <end>2</end>
      <status>modified</status>
      <modifiedWord>2.</modifiedWord>
      <trackRevisions>false</trackRevisions>
    </reviewItem>
    <reviewItem>
      <errorID>2a64011b-e219-4359-b371-49d4523d1a4a</errorID>
      <errorWord>成</errorWord>
      <group>L1_Word</group>
      <groupName>字词问题</groupName>
      <ability>L2_Typo</ability>
      <abilityName>字词错误</abilityName>
      <candidateList>
        <item>成后</item>
      </candidateList>
      <explain/>
      <paraID>614DCE77</paraID>
      <start>28</start>
      <end>30</end>
      <status>modified</status>
      <modifiedWord>成后</modifiedWord>
      <trackRevisions>false</trackRevisions>
    </reviewItem>
    <reviewItem>
      <errorID>f4020581-355a-49e9-ba00-2dbd51243306</errorID>
      <errorWord>-</errorWord>
      <group>L1_Format</group>
      <groupName>格式问题</groupName>
      <ability>L2_HalfPunc_CN</ability>
      <abilityName>全半角问题</abilityName>
      <candidateList>
        <item>－</item>
      </candidateList>
      <explain>文本全半角错误。</explain>
      <paraID>392ABEEC</paraID>
      <start>6</start>
      <end>7</end>
      <status>modified</status>
      <modifiedWord>－</modifiedWord>
      <trackRevisions>false</trackRevisions>
    </reviewItem>
    <reviewItem>
      <errorID>cd86c9d4-2636-4d8a-9b57-2c27f635a34b</errorID>
      <errorWord>后督管理</errorWord>
      <group>L1_Word</group>
      <groupName>字词问题</groupName>
      <ability>L2_Typo</ability>
      <abilityName>字词错误</abilityName>
      <candidateList>
        <item>后台管理</item>
      </candidateList>
      <explain/>
      <paraID>528B12D0</paraID>
      <start>18</start>
      <end>22</end>
      <status>modified</status>
      <modifiedWord>后台管理</modifiedWord>
      <trackRevisions>false</trackRevisions>
    </reviewItem>
    <reviewItem>
      <errorID>d85ea351-ebbd-4011-b2e2-f8819dc98743</errorID>
      <errorWord>已将</errorWord>
      <group>L1_Word</group>
      <groupName>字词问题</groupName>
      <ability>L2_Typo</ability>
      <abilityName>字词错误</abilityName>
      <candidateList>
        <item>已经</item>
      </candidateList>
      <explain>存在发音相近字词的误用。</explain>
      <paraID>  E4569F</paraID>
      <start>9</start>
      <end>11</end>
      <status>modified</status>
      <modifiedWord>已经</modifiedWord>
      <trackRevisions>false</trackRevisions>
    </reviewItem>
    <reviewItem>
      <errorID>75f5cc2f-dc1c-432a-b0f1-8986ec2dce95</errorID>
      <errorWord>后督管理</errorWord>
      <group>L1_Word</group>
      <groupName>字词问题</groupName>
      <ability>L2_Typo</ability>
      <abilityName>字词错误</abilityName>
      <candidateList>
        <item>后台管理</item>
      </candidateList>
      <explain/>
      <paraID>2DA382D1</paraID>
      <start>18</start>
      <end>22</end>
      <status>modified</status>
      <modifiedWord>后台管理</modifiedWord>
      <trackRevisions>false</trackRevisions>
    </reviewItem>
    <reviewItem>
      <errorID>198727f3-93ad-474f-900b-d051cb2af8db</errorID>
      <errorWord>统一</errorWord>
      <group>L1_Word</group>
      <groupName>字词问题</groupName>
      <ability>L2_Typo</ability>
      <abilityName>字词错误</abilityName>
      <candidateList>
        <item>同一</item>
      </candidateList>
      <explain/>
      <paraID>4CB144CF</paraID>
      <start>41</start>
      <end>43</end>
      <status>modified</status>
      <modifiedWord>同一</modifiedWord>
      <trackRevisions>false</trackRevisions>
    </reviewItem>
    <reviewItem>
      <errorID>6d064583-da9d-49b7-b320-3768489e1582</errorID>
      <errorWord>统一</errorWord>
      <group>L1_Word</group>
      <groupName>字词问题</groupName>
      <ability>L2_Typo</ability>
      <abilityName>字词错误</abilityName>
      <candidateList>
        <item>同一</item>
      </candidateList>
      <explain/>
      <paraID>4EB18610</paraID>
      <start>41</start>
      <end>43</end>
      <status>modified</status>
      <modifiedWord>同一</modifiedWord>
      <trackRevisions>false</trackRevisions>
    </reviewItem>
    <reviewItem>
      <errorID>80cb9669-d209-45ef-b22e-bffbcc38e9b5</errorID>
      <errorWord>登陆</errorWord>
      <group>L1_Word</group>
      <groupName>字词问题</groupName>
      <ability>L2_Typo</ability>
      <abilityName>字词错误</abilityName>
      <candidateList>
        <item>登录</item>
      </candidateList>
      <explain/>
      <paraID>3C5E23D3</paraID>
      <start>8</start>
      <end>10</end>
      <status>modified</status>
      <modifiedWord>登录</modifiedWord>
      <trackRevisions>false</trackRevisions>
    </reviewItem>
    <reviewItem>
      <errorID>111ebc12-39e3-4fbf-a2dc-c29cebf80d6f</errorID>
      <errorWord>统一</errorWord>
      <group>L1_Word</group>
      <groupName>字词问题</groupName>
      <ability>L2_Typo</ability>
      <abilityName>字词错误</abilityName>
      <candidateList>
        <item>同一</item>
      </candidateList>
      <explain/>
      <paraID>20AFF908</paraID>
      <start>41</start>
      <end>43</end>
      <status>modified</status>
      <modifiedWord>同一</modifiedWord>
      <trackRevisions>false</trackRevisions>
    </reviewItem>
    <reviewItem>
      <errorID>a0311965-3f4a-4a62-95c9-b338b3254c40</errorID>
      <errorWord>登陆</errorWord>
      <group>L1_Word</group>
      <groupName>字词问题</groupName>
      <ability>L2_Typo</ability>
      <abilityName>字词错误</abilityName>
      <candidateList>
        <item>登录</item>
      </candidateList>
      <explain/>
      <paraID>38F17727</paraID>
      <start>8</start>
      <end>10</end>
      <status>modified</status>
      <modifiedWord>登录</modifiedWord>
      <trackRevisions>false</trackRevisions>
    </reviewItem>
    <reviewItem>
      <errorID>e14f4747-2df3-41a0-af3e-0f456f30a9e4</errorID>
      <errorWord>!</errorWord>
      <group>L1_Format</group>
      <groupName>格式问题</groupName>
      <ability>L2_HalfPunc_CN</ability>
      <abilityName>全半角问题</abilityName>
      <candidateList>
        <item>！</item>
      </candidateList>
      <explain>文本全半角错误。</explain>
      <paraID>1C0DF0B9</paraID>
      <start>70</start>
      <end>71</end>
      <status>modified</status>
      <modifiedWord>！</modifiedWord>
      <trackRevisions>false</trackRevisions>
    </reviewItem>
    <reviewItem>
      <errorID>8dce733d-7e57-44af-9ce3-b5bab42ebf1b</errorID>
      <errorWord>统一</errorWord>
      <group>L1_Word</group>
      <groupName>字词问题</groupName>
      <ability>L2_Typo</ability>
      <abilityName>字词错误</abilityName>
      <candidateList>
        <item>同一</item>
      </candidateList>
      <explain/>
      <paraID>546177A9</paraID>
      <start>41</start>
      <end>43</end>
      <status>modified</status>
      <modifiedWord>同一</modifiedWord>
      <trackRevisions>false</trackRevisions>
    </reviewItem>
    <reviewItem>
      <errorID>60e55fca-5cc2-4315-a56e-2bdef667681c</errorID>
      <errorWord>搜有</errorWord>
      <group>L1_Word</group>
      <groupName>字词问题</groupName>
      <ability>L2_Typo</ability>
      <abilityName>字词错误</abilityName>
      <candidateList>
        <item>所有</item>
      </candidateList>
      <explain/>
      <paraID>6B9F2A2E</paraID>
      <start>8</start>
      <end>10</end>
      <status>modified</status>
      <modifiedWord>所有</modifiedWord>
      <trackRevisions>false</trackRevisions>
    </reviewItem>
    <reviewItem>
      <errorID>37ed87ad-32de-4b25-8aa0-71c1ba908fe4</errorID>
      <errorWord>模版</errorWord>
      <group>L1_Word</group>
      <groupName>字词问题</groupName>
      <ability>L2_Typo</ability>
      <abilityName>字词错误</abilityName>
      <candidateList>
        <item>模板</item>
      </candidateList>
      <explain/>
      <paraID>5091B15B</paraID>
      <start>1</start>
      <end>3</end>
      <status>modified</status>
      <modifiedWord>模板</modifiedWord>
      <trackRevisions>false</trackRevisions>
    </reviewItem>
    <reviewItem>
      <errorID>3481100e-7605-45b9-a2ce-677e742643f9</errorID>
      <errorWord>模版</errorWord>
      <group>L1_Word</group>
      <groupName>字词问题</groupName>
      <ability>L2_Typo</ability>
      <abilityName>字词错误</abilityName>
      <candidateList>
        <item>模板</item>
      </candidateList>
      <explain>存在发音相同字词的误用。</explain>
      <paraID>29295315</paraID>
      <start>8</start>
      <end>10</end>
      <status>modified</status>
      <modifiedWord>模板</modifiedWord>
      <trackRevisions>false</trackRevisions>
    </reviewItem>
    <reviewItem>
      <errorID>c3383b93-e8c2-40ef-b799-230385f0eb93</errorID>
      <errorWord>模版</errorWord>
      <group>L1_Word</group>
      <groupName>字词问题</groupName>
      <ability>L2_Typo</ability>
      <abilityName>字词错误</abilityName>
      <candidateList>
        <item>模板</item>
      </candidateList>
      <explain>存在发音相同字词的误用。</explain>
      <paraID>29295315</paraID>
      <start>17</start>
      <end>19</end>
      <status>modified</status>
      <modifiedWord>模板</modifiedWord>
      <trackRevisions>false</trackRevisions>
    </reviewItem>
    <reviewItem>
      <errorID>e3da1264-d79d-420b-92ac-2dc2c031a939</errorID>
      <errorWord>上次</errorWord>
      <group>L1_Word</group>
      <groupName>字词问题</groupName>
      <ability>L2_Typo</ability>
      <abilityName>字词错误</abilityName>
      <candidateList>
        <item>上传</item>
      </candidateList>
      <explain/>
      <paraID>7E759BF4</paraID>
      <start>16</start>
      <end>18</end>
      <status>modified</status>
      <modifiedWord>上传</modifiedWord>
      <trackRevisions>false</trackRevisions>
    </reviewItem>
    <reviewItem>
      <errorID>6f98bf45-8c1b-4d18-bc1d-0b4bcc3ade4d</errorID>
      <errorWord>建</errorWord>
      <group>L1_Word</group>
      <groupName>字词问题</groupName>
      <ability>L2_Typo</ability>
      <abilityName>字词错误</abilityName>
      <candidateList>
        <item>建人</item>
      </candidateList>
      <explain/>
      <paraID>183C25B0</paraID>
      <start>35</start>
      <end>37</end>
      <status>modified</status>
      <modifiedWord>建人</modifiedWord>
      <trackRevisions>false</trackRevisions>
    </reviewItem>
    <reviewItem>
      <errorID>de15ff58-01b7-4f96-aab9-b62df939c9e7</errorID>
      <errorWord>”</errorWord>
      <group>L1_Punc</group>
      <groupName>标点问题</groupName>
      <ability>L2_Punc_CN</ability>
      <abilityName>标点符号问题</abilityName>
      <candidateList>
        <item>“</item>
      </candidateList>
      <explain>注意检查双引号的方向是否正确。</explain>
      <paraID>4D331769</paraID>
      <start>31</start>
      <end>32</end>
      <status>modified</status>
      <modifiedWord>“</modifiedWord>
      <trackRevisions>false</trackRevisions>
    </reviewItem>
    <reviewItem>
      <errorID>152351ba-cf93-4781-8d6e-7e647dbd0da8</errorID>
      <errorWord>“</errorWord>
      <group>L1_Punc</group>
      <groupName>标点问题</groupName>
      <ability>L2_Punc_CN</ability>
      <abilityName>标点符号问题</abilityName>
      <candidateList>
        <item>”</item>
      </candidateList>
      <explain>注意检查双引号的方向是否正确。</explain>
      <paraID>4D331769</paraID>
      <start>38</start>
      <end>39</end>
      <status>modified</status>
      <modifiedWord>”</modifiedWord>
      <trackRevisions>false</trackRevisions>
    </reviewItem>
    <reviewItem>
      <errorID>e8a5ac2c-0cc4-44cb-b802-3809c7559657</errorID>
      <errorWord>”</errorWord>
      <group>L1_Punc</group>
      <groupName>标点问题</groupName>
      <ability>L2_Punc_CN</ability>
      <abilityName>标点符号问题</abilityName>
      <candidateList>
        <item>“</item>
      </candidateList>
      <explain>注意检查双引号的方向是否正确。</explain>
      <paraID>4D331769</paraID>
      <start>53</start>
      <end>54</end>
      <status>modified</status>
      <modifiedWord>“</modifiedWord>
      <trackRevisions>false</trackRevisions>
    </reviewItem>
    <reviewItem>
      <errorID>b266c3a7-49fb-4bf0-bf26-528eecbbb62e</errorID>
      <errorWord>“</errorWord>
      <group>L1_Punc</group>
      <groupName>标点问题</groupName>
      <ability>L2_Punc_CN</ability>
      <abilityName>标点符号问题</abilityName>
      <candidateList>
        <item>”</item>
      </candidateList>
      <explain>注意检查双引号的方向是否正确。</explain>
      <paraID>4D331769</paraID>
      <start>59</start>
      <end>60</end>
      <status>modified</status>
      <modifiedWord>”</modifiedWord>
      <trackRevisions>false</trackRevisions>
    </reviewItem>
    <reviewItem>
      <errorID>e6d68481-76bc-4726-b036-7f5ddaeac6b1</errorID>
      <errorWord>-</errorWord>
      <group>L1_Format</group>
      <groupName>格式问题</groupName>
      <ability>L2_HalfPunc_CN</ability>
      <abilityName>全半角问题</abilityName>
      <candidateList>
        <item>－</item>
      </candidateList>
      <explain>文本全半角错误。</explain>
      <paraID> 3024300</paraID>
      <start>4</start>
      <end>5</end>
      <status>modified</status>
      <modifiedWord>－</modifiedWord>
      <trackRevisions>false</trackRevisions>
    </reviewItem>
    <reviewItem>
      <errorID>0f3f97fa-2fe7-4ef8-9519-980c7675ace0</errorID>
      <errorWord>:</errorWord>
      <group>L1_Format</group>
      <groupName>格式问题</groupName>
      <ability>L2_HalfPunc_CN</ability>
      <abilityName>全半角问题</abilityName>
      <candidateList>
        <item>：</item>
      </candidateList>
      <explain>文本全半角错误。</explain>
      <paraID>55AA20DB</paraID>
      <start>4</start>
      <end>5</end>
      <status>modified</status>
      <modifiedWord>：</modifiedWord>
      <trackRevisions>false</trackRevisions>
    </reviewItem>
    <reviewItem>
      <errorID>0ef29e7a-3e54-407c-a4f6-191ce771ff31</errorID>
      <errorWord>-</errorWord>
      <group>L1_Format</group>
      <groupName>格式问题</groupName>
      <ability>L2_HalfPunc_CN</ability>
      <abilityName>全半角问题</abilityName>
      <candidateList>
        <item>－</item>
      </candidateList>
      <explain>文本全半角错误。</explain>
      <paraID>1D285386</paraID>
      <start>4</start>
      <end>5</end>
      <status>modified</status>
      <modifiedWord>－</modifiedWord>
      <trackRevisions>false</trackRevisions>
    </reviewItem>
    <reviewItem>
      <errorID>1b992de0-0dfc-4f2f-ac07-bae2f1e63ba2</errorID>
      <errorWord>:</errorWord>
      <group>L1_Format</group>
      <groupName>格式问题</groupName>
      <ability>L2_HalfPunc_CN</ability>
      <abilityName>全半角问题</abilityName>
      <candidateList>
        <item>：</item>
      </candidateList>
      <explain>文本全半角错误。</explain>
      <paraID>320701A8</paraID>
      <start>4</start>
      <end>5</end>
      <status>modified</status>
      <modifiedWord>：</modifiedWord>
      <trackRevisions>false</trackRevisions>
    </reviewItem>
    <reviewItem>
      <errorID>df2b50eb-4841-4221-b887-6a0ccf7f99b3</errorID>
      <errorWord>-</errorWord>
      <group>L1_Format</group>
      <groupName>格式问题</groupName>
      <ability>L2_HalfPunc_CN</ability>
      <abilityName>全半角问题</abilityName>
      <candidateList>
        <item>－</item>
      </candidateList>
      <explain>文本全半角错误。</explain>
      <paraID>70BEE2A0</paraID>
      <start>2</start>
      <end>3</end>
      <status>modified</status>
      <modifiedWord>－</modifiedWord>
      <trackRevisions>false</trackRevisions>
    </reviewItem>
    <reviewItem>
      <errorID>2ba45040-1fed-444c-b0eb-2861ee276e54</errorID>
      <errorWord>:</errorWord>
      <group>L1_Format</group>
      <groupName>格式问题</groupName>
      <ability>L2_HalfPunc_CN</ability>
      <abilityName>全半角问题</abilityName>
      <candidateList>
        <item>：</item>
      </candidateList>
      <explain>文本全半角错误。</explain>
      <paraID>3F58667F</paraID>
      <start>4</start>
      <end>5</end>
      <status>modified</status>
      <modifiedWord>：</modifiedWord>
      <trackRevisions>false</trackRevisions>
    </reviewItem>
    <reviewItem>
      <errorID>ffa71064-3c1e-42b2-8ae6-957b491766ad</errorID>
      <errorWord>-</errorWord>
      <group>L1_Format</group>
      <groupName>格式问题</groupName>
      <ability>L2_HalfPunc_CN</ability>
      <abilityName>全半角问题</abilityName>
      <candidateList>
        <item>－</item>
      </candidateList>
      <explain>文本全半角错误。</explain>
      <paraID>583A8550</paraID>
      <start>4</start>
      <end>5</end>
      <status>modified</status>
      <modifiedWord>－</modifiedWord>
      <trackRevisions>false</trackRevisions>
    </reviewItem>
    <reviewItem>
      <errorID>5cd6c9dc-c2a0-42fd-820c-991b44daab35</errorID>
      <errorWord>-</errorWord>
      <group>L1_Format</group>
      <groupName>格式问题</groupName>
      <ability>L2_HalfPunc_CN</ability>
      <abilityName>全半角问题</abilityName>
      <candidateList>
        <item>－</item>
      </candidateList>
      <explain>文本全半角错误。</explain>
      <paraID>5194710D</paraID>
      <start>4</start>
      <end>5</end>
      <status>modified</status>
      <modifiedWord>－</modifiedWord>
      <trackRevisions>false</trackRevisions>
    </reviewItem>
    <reviewItem>
      <errorID>1ee11edb-cb07-4473-97c4-76d0094ef684</errorID>
      <errorWord>-</errorWord>
      <group>L1_Format</group>
      <groupName>格式问题</groupName>
      <ability>L2_HalfPunc_CN</ability>
      <abilityName>全半角问题</abilityName>
      <candidateList>
        <item>－</item>
      </candidateList>
      <explain>文本全半角错误。</explain>
      <paraID> 9EDDE11</paraID>
      <start>4</start>
      <end>5</end>
      <status>modified</status>
      <modifiedWord>－</modifiedWord>
      <trackRevisions>false</trackRevisions>
    </reviewItem>
    <reviewItem>
      <errorID>e7d700aa-a2ad-4581-832a-96fd38f95e4d</errorID>
      <errorWord>-</errorWord>
      <group>L1_Format</group>
      <groupName>格式问题</groupName>
      <ability>L2_HalfPunc_CN</ability>
      <abilityName>全半角问题</abilityName>
      <candidateList>
        <item>－</item>
      </candidateList>
      <explain>文本全半角错误。</explain>
      <paraID> 9EDDE11</paraID>
      <start>12</start>
      <end>13</end>
      <status>modified</status>
      <modifiedWord>－</modifiedWord>
      <trackRevisions>false</trackRevisions>
    </reviewItem>
    <reviewItem>
      <errorID>bcb393eb-4ba6-4c1d-8ca2-7bef0bc7d60f</errorID>
      <errorWord>-</errorWord>
      <group>L1_Format</group>
      <groupName>格式问题</groupName>
      <ability>L2_HalfPunc_CN</ability>
      <abilityName>全半角问题</abilityName>
      <candidateList>
        <item>－</item>
      </candidateList>
      <explain>文本全半角错误。</explain>
      <paraID> 9EDDE11</paraID>
      <start>20</start>
      <end>21</end>
      <status>modified</status>
      <modifiedWord>－</modifiedWord>
      <trackRevisions>false</trackRevisions>
    </reviewItem>
    <reviewItem>
      <errorID>7b4f0df3-9b07-4c7c-bbde-da5f51ce64e3</errorID>
      <errorWord>-</errorWord>
      <group>L1_Format</group>
      <groupName>格式问题</groupName>
      <ability>L2_HalfPunc_CN</ability>
      <abilityName>全半角问题</abilityName>
      <candidateList>
        <item>－</item>
      </candidateList>
      <explain>文本全半角错误。</explain>
      <paraID> 9EDDE11</paraID>
      <start>28</start>
      <end>29</end>
      <status>modified</status>
      <modifiedWord>－</modifiedWord>
      <trackRevisions>false</trackRevisions>
    </reviewItem>
    <reviewItem>
      <errorID>eb34ba38-5f7a-4c67-868a-cadf5fb97233</errorID>
      <errorWord>-</errorWord>
      <group>L1_Format</group>
      <groupName>格式问题</groupName>
      <ability>L2_HalfPunc_CN</ability>
      <abilityName>全半角问题</abilityName>
      <candidateList>
        <item>－</item>
      </candidateList>
      <explain>文本全半角错误。</explain>
      <paraID>16FAF397</paraID>
      <start>4</start>
      <end>5</end>
      <status>modified</status>
      <modifiedWord>－</modifiedWord>
      <trackRevisions>false</trackRevisions>
    </reviewItem>
    <reviewItem>
      <errorID>c51c7cf6-9d53-46d1-8d8d-eeee4e33759d</errorID>
      <errorWord>:</errorWord>
      <group>L1_Format</group>
      <groupName>格式问题</groupName>
      <ability>L2_HalfPunc_CN</ability>
      <abilityName>全半角问题</abilityName>
      <candidateList>
        <item>：</item>
      </candidateList>
      <explain>文本全半角错误。</explain>
      <paraID>38FCA5C3</paraID>
      <start>4</start>
      <end>5</end>
      <status>modified</status>
      <modifiedWord>：</modifiedWord>
      <trackRevisions>false</trackRevisions>
    </reviewItem>
    <reviewItem>
      <errorID>8191be39-371f-479c-9687-3eea7b3b55d3</errorID>
      <errorWord>-</errorWord>
      <group>L1_Format</group>
      <groupName>格式问题</groupName>
      <ability>L2_HalfPunc_CN</ability>
      <abilityName>全半角问题</abilityName>
      <candidateList>
        <item>－</item>
      </candidateList>
      <explain>文本全半角错误。</explain>
      <paraID>5A1F25C1</paraID>
      <start>6</start>
      <end>7</end>
      <status>modified</status>
      <modifiedWord>－</modifiedWord>
      <trackRevisions>false</trackRevisions>
    </reviewItem>
    <reviewItem>
      <errorID>9d8b60a4-2afb-4131-a6a6-485be11df5cb</errorID>
      <errorWord>:</errorWord>
      <group>L1_Format</group>
      <groupName>格式问题</groupName>
      <ability>L2_HalfPunc_CN</ability>
      <abilityName>全半角问题</abilityName>
      <candidateList>
        <item>：</item>
      </candidateList>
      <explain>文本全半角错误。</explain>
      <paraID>45C13477</paraID>
      <start>4</start>
      <end>5</end>
      <status>modified</status>
      <modifiedWord>：</modifiedWord>
      <trackRevisions>false</trackRevisions>
    </reviewItem>
    <reviewItem>
      <errorID>30dd5bdc-054c-4b97-9139-c4ad88c71209</errorID>
      <errorWord>-</errorWord>
      <group>L1_Format</group>
      <groupName>格式问题</groupName>
      <ability>L2_HalfPunc_CN</ability>
      <abilityName>全半角问题</abilityName>
      <candidateList>
        <item>－</item>
      </candidateList>
      <explain>文本全半角错误。</explain>
      <paraID>76BAAB4B</paraID>
      <start>2</start>
      <end>3</end>
      <status>modified</status>
      <modifiedWord>－</modifiedWord>
      <trackRevisions>false</trackRevisions>
    </reviewItem>
    <reviewItem>
      <errorID>19179848-5b1c-4551-a2a5-6ca87787eccb</errorID>
      <errorWord>-</errorWord>
      <group>L1_Format</group>
      <groupName>格式问题</groupName>
      <ability>L2_HalfPunc_CN</ability>
      <abilityName>全半角问题</abilityName>
      <candidateList>
        <item>－</item>
      </candidateList>
      <explain>文本全半角错误。</explain>
      <paraID>56A3CA4E</paraID>
      <start>4</start>
      <end>5</end>
      <status>modified</status>
      <modifiedWord>－</modifiedWord>
      <trackRevisions>false</trackRevisions>
    </reviewItem>
    <reviewItem>
      <errorID>baa98e59-1964-4a25-b652-74360b098874</errorID>
      <errorWord>:</errorWord>
      <group>L1_Format</group>
      <groupName>格式问题</groupName>
      <ability>L2_HalfPunc_CN</ability>
      <abilityName>全半角问题</abilityName>
      <candidateList>
        <item>：</item>
      </candidateList>
      <explain>文本全半角错误。</explain>
      <paraID>72EEBE8D</paraID>
      <start>4</start>
      <end>5</end>
      <status>modified</status>
      <modifiedWord>：</modifiedWord>
      <trackRevisions>false</trackRevisions>
    </reviewItem>
    <reviewItem>
      <errorID>cb382dd6-7a12-4cec-82ca-bf891780b4a3</errorID>
      <errorWord>-</errorWord>
      <group>L1_Format</group>
      <groupName>格式问题</groupName>
      <ability>L2_HalfPunc_CN</ability>
      <abilityName>全半角问题</abilityName>
      <candidateList>
        <item>－</item>
      </candidateList>
      <explain>文本全半角错误。</explain>
      <paraID>4F10AB4A</paraID>
      <start>6</start>
      <end>7</end>
      <status>modified</status>
      <modifiedWord>－</modifiedWord>
      <trackRevisions>false</trackRevisions>
    </reviewItem>
    <reviewItem>
      <errorID>1bdea049-a79b-4560-8dd9-8c6478c26a72</errorID>
      <errorWord>:</errorWord>
      <group>L1_Format</group>
      <groupName>格式问题</groupName>
      <ability>L2_HalfPunc_CN</ability>
      <abilityName>全半角问题</abilityName>
      <candidateList>
        <item>：</item>
      </candidateList>
      <explain>文本全半角错误。</explain>
      <paraID>6E820D71</paraID>
      <start>4</start>
      <end>5</end>
      <status>modified</status>
      <modifiedWord>：</modifiedWord>
      <trackRevisions>false</trackRevisions>
    </reviewItem>
    <reviewItem>
      <errorID>e15305a4-0610-4754-888a-a19018008e23</errorID>
      <errorWord>-</errorWord>
      <group>L1_Format</group>
      <groupName>格式问题</groupName>
      <ability>L2_HalfPunc_CN</ability>
      <abilityName>全半角问题</abilityName>
      <candidateList>
        <item>－</item>
      </candidateList>
      <explain>文本全半角错误。</explain>
      <paraID> 53CF4B6</paraID>
      <start>2</start>
      <end>3</end>
      <status>modified</status>
      <modifiedWord>－</modifiedWord>
      <trackRevisions>false</trackRevisions>
    </reviewItem>
    <reviewItem>
      <errorID>b03808b0-b195-4bc7-9dc0-eb3274c98a64</errorID>
      <errorWord>-</errorWord>
      <group>L1_Format</group>
      <groupName>格式问题</groupName>
      <ability>L2_HalfPunc_CN</ability>
      <abilityName>全半角问题</abilityName>
      <candidateList>
        <item>－</item>
      </candidateList>
      <explain>文本全半角错误。</explain>
      <paraID>6E098478</paraID>
      <start>4</start>
      <end>5</end>
      <status>modified</status>
      <modifiedWord>－</modifiedWord>
      <trackRevisions>false</trackRevisions>
    </reviewItem>
    <reviewItem>
      <errorID>02402398-222b-4935-9e3b-6d972af3760c</errorID>
      <errorWord>-</errorWord>
      <group>L1_Format</group>
      <groupName>格式问题</groupName>
      <ability>L2_HalfPunc_CN</ability>
      <abilityName>全半角问题</abilityName>
      <candidateList>
        <item>－</item>
      </candidateList>
      <explain>文本全半角错误。</explain>
      <paraID> 277983E</paraID>
      <start>4</start>
      <end>5</end>
      <status>modified</status>
      <modifiedWord>－</modifiedWord>
      <trackRevisions>false</trackRevisions>
    </reviewItem>
    <reviewItem>
      <errorID>b2eba3b6-b198-4ed0-b2fc-cd9dfc744ca7</errorID>
      <errorWord>模版</errorWord>
      <group>L1_Word</group>
      <groupName>字词问题</groupName>
      <ability>L2_Typo</ability>
      <abilityName>字词错误</abilityName>
      <candidateList>
        <item>模板</item>
      </candidateList>
      <explain>存在发音相同字词的误用。</explain>
      <paraID>51FE4599</paraID>
      <start>7</start>
      <end>9</end>
      <status>modified</status>
      <modifiedWord>模板</modifiedWord>
      <trackRevisions>false</trackRevisions>
    </reviewItem>
    <reviewItem>
      <errorID>164d8784-ec5a-465e-bd59-43e6cf5379cc</errorID>
      <errorWord>:</errorWord>
      <group>L1_Format</group>
      <groupName>格式问题</groupName>
      <ability>L2_HalfPunc_CN</ability>
      <abilityName>全半角问题</abilityName>
      <candidateList>
        <item>：</item>
      </candidateList>
      <explain>文本全半角错误。</explain>
      <paraID>7E8000EE</paraID>
      <start>4</start>
      <end>5</end>
      <status>modified</status>
      <modifiedWord>：</modifiedWord>
      <trackRevisions>false</trackRevisions>
    </reviewItem>
    <reviewItem>
      <errorID>283f5eb6-5b85-4f84-8b5f-acda655b36c8</errorID>
      <errorWord>:</errorWord>
      <group>L1_Format</group>
      <groupName>格式问题</groupName>
      <ability>L2_HalfPunc_CN</ability>
      <abilityName>全半角问题</abilityName>
      <candidateList>
        <item>：</item>
      </candidateList>
      <explain>文本全半角错误。</explain>
      <paraID>6A5535C4</paraID>
      <start>4</start>
      <end>5</end>
      <status>modified</status>
      <modifiedWord>：</modifiedWord>
      <trackRevisions>false</trackRevisions>
    </reviewItem>
    <reviewItem>
      <errorID>9b41e1b4-37f0-46ad-9fa0-55a81dfb78ca</errorID>
      <errorWord>:</errorWord>
      <group>L1_Format</group>
      <groupName>格式问题</groupName>
      <ability>L2_HalfPunc_CN</ability>
      <abilityName>全半角问题</abilityName>
      <candidateList>
        <item>：</item>
      </candidateList>
      <explain>文本全半角错误。</explain>
      <paraID> 233D6E2</paraID>
      <start>6</start>
      <end>7</end>
      <status>modified</status>
      <modifiedWord>：</modifiedWord>
      <trackRevisions>false</trackRevisions>
    </reviewItem>
    <reviewItem>
      <errorID>a674e636-750f-4674-b55c-f553923503df</errorID>
      <errorWord>模版</errorWord>
      <group>L1_Word</group>
      <groupName>字词问题</groupName>
      <ability>L2_Typo</ability>
      <abilityName>字词错误</abilityName>
      <candidateList>
        <item>模板</item>
      </candidateList>
      <explain>存在发音相同字词的误用。</explain>
      <paraID>1CBD7A4B</paraID>
      <start>13</start>
      <end>15</end>
      <status>modified</status>
      <modifiedWord>模板</modifiedWord>
      <trackRevisions>false</trackRevisions>
    </reviewItem>
    <reviewItem>
      <errorID>918677f6-3336-4730-97b2-beb9047a25f6</errorID>
      <errorWord>-</errorWord>
      <group>L1_Format</group>
      <groupName>格式问题</groupName>
      <ability>L2_HalfPunc_CN</ability>
      <abilityName>全半角问题</abilityName>
      <candidateList>
        <item>－</item>
      </candidateList>
      <explain>文本全半角错误。</explain>
      <paraID>27132584</paraID>
      <start>16</start>
      <end>17</end>
      <status>modified</status>
      <modifiedWord>－</modifiedWord>
      <trackRevisions>false</trackRevisions>
    </reviewItem>
    <reviewItem>
      <errorID>7d4a5aaa-c581-47b3-9313-83472d621373</errorID>
      <errorWord>点击后</errorWord>
      <group>L1_Word</group>
      <groupName>字词问题</groupName>
      <ability>L2_Typo</ability>
      <abilityName>字词错误</abilityName>
      <candidateList>
        <item>点击</item>
      </candidateList>
      <explain/>
      <paraID>37ADED9F</paraID>
      <start>0</start>
      <end>2</end>
      <status>modified</status>
      <modifiedWord>点击</modifiedWord>
      <trackRevisions>false</trackRevisions>
    </reviewItem>
    <reviewItem>
      <errorID>cdb2f401-270e-4685-8682-e89fb5f8bf3e</errorID>
      <errorWord>:</errorWord>
      <group>L1_Format</group>
      <groupName>格式问题</groupName>
      <ability>L2_HalfPunc_CN</ability>
      <abilityName>全半角问题</abilityName>
      <candidateList>
        <item>：</item>
      </candidateList>
      <explain>文本全半角错误。</explain>
      <paraID>23189AD3</paraID>
      <start>4</start>
      <end>5</end>
      <status>modified</status>
      <modifiedWord>：</modifiedWord>
      <trackRevisions>false</trackRevisions>
    </reviewItem>
    <reviewItem>
      <errorID>3634fabd-b042-40cf-be5e-5d703252e041</errorID>
      <errorWord>:</errorWord>
      <group>L1_Format</group>
      <groupName>格式问题</groupName>
      <ability>L2_HalfPunc_CN</ability>
      <abilityName>全半角问题</abilityName>
      <candidateList>
        <item>：</item>
      </candidateList>
      <explain>文本全半角错误。</explain>
      <paraID>165CA5B6</paraID>
      <start>4</start>
      <end>5</end>
      <status>modified</status>
      <modifiedWord>：</modifiedWord>
      <trackRevisions>false</trackRevisions>
    </reviewItem>
    <reviewItem>
      <errorID>242b2e7c-da27-4d64-9dd5-148135c918ac</errorID>
      <errorWord>:</errorWord>
      <group>L1_Format</group>
      <groupName>格式问题</groupName>
      <ability>L2_HalfPunc_CN</ability>
      <abilityName>全半角问题</abilityName>
      <candidateList>
        <item>：</item>
      </candidateList>
      <explain>文本全半角错误。</explain>
      <paraID>125BA8DA</paraID>
      <start>6</start>
      <end>7</end>
      <status>modified</status>
      <modifiedWord>：</modifiedWord>
      <trackRevisions>false</trackRevisions>
    </reviewItem>
    <reviewItem>
      <errorID>1be08906-a2d7-4420-9fba-3f66b47e17da</errorID>
      <errorWord>模版</errorWord>
      <group>L1_Word</group>
      <groupName>字词问题</groupName>
      <ability>L2_Typo</ability>
      <abilityName>字词错误</abilityName>
      <candidateList>
        <item>模板</item>
      </candidateList>
      <explain>存在发音相同字词的误用。</explain>
      <paraID>5FA61D4B</paraID>
      <start>4</start>
      <end>6</end>
      <status>modified</status>
      <modifiedWord>模板</modifiedWord>
      <trackRevisions>false</trackRevisions>
    </reviewItem>
    <reviewItem>
      <errorID>c6287d05-08b4-43e1-895b-c7b49f999967</errorID>
      <errorWord>模版</errorWord>
      <group>L1_Word</group>
      <groupName>字词问题</groupName>
      <ability>L2_Typo</ability>
      <abilityName>字词错误</abilityName>
      <candidateList>
        <item>模板</item>
      </candidateList>
      <explain>存在发音相同字词的误用。</explain>
      <paraID>426A34B5</paraID>
      <start>18</start>
      <end>20</end>
      <status>modified</status>
      <modifiedWord>模板</modifiedWord>
      <trackRevisions>false</trackRevisions>
    </reviewItem>
    <reviewItem>
      <errorID>40041bf2-174e-4954-80a7-0607c10bba1b</errorID>
      <errorWord>模版</errorWord>
      <group>L1_Word</group>
      <groupName>字词问题</groupName>
      <ability>L2_Typo</ability>
      <abilityName>字词错误</abilityName>
      <candidateList>
        <item>模板</item>
      </candidateList>
      <explain>存在发音相同字词的误用。</explain>
      <paraID>426A34B5</paraID>
      <start>29</start>
      <end>31</end>
      <status>modified</status>
      <modifiedWord>模板</modifiedWord>
      <trackRevisions>false</trackRevisions>
    </reviewItem>
    <reviewItem>
      <errorID>6ef9bd7e-4084-4a55-9e32-10ee73d51a4e</errorID>
      <errorWord>:</errorWord>
      <group>L1_Format</group>
      <groupName>格式问题</groupName>
      <ability>L2_HalfPunc_CN</ability>
      <abilityName>全半角问题</abilityName>
      <candidateList>
        <item>：</item>
      </candidateList>
      <explain>文本全半角错误。</explain>
      <paraID>3F02F3B0</paraID>
      <start>4</start>
      <end>5</end>
      <status>modified</status>
      <modifiedWord>：</modifiedWord>
      <trackRevisions>false</trackRevisions>
    </reviewItem>
    <reviewItem>
      <errorID>26f54b89-be0b-4e96-b688-0b9827969484</errorID>
      <errorWord>:</errorWord>
      <group>L1_Format</group>
      <groupName>格式问题</groupName>
      <ability>L2_HalfPunc_CN</ability>
      <abilityName>全半角问题</abilityName>
      <candidateList>
        <item>：</item>
      </candidateList>
      <explain>文本全半角错误。</explain>
      <paraID> E3FF941</paraID>
      <start>4</start>
      <end>5</end>
      <status>modified</status>
      <modifiedWord>：</modifiedWord>
      <trackRevisions>false</trackRevisions>
    </reviewItem>
    <reviewItem>
      <errorID>db690601-fdce-4e3d-9348-34a13de26a2d</errorID>
      <errorWord>模版</errorWord>
      <group>L1_Word</group>
      <groupName>字词问题</groupName>
      <ability>L2_Typo</ability>
      <abilityName>字词错误</abilityName>
      <candidateList>
        <item>模板</item>
      </candidateList>
      <explain>存在发音相同字词的误用。</explain>
      <paraID> E3FF941</paraID>
      <start>15</start>
      <end>17</end>
      <status>modified</status>
      <modifiedWord>模板</modifiedWord>
      <trackRevisions>false</trackRevisions>
    </reviewItem>
    <reviewItem>
      <errorID>707ce077-e278-4184-9f3d-aebda49bc8f9</errorID>
      <errorWord>模版</errorWord>
      <group>L1_Word</group>
      <groupName>字词问题</groupName>
      <ability>L2_Typo</ability>
      <abilityName>字词错误</abilityName>
      <candidateList>
        <item>模板</item>
      </candidateList>
      <explain>存在发音相同字词的误用。</explain>
      <paraID> E3FF941</paraID>
      <start>20</start>
      <end>22</end>
      <status>modified</status>
      <modifiedWord>模板</modifiedWord>
      <trackRevisions>false</trackRevisions>
    </reviewItem>
    <reviewItem>
      <errorID>b8401fe4-154b-4a7b-9f17-bfb4ff5ad468</errorID>
      <errorWord>:</errorWord>
      <group>L1_Format</group>
      <groupName>格式问题</groupName>
      <ability>L2_HalfPunc_CN</ability>
      <abilityName>全半角问题</abilityName>
      <candidateList>
        <item>：</item>
      </candidateList>
      <explain>文本全半角错误。</explain>
      <paraID> 53860AC</paraID>
      <start>6</start>
      <end>7</end>
      <status>modified</status>
      <modifiedWord>：</modifiedWord>
      <trackRevisions>false</trackRevisions>
    </reviewItem>
    <reviewItem>
      <errorID>864a99af-fce5-49d2-8d44-33e56c63f4d8</errorID>
      <errorWord>模版</errorWord>
      <group>L1_Word</group>
      <groupName>字词问题</groupName>
      <ability>L2_Typo</ability>
      <abilityName>字词错误</abilityName>
      <candidateList>
        <item>模板</item>
      </candidateList>
      <explain>存在发音相同字词的误用。</explain>
      <paraID> 53860AC</paraID>
      <start>9</start>
      <end>11</end>
      <status>modified</status>
      <modifiedWord>模板</modifiedWord>
      <trackRevisions>false</trackRevisions>
    </reviewItem>
    <reviewItem>
      <errorID>53034675-021d-499e-8ca8-7b911024dc68</errorID>
      <errorWord>模版</errorWord>
      <group>L1_Word</group>
      <groupName>字词问题</groupName>
      <ability>L2_Typo</ability>
      <abilityName>字词错误</abilityName>
      <candidateList>
        <item>模板</item>
      </candidateList>
      <explain>存在发音相同字词的误用。</explain>
      <paraID>60B2095E</paraID>
      <start>13</start>
      <end>15</end>
      <status>modified</status>
      <modifiedWord>模板</modifiedWord>
      <trackRevisions>false</trackRevisions>
    </reviewItem>
    <reviewItem>
      <errorID>eca928cb-3905-4304-8a68-f7d3dff132c4</errorID>
      <errorWord>模版</errorWord>
      <group>L1_Word</group>
      <groupName>字词问题</groupName>
      <ability>L2_Typo</ability>
      <abilityName>字词错误</abilityName>
      <candidateList>
        <item>模板</item>
      </candidateList>
      <explain/>
      <paraID>5EB0BBB5</paraID>
      <start>18</start>
      <end>20</end>
      <status>modified</status>
      <modifiedWord>模板</modifiedWord>
      <trackRevisions>false</trackRevisions>
    </reviewItem>
    <reviewItem>
      <errorID>8f283556-5c38-4d4e-ace8-284d2b9dc108</errorID>
      <errorWord>模版</errorWord>
      <group>L1_Word</group>
      <groupName>字词问题</groupName>
      <ability>L2_Typo</ability>
      <abilityName>字词错误</abilityName>
      <candidateList>
        <item>模板</item>
      </candidateList>
      <explain>存在发音相同字词的误用。</explain>
      <paraID>5EB0BBB5</paraID>
      <start>28</start>
      <end>30</end>
      <status>modified</status>
      <modifiedWord>模板</modifiedWord>
      <trackRevisions>false</trackRevisions>
    </reviewItem>
    <reviewItem>
      <errorID>17161571-11ec-41e7-9663-811d08a4dd27</errorID>
      <errorWord>模版</errorWord>
      <group>L1_Word</group>
      <groupName>字词问题</groupName>
      <ability>L2_Typo</ability>
      <abilityName>字词错误</abilityName>
      <candidateList>
        <item>模板</item>
      </candidateList>
      <explain>存在发音相同字词的误用。</explain>
      <paraID>5EB0BBB5</paraID>
      <start>39</start>
      <end>41</end>
      <status>modified</status>
      <modifiedWord>模板</modifiedWord>
      <trackRevisions>false</trackRevisions>
    </reviewItem>
    <reviewItem>
      <errorID>d048c744-3775-44fd-be73-7cf52fffa8d8</errorID>
      <errorWord>是</errorWord>
      <group>L1_Word</group>
      <groupName>字词问题</groupName>
      <ability>L2_Typo</ability>
      <abilityName>字词错误</abilityName>
      <candidateList>
        <item>时</item>
      </candidateList>
      <explain/>
      <paraID>5EB0BBB5</paraID>
      <start>43</start>
      <end>44</end>
      <status>modified</status>
      <modifiedWord>时</modifiedWord>
      <trackRevisions>false</trackRevisions>
    </reviewItem>
    <reviewItem>
      <errorID>e1e3f9bf-0d4a-4f8e-8d22-3116d7893459</errorID>
      <errorWord>模版</errorWord>
      <group>L1_Word</group>
      <groupName>字词问题</groupName>
      <ability>L2_Typo</ability>
      <abilityName>字词错误</abilityName>
      <candidateList>
        <item>模板</item>
      </candidateList>
      <explain/>
      <paraID>5EB0BBB5</paraID>
      <start>68</start>
      <end>70</end>
      <status>modified</status>
      <modifiedWord>模板</modifiedWord>
      <trackRevisions>false</trackRevisions>
    </reviewItem>
    <reviewItem>
      <errorID>648ccec5-99e3-4613-abc1-6c2837610c21</errorID>
      <errorWord>模版</errorWord>
      <group>L1_Word</group>
      <groupName>字词问题</groupName>
      <ability>L2_Typo</ability>
      <abilityName>字词错误</abilityName>
      <candidateList>
        <item>模板</item>
      </candidateList>
      <explain/>
      <paraID>5EB0BBB5</paraID>
      <start>85</start>
      <end>87</end>
      <status>modified</status>
      <modifiedWord>模板</modifiedWord>
      <trackRevisions>false</trackRevisions>
    </reviewItem>
    <reviewItem>
      <errorID>117221ff-587d-43ad-a510-6821fb90965f</errorID>
      <errorWord>模版</errorWord>
      <group>L1_Word</group>
      <groupName>字词问题</groupName>
      <ability>L2_Typo</ability>
      <abilityName>字词错误</abilityName>
      <candidateList>
        <item>模板</item>
      </candidateList>
      <explain>存在发音相同字词的误用。</explain>
      <paraID>63070C7E</paraID>
      <start>28</start>
      <end>30</end>
      <status>modified</status>
      <modifiedWord>模板</modifiedWord>
      <trackRevisions>false</trackRevisions>
    </reviewItem>
    <reviewItem>
      <errorID>72d6aeda-ddb5-4f98-b1ba-e182e16f43e3</errorID>
      <errorWord>模版</errorWord>
      <group>L1_Word</group>
      <groupName>字词问题</groupName>
      <ability>L2_Typo</ability>
      <abilityName>字词错误</abilityName>
      <candidateList>
        <item>模板</item>
      </candidateList>
      <explain>存在发音相同字词的误用。</explain>
      <paraID>63070C7E</paraID>
      <start>39</start>
      <end>41</end>
      <status>modified</status>
      <modifiedWord>模板</modifiedWord>
      <trackRevisions>false</trackRevisions>
    </reviewItem>
    <reviewItem>
      <errorID>2ffdd3f1-aa36-46a2-a7c6-e1702f9a0b89</errorID>
      <errorWord>模版</errorWord>
      <group>L1_Word</group>
      <groupName>字词问题</groupName>
      <ability>L2_Typo</ability>
      <abilityName>字词错误</abilityName>
      <candidateList>
        <item>模板</item>
      </candidateList>
      <explain/>
      <paraID>63070C7E</paraID>
      <start>72</start>
      <end>74</end>
      <status>modified</status>
      <modifiedWord>模板</modifiedWord>
      <trackRevisions>false</trackRevisions>
    </reviewItem>
    <reviewItem>
      <errorID>e78cf087-ceea-42d2-85c0-ebc778cb4338</errorID>
      <errorWord>模版</errorWord>
      <group>L1_Word</group>
      <groupName>字词问题</groupName>
      <ability>L2_Typo</ability>
      <abilityName>字词错误</abilityName>
      <candidateList>
        <item>模板</item>
      </candidateList>
      <explain>存在发音相同字词的误用。</explain>
      <paraID>72BC9E55</paraID>
      <start>9</start>
      <end>11</end>
      <status>modified</status>
      <modifiedWord>模板</modifiedWord>
      <trackRevisions>false</trackRevisions>
    </reviewItem>
    <reviewItem>
      <errorID>303c450d-843b-489b-8488-cbf65b2aaee8</errorID>
      <errorWord>模版</errorWord>
      <group>L1_Word</group>
      <groupName>字词问题</groupName>
      <ability>L2_Typo</ability>
      <abilityName>字词错误</abilityName>
      <candidateList>
        <item>模板</item>
      </candidateList>
      <explain>存在发音相同字词的误用。</explain>
      <paraID>72BC9E55</paraID>
      <start>14</start>
      <end>16</end>
      <status>modified</status>
      <modifiedWord>模板</modifiedWord>
      <trackRevisions>false</trackRevisions>
    </reviewItem>
    <reviewItem>
      <errorID>e401aa82-d4b3-47fb-a1b5-00cf50082307</errorID>
      <errorWord>模版</errorWord>
      <group>L1_Word</group>
      <groupName>字词问题</groupName>
      <ability>L2_Typo</ability>
      <abilityName>字词错误</abilityName>
      <candidateList>
        <item>模板</item>
      </candidateList>
      <explain>存在发音相同字词的误用。</explain>
      <paraID>409AAE96</paraID>
      <start>8</start>
      <end>10</end>
      <status>modified</status>
      <modifiedWord>模板</modifiedWord>
      <trackRevisions>false</trackRevisions>
    </reviewItem>
    <reviewItem>
      <errorID>492c0a8e-ffee-44ce-bfc6-b28fa9d7ffab</errorID>
      <errorWord>模版</errorWord>
      <group>L1_Word</group>
      <groupName>字词问题</groupName>
      <ability>L2_Typo</ability>
      <abilityName>字词错误</abilityName>
      <candidateList>
        <item>模板</item>
      </candidateList>
      <explain/>
      <paraID>608A4DCC</paraID>
      <start>2</start>
      <end>4</end>
      <status>modified</status>
      <modifiedWord>模板</modifiedWord>
      <trackRevisions>false</trackRevisions>
    </reviewItem>
    <reviewItem>
      <errorID>8d7bf17d-bd87-4f47-b057-42ecc494d39c</errorID>
      <errorWord>模版</errorWord>
      <group>L1_Word</group>
      <groupName>字词问题</groupName>
      <ability>L2_Typo</ability>
      <abilityName>字词错误</abilityName>
      <candidateList>
        <item>模板</item>
      </candidateList>
      <explain>存在发音相同字词的误用。</explain>
      <paraID>45FA127B</paraID>
      <start>4</start>
      <end>6</end>
      <status>modified</status>
      <modifiedWord>模板</modifiedWord>
      <trackRevisions>false</trackRevisions>
    </reviewItem>
    <reviewItem>
      <errorID>30c30b4e-3534-4978-b674-019c36eadc2d</errorID>
      <errorWord>模版</errorWord>
      <group>L1_Word</group>
      <groupName>字词问题</groupName>
      <ability>L2_Typo</ability>
      <abilityName>字词错误</abilityName>
      <candidateList>
        <item>模板</item>
      </candidateList>
      <explain>存在发音相同字词的误用。</explain>
      <paraID>45FA127B</paraID>
      <start>9</start>
      <end>11</end>
      <status>modified</status>
      <modifiedWord>模板</modifiedWord>
      <trackRevisions>false</trackRevisions>
    </reviewItem>
    <reviewItem>
      <errorID>b8d8017e-b6f4-461f-b69d-4ef6eae8c71d</errorID>
      <errorWord>-</errorWord>
      <group>L1_Format</group>
      <groupName>格式问题</groupName>
      <ability>L2_HalfPunc_CN</ability>
      <abilityName>全半角问题</abilityName>
      <candidateList>
        <item>－</item>
      </candidateList>
      <explain>文本全半角错误。</explain>
      <paraID>1C81A5AD</paraID>
      <start>14</start>
      <end>15</end>
      <status>modified</status>
      <modifiedWord>－</modifiedWord>
      <trackRevisions>false</trackRevisions>
    </reviewItem>
    <reviewItem>
      <errorID>26e143b4-3988-40bf-98de-1fceadb0a98f</errorID>
      <errorWord>模版</errorWord>
      <group>L1_Word</group>
      <groupName>字词问题</groupName>
      <ability>L2_Typo</ability>
      <abilityName>字词错误</abilityName>
      <candidateList>
        <item>模板</item>
      </candidateList>
      <explain>存在发音相同字词的误用。</explain>
      <paraID>3905E278</paraID>
      <start>2</start>
      <end>4</end>
      <status>modified</status>
      <modifiedWord>模板</modifiedWord>
      <trackRevisions>false</trackRevisions>
    </reviewItem>
    <reviewItem>
      <errorID>6e13594d-f77f-48cf-b5b9-bc9fa1cd9000</errorID>
      <errorWord>模版</errorWord>
      <group>L1_Word</group>
      <groupName>字词问题</groupName>
      <ability>L2_Typo</ability>
      <abilityName>字词错误</abilityName>
      <candidateList>
        <item>模板</item>
      </candidateList>
      <explain>存在发音相同字词的误用。</explain>
      <paraID>15E0F685</paraID>
      <start>7</start>
      <end>9</end>
      <status>modified</status>
      <modifiedWord>模板</modifiedWord>
      <trackRevisions>false</trackRevisions>
    </reviewItem>
    <reviewItem>
      <errorID>4f06104d-add0-481e-9fd0-5bdf5a767492</errorID>
      <errorWord>模版</errorWord>
      <group>L1_Word</group>
      <groupName>字词问题</groupName>
      <ability>L2_Typo</ability>
      <abilityName>字词错误</abilityName>
      <candidateList>
        <item>模板</item>
      </candidateList>
      <explain>存在发音相同字词的误用。</explain>
      <paraID>15E0F685</paraID>
      <start>13</start>
      <end>15</end>
      <status>modified</status>
      <modifiedWord>模板</modifiedWord>
      <trackRevisions>false</trackRevisions>
    </reviewItem>
    <reviewItem>
      <errorID>2d5c86b8-e5bb-4839-8757-21df6896b0c7</errorID>
      <errorWord>模版</errorWord>
      <group>L1_Word</group>
      <groupName>字词问题</groupName>
      <ability>L2_Typo</ability>
      <abilityName>字词错误</abilityName>
      <candidateList>
        <item>模板</item>
      </candidateList>
      <explain>存在发音相同字词的误用。</explain>
      <paraID>77D36294</paraID>
      <start>7</start>
      <end>9</end>
      <status>modified</status>
      <modifiedWord>模板</modifiedWord>
      <trackRevisions>false</trackRevisions>
    </reviewItem>
    <reviewItem>
      <errorID>16595a38-cc93-4d12-b19d-ed0a86968788</errorID>
      <errorWord>模版</errorWord>
      <group>L1_Word</group>
      <groupName>字词问题</groupName>
      <ability>L2_Typo</ability>
      <abilityName>字词错误</abilityName>
      <candidateList>
        <item>模板</item>
      </candidateList>
      <explain>存在发音相同字词的误用。</explain>
      <paraID>77D36294</paraID>
      <start>10</start>
      <end>12</end>
      <status>modified</status>
      <modifiedWord>模板</modifiedWord>
      <trackRevisions>false</trackRevisions>
    </reviewItem>
    <reviewItem>
      <errorID>876211e7-a611-4cd0-acdc-cc2c4055f860</errorID>
      <errorWord>模版</errorWord>
      <group>L1_Word</group>
      <groupName>字词问题</groupName>
      <ability>L2_Typo</ability>
      <abilityName>字词错误</abilityName>
      <candidateList>
        <item>模板</item>
      </candidateList>
      <explain>存在发音相同字词的误用。</explain>
      <paraID>73E24876</paraID>
      <start>8</start>
      <end>10</end>
      <status>modified</status>
      <modifiedWord>模板</modifiedWord>
      <trackRevisions>false</trackRevisions>
    </reviewItem>
    <reviewItem>
      <errorID>3c71e61e-b0e4-48ef-af38-cec700b55b43</errorID>
      <errorWord>模版</errorWord>
      <group>L1_Word</group>
      <groupName>字词问题</groupName>
      <ability>L2_Typo</ability>
      <abilityName>字词错误</abilityName>
      <candidateList>
        <item>模板</item>
      </candidateList>
      <explain>存在发音相同字词的误用。</explain>
      <paraID>68015FD7</paraID>
      <start>25</start>
      <end>27</end>
      <status>modified</status>
      <modifiedWord>模板</modifiedWord>
      <trackRevisions>false</trackRevisions>
    </reviewItem>
    <reviewItem>
      <errorID>b4c7d555-ee88-494a-8243-6a3d512cf5d6</errorID>
      <errorWord>模版</errorWord>
      <group>L1_Word</group>
      <groupName>字词问题</groupName>
      <ability>L2_Typo</ability>
      <abilityName>字词错误</abilityName>
      <candidateList>
        <item>模板</item>
      </candidateList>
      <explain>存在发音相同字词的误用。</explain>
      <paraID>68015FD7</paraID>
      <start>36</start>
      <end>38</end>
      <status>modified</status>
      <modifiedWord>模板</modifiedWord>
      <trackRevisions>false</trackRevisions>
    </reviewItem>
    <reviewItem>
      <errorID>d24c403c-ce18-43de-a38d-aa870705736a</errorID>
      <errorWord>:</errorWord>
      <group>L1_Format</group>
      <groupName>格式问题</groupName>
      <ability>L2_HalfPunc_CN</ability>
      <abilityName>全半角问题</abilityName>
      <candidateList>
        <item>：</item>
      </candidateList>
      <explain>文本全半角错误。</explain>
      <paraID> 6054B4D</paraID>
      <start>4</start>
      <end>5</end>
      <status>modified</status>
      <modifiedWord>：</modifiedWord>
      <trackRevisions>false</trackRevisions>
    </reviewItem>
    <reviewItem>
      <errorID>8a3d855d-07ee-4f20-838a-750631608ecb</errorID>
      <errorWord>:</errorWord>
      <group>L1_Format</group>
      <groupName>格式问题</groupName>
      <ability>L2_HalfPunc_CN</ability>
      <abilityName>全半角问题</abilityName>
      <candidateList>
        <item>：</item>
      </candidateList>
      <explain>文本全半角错误。</explain>
      <paraID>24C95AE2</paraID>
      <start>4</start>
      <end>5</end>
      <status>modified</status>
      <modifiedWord>：</modifiedWord>
      <trackRevisions>false</trackRevisions>
    </reviewItem>
    <reviewItem>
      <errorID>8ac06c81-8698-461d-b5e3-49622089d860</errorID>
      <errorWord>模版</errorWord>
      <group>L1_Word</group>
      <groupName>字词问题</groupName>
      <ability>L2_Typo</ability>
      <abilityName>字词错误</abilityName>
      <candidateList>
        <item>模板</item>
      </candidateList>
      <explain/>
      <paraID>24C95AE2</paraID>
      <start>9</start>
      <end>11</end>
      <status>modified</status>
      <modifiedWord>模板</modifiedWord>
      <trackRevisions>false</trackRevisions>
    </reviewItem>
    <reviewItem>
      <errorID>6c882e74-0ded-4094-bc20-7027da81d5b6</errorID>
      <errorWord>:</errorWord>
      <group>L1_Format</group>
      <groupName>格式问题</groupName>
      <ability>L2_HalfPunc_CN</ability>
      <abilityName>全半角问题</abilityName>
      <candidateList>
        <item>：</item>
      </candidateList>
      <explain>文本全半角错误。</explain>
      <paraID>3558F0FE</paraID>
      <start>6</start>
      <end>7</end>
      <status>modified</status>
      <modifiedWord>：</modifiedWord>
      <trackRevisions>false</trackRevisions>
    </reviewItem>
    <reviewItem>
      <errorID>1ba9b2a4-6d1a-4ff4-8444-2f605c6cb76b</errorID>
      <errorWord>模版</errorWord>
      <group>L1_Word</group>
      <groupName>字词问题</groupName>
      <ability>L2_Typo</ability>
      <abilityName>字词错误</abilityName>
      <candidateList>
        <item>模板</item>
      </candidateList>
      <explain/>
      <paraID> 4A81490</paraID>
      <start>4</start>
      <end>6</end>
      <status>modified</status>
      <modifiedWord>模板</modifiedWord>
      <trackRevisions>false</trackRevisions>
    </reviewItem>
    <reviewItem>
      <errorID>3301cf9d-4f8b-45ef-a645-0e7e26b8a068</errorID>
      <errorWord>模版</errorWord>
      <group>L1_Word</group>
      <groupName>字词问题</groupName>
      <ability>L2_Typo</ability>
      <abilityName>字词错误</abilityName>
      <candidateList>
        <item>模板</item>
      </candidateList>
      <explain/>
      <paraID>33CE1070</paraID>
      <start>10</start>
      <end>12</end>
      <status>modified</status>
      <modifiedWord>模板</modifiedWord>
      <trackRevisions>false</trackRevisions>
    </reviewItem>
    <reviewItem>
      <errorID>1fd3b093-ae8a-4341-911b-5f9f1d8f453c</errorID>
      <errorWord>模版</errorWord>
      <group>L1_Word</group>
      <groupName>字词问题</groupName>
      <ability>L2_Typo</ability>
      <abilityName>字词错误</abilityName>
      <candidateList>
        <item>模板</item>
      </candidateList>
      <explain>存在发音相同字词的误用。</explain>
      <paraID>20E58293</paraID>
      <start>2</start>
      <end>4</end>
      <status>modified</status>
      <modifiedWord>模板</modifiedWord>
      <trackRevisions>false</trackRevisions>
    </reviewItem>
    <reviewItem>
      <errorID>9033641f-5dd4-4be0-8b71-d4f187ee17d9</errorID>
      <errorWord>:</errorWord>
      <group>L1_Format</group>
      <groupName>格式问题</groupName>
      <ability>L2_HalfPunc_CN</ability>
      <abilityName>全半角问题</abilityName>
      <candidateList>
        <item>：</item>
      </candidateList>
      <explain>文本全半角错误。</explain>
      <paraID>10517715</paraID>
      <start>4</start>
      <end>5</end>
      <status>modified</status>
      <modifiedWord>：</modifiedWord>
      <trackRevisions>false</trackRevisions>
    </reviewItem>
    <reviewItem>
      <errorID>18466924-2247-4457-a8bf-3d40a0aef26e</errorID>
      <errorWord>、、</errorWord>
      <group>L1_Punc</group>
      <groupName>标点问题</groupName>
      <ability>L2_Punc_CN</ability>
      <abilityName>标点符号问题</abilityName>
      <candidateList>
        <item>、</item>
      </candidateList>
      <explain/>
      <paraID>50E53ACC</paraID>
      <start>9</start>
      <end>10</end>
      <status>modified</status>
      <modifiedWord>、</modifiedWord>
      <trackRevisions>false</trackRevisions>
    </reviewItem>
    <reviewItem>
      <errorID>59103595-2d35-4fbc-8ffb-91db7b20df8e</errorID>
      <errorWord>:</errorWord>
      <group>L1_Format</group>
      <groupName>格式问题</groupName>
      <ability>L2_HalfPunc_CN</ability>
      <abilityName>全半角问题</abilityName>
      <candidateList>
        <item>：</item>
      </candidateList>
      <explain>文本全半角错误。</explain>
      <paraID>65989B83</paraID>
      <start>6</start>
      <end>7</end>
      <status>modified</status>
      <modifiedWord>：</modifiedWord>
      <trackRevisions>false</trackRevisions>
    </reviewItem>
    <reviewItem>
      <errorID>4e86d91e-f3db-4a1d-8af1-087b47822880</errorID>
      <errorWord>后督管理</errorWord>
      <group>L1_Word</group>
      <groupName>字词问题</groupName>
      <ability>L2_Typo</ability>
      <abilityName>字词错误</abilityName>
      <candidateList>
        <item>后台管理</item>
      </candidateList>
      <explain/>
      <paraID>405BBB49</paraID>
      <start>18</start>
      <end>22</end>
      <status>modified</status>
      <modifiedWord>后台管理</modifiedWord>
      <trackRevisions>false</trackRevisions>
    </reviewItem>
    <reviewItem>
      <errorID>ec154e5c-6188-4edd-978b-767288376515</errorID>
      <errorWord>:</errorWord>
      <group>L1_Format</group>
      <groupName>格式问题</groupName>
      <ability>L2_HalfPunc_CN</ability>
      <abilityName>全半角问题</abilityName>
      <candidateList>
        <item>：</item>
      </candidateList>
      <explain>文本全半角错误。</explain>
      <paraID> 75DA7F5</paraID>
      <start>4</start>
      <end>5</end>
      <status>modified</status>
      <modifiedWord>：</modifiedWord>
      <trackRevisions>false</trackRevisions>
    </reviewItem>
    <reviewItem>
      <errorID>14b7ec55-fd55-49c7-99f0-9cf9086c8958</errorID>
      <errorWord>:</errorWord>
      <group>L1_Format</group>
      <groupName>格式问题</groupName>
      <ability>L2_HalfPunc_CN</ability>
      <abilityName>全半角问题</abilityName>
      <candidateList>
        <item>：</item>
      </candidateList>
      <explain>文本全半角错误。</explain>
      <paraID>1F6737BF</paraID>
      <start>4</start>
      <end>5</end>
      <status>modified</status>
      <modifiedWord>：</modifiedWord>
      <trackRevisions>false</trackRevisions>
    </reviewItem>
    <reviewItem>
      <errorID>5b9be84b-26a6-436e-9787-0f9f2806acb5</errorID>
      <errorWord>:</errorWord>
      <group>L1_Format</group>
      <groupName>格式问题</groupName>
      <ability>L2_HalfPunc_CN</ability>
      <abilityName>全半角问题</abilityName>
      <candidateList>
        <item>：</item>
      </candidateList>
      <explain>文本全半角错误。</explain>
      <paraID>44741E7D</paraID>
      <start>6</start>
      <end>7</end>
      <status>modified</status>
      <modifiedWord>：</modifiedWord>
      <trackRevisions>false</trackRevisions>
    </reviewItem>
    <reviewItem>
      <errorID>9b24204f-d677-4155-b365-27e505026256</errorID>
      <errorWord>：</errorWord>
      <group>L1_Format</group>
      <groupName>格式问题</groupName>
      <ability>L2_HalfPunc_CN</ability>
      <abilityName>全半角问题</abilityName>
      <candidateList>
        <item>:</item>
      </candidateList>
      <explain>文本全半角错误。</explain>
      <paraID>523B695E</paraID>
      <start>12</start>
      <end>13</end>
      <status>modified</status>
      <modifiedWord>:</modifiedWord>
      <trackRevisions>false</trackRevisions>
    </reviewItem>
    <reviewItem>
      <errorID>75331746-3727-420b-b7a5-357f1a4aa6d2</errorID>
      <errorWord>未未</errorWord>
      <group>L1_Word</group>
      <groupName>字词问题</groupName>
      <ability>L2_Typo</ability>
      <abilityName>字词错误</abilityName>
      <candidateList>
        <item>未</item>
      </candidateList>
      <explain/>
      <paraID>252CE645</paraID>
      <start>16</start>
      <end>17</end>
      <status>modified</status>
      <modifiedWord>未</modifiedWord>
      <trackRevisions>false</trackRevisions>
    </reviewItem>
    <reviewItem>
      <errorID>bb23b5ac-6655-4b11-a09c-998f732a2573</errorID>
      <errorWord>:</errorWord>
      <group>L1_Format</group>
      <groupName>格式问题</groupName>
      <ability>L2_HalfPunc_CN</ability>
      <abilityName>全半角问题</abilityName>
      <candidateList>
        <item>：</item>
      </candidateList>
      <explain>文本全半角错误。</explain>
      <paraID> 28803D3</paraID>
      <start>4</start>
      <end>5</end>
      <status>modified</status>
      <modifiedWord>：</modifiedWord>
      <trackRevisions>false</trackRevisions>
    </reviewItem>
    <reviewItem>
      <errorID>a773f728-9844-4785-b8b6-3b6282c9746e</errorID>
      <errorWord>:</errorWord>
      <group>L1_Format</group>
      <groupName>格式问题</groupName>
      <ability>L2_HalfPunc_CN</ability>
      <abilityName>全半角问题</abilityName>
      <candidateList>
        <item>：</item>
      </candidateList>
      <explain>文本全半角错误。</explain>
      <paraID>7B7A84D5</paraID>
      <start>4</start>
      <end>5</end>
      <status>modified</status>
      <modifiedWord>：</modifiedWord>
      <trackRevisions>false</trackRevisions>
    </reviewItem>
    <reviewItem>
      <errorID>af715143-b1b3-4e14-be04-84766fbf161e</errorID>
      <errorWord>:</errorWord>
      <group>L1_Format</group>
      <groupName>格式问题</groupName>
      <ability>L2_HalfPunc_CN</ability>
      <abilityName>全半角问题</abilityName>
      <candidateList>
        <item>：</item>
      </candidateList>
      <explain>文本全半角错误。</explain>
      <paraID>563B0418</paraID>
      <start>6</start>
      <end>7</end>
      <status>modified</status>
      <modifiedWord>：</modifiedWord>
      <trackRevisions>false</trackRevisions>
    </reviewItem>
    <reviewItem>
      <errorID>93a490b4-5b46-412a-aabb-41bd424a5697</errorID>
      <errorWord>:</errorWord>
      <group>L1_Format</group>
      <groupName>格式问题</groupName>
      <ability>L2_HalfPunc_CN</ability>
      <abilityName>全半角问题</abilityName>
      <candidateList>
        <item>：</item>
      </candidateList>
      <explain>文本全半角错误。</explain>
      <paraID> EF06039</paraID>
      <start>4</start>
      <end>5</end>
      <status>modified</status>
      <modifiedWord>：</modifiedWord>
      <trackRevisions>false</trackRevisions>
    </reviewItem>
    <reviewItem>
      <errorID>b398fc62-91d3-4911-8968-f3b502805ce2</errorID>
      <errorWord>:</errorWord>
      <group>L1_Format</group>
      <groupName>格式问题</groupName>
      <ability>L2_HalfPunc_CN</ability>
      <abilityName>全半角问题</abilityName>
      <candidateList>
        <item>：</item>
      </candidateList>
      <explain>文本全半角错误。</explain>
      <paraID>167015B1</paraID>
      <start>4</start>
      <end>5</end>
      <status>modified</status>
      <modifiedWord>：</modifiedWord>
      <trackRevisions>false</trackRevisions>
    </reviewItem>
    <reviewItem>
      <errorID>8be037d5-8d86-4552-b636-26de71493dcd</errorID>
      <errorWord>:</errorWord>
      <group>L1_Format</group>
      <groupName>格式问题</groupName>
      <ability>L2_HalfPunc_CN</ability>
      <abilityName>全半角问题</abilityName>
      <candidateList>
        <item>：</item>
      </candidateList>
      <explain>文本全半角错误。</explain>
      <paraID>57A6CD45</paraID>
      <start>6</start>
      <end>7</end>
      <status>modified</status>
      <modifiedWord>：</modifiedWord>
      <trackRevisions>false</trackRevisions>
    </reviewItem>
    <reviewItem>
      <errorID>9e10dbe2-49fd-4161-a0dd-c5b91ea7a3c6</errorID>
      <errorWord>:</errorWord>
      <group>L1_Format</group>
      <groupName>格式问题</groupName>
      <ability>L2_HalfPunc_CN</ability>
      <abilityName>全半角问题</abilityName>
      <candidateList>
        <item>：</item>
      </candidateList>
      <explain>文本全半角错误。</explain>
      <paraID>4786663D</paraID>
      <start>4</start>
      <end>5</end>
      <status>modified</status>
      <modifiedWord>：</modifiedWord>
      <trackRevisions>false</trackRevisions>
    </reviewItem>
    <reviewItem>
      <errorID>41d8626e-c3f1-4321-aa3d-fb56a20c679e</errorID>
      <errorWord>:</errorWord>
      <group>L1_Format</group>
      <groupName>格式问题</groupName>
      <ability>L2_HalfPunc_CN</ability>
      <abilityName>全半角问题</abilityName>
      <candidateList>
        <item>：</item>
      </candidateList>
      <explain>文本全半角错误。</explain>
      <paraID>3A85FD8E</paraID>
      <start>4</start>
      <end>5</end>
      <status>modified</status>
      <modifiedWord>：</modifiedWord>
      <trackRevisions>false</trackRevisions>
    </reviewItem>
    <reviewItem>
      <errorID>d2db3a12-75fb-4074-92dc-9ce024bd51f1</errorID>
      <errorWord>:</errorWord>
      <group>L1_Format</group>
      <groupName>格式问题</groupName>
      <ability>L2_HalfPunc_CN</ability>
      <abilityName>全半角问题</abilityName>
      <candidateList>
        <item>：</item>
      </candidateList>
      <explain>文本全半角错误。</explain>
      <paraID>6C8B30ED</paraID>
      <start>6</start>
      <end>7</end>
      <status>modified</status>
      <modifiedWord>：</modifiedWord>
      <trackRevisions>false</trackRevisions>
    </reviewItem>
    <reviewItem>
      <errorID>d6477b65-5649-484d-8c47-973578faff8f</errorID>
      <errorWord>项目的</errorWord>
      <group>L1_Word</group>
      <groupName>字词问题</groupName>
      <ability>L2_Typo</ability>
      <abilityName>字词错误</abilityName>
      <candidateList>
        <item>项目</item>
      </candidateList>
      <explain/>
      <paraID>7623463E</paraID>
      <start>3</start>
      <end>5</end>
      <status>modified</status>
      <modifiedWord>项目</modifiedWord>
      <trackRevisions>false</trackRevisions>
    </reviewItem>
    <reviewItem>
      <errorID>eea64415-2698-4c6c-834d-6d2c63516024</errorID>
      <errorWord>:</errorWord>
      <group>L1_Format</group>
      <groupName>格式问题</groupName>
      <ability>L2_HalfPunc_CN</ability>
      <abilityName>全半角问题</abilityName>
      <candidateList>
        <item>：</item>
      </candidateList>
      <explain>文本全半角错误。</explain>
      <paraID>37EB9D3A</paraID>
      <start>4</start>
      <end>5</end>
      <status>modified</status>
      <modifiedWord>：</modifiedWord>
      <trackRevisions>false</trackRevisions>
    </reviewItem>
    <reviewItem>
      <errorID>4b5f0cba-7622-47a4-8f2c-60bf079bea9c</errorID>
      <errorWord>:</errorWord>
      <group>L1_Format</group>
      <groupName>格式问题</groupName>
      <ability>L2_HalfPunc_CN</ability>
      <abilityName>全半角问题</abilityName>
      <candidateList>
        <item>：</item>
      </candidateList>
      <explain>文本全半角错误。</explain>
      <paraID> F39D4DA</paraID>
      <start>4</start>
      <end>5</end>
      <status>modified</status>
      <modifiedWord>：</modifiedWord>
      <trackRevisions>false</trackRevisions>
    </reviewItem>
    <reviewItem>
      <errorID>27b6e0b8-483c-4647-b09d-8e18976147e5</errorID>
      <errorWord>:</errorWord>
      <group>L1_Format</group>
      <groupName>格式问题</groupName>
      <ability>L2_HalfPunc_CN</ability>
      <abilityName>全半角问题</abilityName>
      <candidateList>
        <item>：</item>
      </candidateList>
      <explain>文本全半角错误。</explain>
      <paraID>654F759F</paraID>
      <start>6</start>
      <end>7</end>
      <status>modified</status>
      <modifiedWord>：</modifiedWord>
      <trackRevisions>false</trackRevisions>
    </reviewItem>
    <reviewItem>
      <errorID>391299ec-5ab0-4458-8a55-65bdcec63a93</errorID>
      <errorWord>起子</errorWord>
      <group>L1_Word</group>
      <groupName>字词问题</groupName>
      <ability>L2_Typo</ability>
      <abilityName>字词错误</abilityName>
      <candidateList>
        <item>其子</item>
      </candidateList>
      <explain>存在发音相同字词的误用。</explain>
      <paraID>7A808813</paraID>
      <start>36</start>
      <end>38</end>
      <status>modified</status>
      <modifiedWord>其子</modifiedWord>
      <trackRevisions>false</trackRevisions>
    </reviewItem>
    <reviewItem>
      <errorID>38857090-0cef-4932-81d4-1598e6702228</errorID>
      <errorWord>出</errorWord>
      <group>L1_Word</group>
      <groupName>字词问题</groupName>
      <ability>L2_Typo</ability>
      <abilityName>字词错误</abilityName>
      <candidateList>
        <item>处</item>
      </candidateList>
      <explain>存在发音相同字词的误用。</explain>
      <paraID>22F5B7A6</paraID>
      <start>7</start>
      <end>8</end>
      <status>modified</status>
      <modifiedWord>处</modifiedWord>
      <trackRevisions>false</trackRevisions>
    </reviewItem>
    <reviewItem>
      <errorID>dcbfc73a-6087-4da6-9b77-9e219422ccb4</errorID>
      <errorWord>:</errorWord>
      <group>L1_Format</group>
      <groupName>格式问题</groupName>
      <ability>L2_HalfPunc_CN</ability>
      <abilityName>全半角问题</abilityName>
      <candidateList>
        <item>：</item>
      </candidateList>
      <explain>文本全半角错误。</explain>
      <paraID>2C9625EF</paraID>
      <start>4</start>
      <end>5</end>
      <status>modified</status>
      <modifiedWord>：</modifiedWord>
      <trackRevisions>false</trackRevisions>
    </reviewItem>
    <reviewItem>
      <errorID>6faeb391-7249-4e39-80ec-43ad7cfaa656</errorID>
      <errorWord>:</errorWord>
      <group>L1_Format</group>
      <groupName>格式问题</groupName>
      <ability>L2_HalfPunc_CN</ability>
      <abilityName>全半角问题</abilityName>
      <candidateList>
        <item>：</item>
      </candidateList>
      <explain>文本全半角错误。</explain>
      <paraID>657DA947</paraID>
      <start>4</start>
      <end>5</end>
      <status>modified</status>
      <modifiedWord>：</modifiedWord>
      <trackRevisions>false</trackRevisions>
    </reviewItem>
    <reviewItem>
      <errorID>1d2612d8-7053-4f35-98f9-7f6ecd43f84e</errorID>
      <errorWord>:</errorWord>
      <group>L1_Format</group>
      <groupName>格式问题</groupName>
      <ability>L2_HalfPunc_CN</ability>
      <abilityName>全半角问题</abilityName>
      <candidateList>
        <item>：</item>
      </candidateList>
      <explain>文本全半角错误。</explain>
      <paraID>7D09FB67</paraID>
      <start>6</start>
      <end>7</end>
      <status>modified</status>
      <modifiedWord>：</modifiedWord>
      <trackRevisions>false</trackRevisions>
    </reviewItem>
    <reviewItem>
      <errorID>962bfd61-cfec-415d-b802-86ee6723aa6b</errorID>
      <errorWord>:</errorWord>
      <group>L1_Format</group>
      <groupName>格式问题</groupName>
      <ability>L2_HalfPunc_CN</ability>
      <abilityName>全半角问题</abilityName>
      <candidateList>
        <item>：</item>
      </candidateList>
      <explain>文本全半角错误。</explain>
      <paraID> E2B8A5F</paraID>
      <start>4</start>
      <end>5</end>
      <status>modified</status>
      <modifiedWord>：</modifiedWord>
      <trackRevisions>false</trackRevisions>
    </reviewItem>
    <reviewItem>
      <errorID>9eec8916-8ea8-4ddb-b55f-8f4e7e640085</errorID>
      <errorWord>:</errorWord>
      <group>L1_Format</group>
      <groupName>格式问题</groupName>
      <ability>L2_HalfPunc_CN</ability>
      <abilityName>全半角问题</abilityName>
      <candidateList>
        <item>：</item>
      </candidateList>
      <explain>文本全半角错误。</explain>
      <paraID>55EEF5AB</paraID>
      <start>4</start>
      <end>5</end>
      <status>modified</status>
      <modifiedWord>：</modifiedWord>
      <trackRevisions>false</trackRevisions>
    </reviewItem>
    <reviewItem>
      <errorID>482cb24d-2828-495c-a2f7-ae3ad6deb20e</errorID>
      <errorWord>:</errorWord>
      <group>L1_Format</group>
      <groupName>格式问题</groupName>
      <ability>L2_HalfPunc_CN</ability>
      <abilityName>全半角问题</abilityName>
      <candidateList>
        <item>：</item>
      </candidateList>
      <explain>文本全半角错误。</explain>
      <paraID>3D2FD9F3</paraID>
      <start>6</start>
      <end>7</end>
      <status>modified</status>
      <modifiedWord>：</modifiedWord>
      <trackRevisions>false</trackRevisions>
    </reviewItem>
    <reviewItem>
      <errorID>e6fc845e-c03f-480c-b451-bd09bbd62fe8</errorID>
      <errorWord>:</errorWord>
      <group>L1_Format</group>
      <groupName>格式问题</groupName>
      <ability>L2_HalfPunc_CN</ability>
      <abilityName>全半角问题</abilityName>
      <candidateList>
        <item>：</item>
      </candidateList>
      <explain>文本全半角错误。</explain>
      <paraID>6B81D557</paraID>
      <start>4</start>
      <end>5</end>
      <status>modified</status>
      <modifiedWord>：</modifiedWord>
      <trackRevisions>false</trackRevisions>
    </reviewItem>
    <reviewItem>
      <errorID>af587b61-02ed-44b8-bf67-3d7a1cd17c3b</errorID>
      <errorWord>:</errorWord>
      <group>L1_Format</group>
      <groupName>格式问题</groupName>
      <ability>L2_HalfPunc_CN</ability>
      <abilityName>全半角问题</abilityName>
      <candidateList>
        <item>：</item>
      </candidateList>
      <explain>文本全半角错误。</explain>
      <paraID>6FF87D8F</paraID>
      <start>4</start>
      <end>5</end>
      <status>modified</status>
      <modifiedWord>：</modifiedWord>
      <trackRevisions>false</trackRevisions>
    </reviewItem>
    <reviewItem>
      <errorID>0e47153f-b30f-4b23-a599-6a208edffe41</errorID>
      <errorWord>:</errorWord>
      <group>L1_Format</group>
      <groupName>格式问题</groupName>
      <ability>L2_HalfPunc_CN</ability>
      <abilityName>全半角问题</abilityName>
      <candidateList>
        <item>：</item>
      </candidateList>
      <explain>文本全半角错误。</explain>
      <paraID>29647550</paraID>
      <start>6</start>
      <end>7</end>
      <status>modified</status>
      <modifiedWord>：</modifiedWord>
      <trackRevisions>false</trackRevisions>
    </reviewItem>
    <reviewItem>
      <errorID>a085ee91-10f7-45a3-b31a-2e1e39da62c0</errorID>
      <errorWord>:</errorWord>
      <group>L1_Format</group>
      <groupName>格式问题</groupName>
      <ability>L2_HalfPunc_CN</ability>
      <abilityName>全半角问题</abilityName>
      <candidateList>
        <item>：</item>
      </candidateList>
      <explain>文本全半角错误。</explain>
      <paraID> 9976BCD</paraID>
      <start>4</start>
      <end>5</end>
      <status>modified</status>
      <modifiedWord>：</modifiedWord>
      <trackRevisions>false</trackRevisions>
    </reviewItem>
    <reviewItem>
      <errorID>3bc5bf1b-8037-44d0-87f7-d1fbdcd3b851</errorID>
      <errorWord>:</errorWord>
      <group>L1_Format</group>
      <groupName>格式问题</groupName>
      <ability>L2_HalfPunc_CN</ability>
      <abilityName>全半角问题</abilityName>
      <candidateList>
        <item>：</item>
      </candidateList>
      <explain>文本全半角错误。</explain>
      <paraID>61910124</paraID>
      <start>4</start>
      <end>5</end>
      <status>modified</status>
      <modifiedWord>：</modifiedWord>
      <trackRevisions>false</trackRevisions>
    </reviewItem>
    <reviewItem>
      <errorID>0f87b3ae-ce50-425c-84e8-52d9381b18df</errorID>
      <errorWord>:</errorWord>
      <group>L1_Format</group>
      <groupName>格式问题</groupName>
      <ability>L2_HalfPunc_CN</ability>
      <abilityName>全半角问题</abilityName>
      <candidateList>
        <item>：</item>
      </candidateList>
      <explain>文本全半角错误。</explain>
      <paraID> 7C18C15</paraID>
      <start>6</start>
      <end>7</end>
      <status>modified</status>
      <modifiedWord>：</modifiedWord>
      <trackRevisions>false</trackRevisions>
    </reviewItem>
    <reviewItem>
      <errorID>3da101fa-87b6-4d1f-a50f-5cdd20d16b7a</errorID>
      <errorWord>后督</errorWord>
      <group>L1_Word</group>
      <groupName>字词问题</groupName>
      <ability>L2_Typo</ability>
      <abilityName>字词错误</abilityName>
      <candidateList>
        <item>后勤</item>
      </candidateList>
      <explain/>
      <paraID>6D295712</paraID>
      <start>0</start>
      <end>2</end>
      <status>modified</status>
      <modifiedWord>后勤</modifiedWord>
      <trackRevisions>false</trackRevisions>
    </reviewItem>
    <reviewItem>
      <errorID>c8a4422b-ebf3-46d0-abc9-fb5e8a74fa36</errorID>
      <errorWord>:</errorWord>
      <group>L1_Format</group>
      <groupName>格式问题</groupName>
      <ability>L2_HalfPunc_CN</ability>
      <abilityName>全半角问题</abilityName>
      <candidateList>
        <item>：</item>
      </candidateList>
      <explain>文本全半角错误。</explain>
      <paraID>  C03B89</paraID>
      <start>4</start>
      <end>5</end>
      <status>modified</status>
      <modifiedWord>：</modifiedWord>
      <trackRevisions>false</trackRevisions>
    </reviewItem>
    <reviewItem>
      <errorID>e6fe211e-8941-4016-a5fd-bb6e1cd3d688</errorID>
      <errorWord>:</errorWord>
      <group>L1_Format</group>
      <groupName>格式问题</groupName>
      <ability>L2_HalfPunc_CN</ability>
      <abilityName>全半角问题</abilityName>
      <candidateList>
        <item>：</item>
      </candidateList>
      <explain>文本全半角错误。</explain>
      <paraID>15F8B4E2</paraID>
      <start>4</start>
      <end>5</end>
      <status>modified</status>
      <modifiedWord>：</modifiedWord>
      <trackRevisions>false</trackRevisions>
    </reviewItem>
    <reviewItem>
      <errorID>e3fba326-33a6-45e4-bee6-d5c04bb6c441</errorID>
      <errorWord>:</errorWord>
      <group>L1_Format</group>
      <groupName>格式问题</groupName>
      <ability>L2_HalfPunc_CN</ability>
      <abilityName>全半角问题</abilityName>
      <candidateList>
        <item>：</item>
      </candidateList>
      <explain>文本全半角错误。</explain>
      <paraID>52B15D47</paraID>
      <start>6</start>
      <end>7</end>
      <status>modified</status>
      <modifiedWord>：</modifiedWord>
      <trackRevisions>false</trackRevisions>
    </reviewItem>
    <reviewItem>
      <errorID>9c448a84-a3c2-4508-8d2e-7f76fc5dd787</errorID>
      <errorWord>:</errorWord>
      <group>L1_Format</group>
      <groupName>格式问题</groupName>
      <ability>L2_HalfPunc_CN</ability>
      <abilityName>全半角问题</abilityName>
      <candidateList>
        <item>：</item>
      </candidateList>
      <explain>文本全半角错误。</explain>
      <paraID>5C1D6F10</paraID>
      <start>4</start>
      <end>5</end>
      <status>modified</status>
      <modifiedWord>：</modifiedWord>
      <trackRevisions>false</trackRevisions>
    </reviewItem>
    <reviewItem>
      <errorID>1c48f089-edd9-408e-a440-2d5f9909f4ff</errorID>
      <errorWord>:</errorWord>
      <group>L1_Format</group>
      <groupName>格式问题</groupName>
      <ability>L2_HalfPunc_CN</ability>
      <abilityName>全半角问题</abilityName>
      <candidateList>
        <item>：</item>
      </candidateList>
      <explain>文本全半角错误。</explain>
      <paraID>5FD3DA21</paraID>
      <start>4</start>
      <end>5</end>
      <status>modified</status>
      <modifiedWord>：</modifiedWord>
      <trackRevisions>false</trackRevisions>
    </reviewItem>
    <reviewItem>
      <errorID>b08a7242-32a9-4c02-bd20-dc31a252849b</errorID>
      <errorWord>:</errorWord>
      <group>L1_Format</group>
      <groupName>格式问题</groupName>
      <ability>L2_HalfPunc_CN</ability>
      <abilityName>全半角问题</abilityName>
      <candidateList>
        <item>：</item>
      </candidateList>
      <explain>文本全半角错误。</explain>
      <paraID>10273684</paraID>
      <start>6</start>
      <end>7</end>
      <status>modified</status>
      <modifiedWord>：</modifiedWord>
      <trackRevisions>false</trackRevisions>
    </reviewItem>
    <reviewItem>
      <errorID>4c99bb21-44c5-4f76-8ae5-2c6647a73364</errorID>
      <errorWord>模版</errorWord>
      <group>L1_Word</group>
      <groupName>字词问题</groupName>
      <ability>L2_Typo</ability>
      <abilityName>字词错误</abilityName>
      <candidateList>
        <item>模板</item>
      </candidateList>
      <explain>存在发音相同字词的误用。</explain>
      <paraID> 7F89BC2</paraID>
      <start>36</start>
      <end>38</end>
      <status>modified</status>
      <modifiedWord>模板</modifiedWord>
      <trackRevisions>false</trackRevisions>
    </reviewItem>
    <reviewItem>
      <errorID>01066da7-101d-41c8-a0b0-1d0e781575fd</errorID>
      <errorWord>:</errorWord>
      <group>L1_Format</group>
      <groupName>格式问题</groupName>
      <ability>L2_HalfPunc_CN</ability>
      <abilityName>全半角问题</abilityName>
      <candidateList>
        <item>：</item>
      </candidateList>
      <explain>文本全半角错误。</explain>
      <paraID>4D40D5A7</paraID>
      <start>4</start>
      <end>5</end>
      <status>modified</status>
      <modifiedWord>：</modifiedWord>
      <trackRevisions>false</trackRevisions>
    </reviewItem>
    <reviewItem>
      <errorID>dd6b74bf-a0fc-417a-8535-9b8e9953899e</errorID>
      <errorWord>:</errorWord>
      <group>L1_Format</group>
      <groupName>格式问题</groupName>
      <ability>L2_HalfPunc_CN</ability>
      <abilityName>全半角问题</abilityName>
      <candidateList>
        <item>：</item>
      </candidateList>
      <explain>文本全半角错误。</explain>
      <paraID>5CC4B2DA</paraID>
      <start>4</start>
      <end>5</end>
      <status>modified</status>
      <modifiedWord>：</modifiedWord>
      <trackRevisions>false</trackRevisions>
    </reviewItem>
    <reviewItem>
      <errorID>0b81ccc4-4617-4dd0-84eb-1bd55de7ebb5</errorID>
      <errorWord>:</errorWord>
      <group>L1_Format</group>
      <groupName>格式问题</groupName>
      <ability>L2_HalfPunc_CN</ability>
      <abilityName>全半角问题</abilityName>
      <candidateList>
        <item>：</item>
      </candidateList>
      <explain>文本全半角错误。</explain>
      <paraID>36CD24E1</paraID>
      <start>6</start>
      <end>7</end>
      <status>modified</status>
      <modifiedWord>：</modifiedWord>
      <trackRevisions>false</trackRevisions>
    </reviewItem>
    <reviewItem>
      <errorID>8abed908-33e6-45d9-85c9-bceda97485eb</errorID>
      <errorWord>类型在</errorWord>
      <group>L1_Word</group>
      <groupName>字词问题</groupName>
      <ability>L2_Typo</ability>
      <abilityName>字词错误</abilityName>
      <candidateList>
        <item>类型</item>
      </candidateList>
      <explain/>
      <paraID>51DB320D</paraID>
      <start>16</start>
      <end>18</end>
      <status>modified</status>
      <modifiedWord>类型</modifiedWord>
      <trackRevisions>false</trackRevisions>
    </reviewItem>
    <reviewItem>
      <errorID>eca92eb9-97ca-4a39-9162-85f59c12ce4d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3350EEB0</paraID>
      <start>0</start>
      <end>2</end>
      <status>modified</status>
      <modifiedWord>1.</modifiedWord>
      <trackRevisions>false</trackRevisions>
    </reviewItem>
    <reviewItem>
      <errorID>d88bd47c-64b9-479a-9419-3aaa0c385645</errorID>
      <errorWord>:</errorWord>
      <group>L1_Format</group>
      <groupName>格式问题</groupName>
      <ability>L2_HalfPunc_CN</ability>
      <abilityName>全半角问题</abilityName>
      <candidateList>
        <item>：</item>
      </candidateList>
      <explain>文本全半角错误。</explain>
      <paraID> D2F00DA</paraID>
      <start>4</start>
      <end>5</end>
      <status>modified</status>
      <modifiedWord>：</modifiedWord>
      <trackRevisions>false</trackRevisions>
    </reviewItem>
    <reviewItem>
      <errorID>24df9e73-ca1b-4d84-bf17-746dff546095</errorID>
      <errorWord>:</errorWord>
      <group>L1_Format</group>
      <groupName>格式问题</groupName>
      <ability>L2_HalfPunc_CN</ability>
      <abilityName>全半角问题</abilityName>
      <candidateList>
        <item>：</item>
      </candidateList>
      <explain>文本全半角错误。</explain>
      <paraID>7458E927</paraID>
      <start>4</start>
      <end>5</end>
      <status>modified</status>
      <modifiedWord>：</modifiedWord>
      <trackRevisions>false</trackRevisions>
    </reviewItem>
    <reviewItem>
      <errorID>ccb69043-499b-495d-912c-3740c6744413</errorID>
      <errorWord>:</errorWord>
      <group>L1_Format</group>
      <groupName>格式问题</groupName>
      <ability>L2_HalfPunc_CN</ability>
      <abilityName>全半角问题</abilityName>
      <candidateList>
        <item>：</item>
      </candidateList>
      <explain>文本全半角错误。</explain>
      <paraID>7E0A4B54</paraID>
      <start>6</start>
      <end>7</end>
      <status>modified</status>
      <modifiedWord>：</modifiedWord>
      <trackRevisions>false</trackRevisions>
    </reviewItem>
    <reviewItem>
      <errorID>46988288-8276-42e5-8d6b-7b60eeacf74c</errorID>
      <errorWord>用户的</errorWord>
      <group>L1_Word</group>
      <groupName>字词问题</groupName>
      <ability>L2_Typo</ability>
      <abilityName>字词错误</abilityName>
      <candidateList>
        <item>用户</item>
      </candidateList>
      <explain/>
      <paraID>6B35C893</paraID>
      <start>10</start>
      <end>12</end>
      <status>modified</status>
      <modifiedWord>用户</modifiedWord>
      <trackRevisions>false</trackRevisions>
    </reviewItem>
    <reviewItem>
      <errorID>16d7f383-13cc-4a5c-a69f-7faf50d6a49f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2D3DEC7</paraID>
      <start>0</start>
      <end>2</end>
      <status>modified</status>
      <modifiedWord>1.</modifiedWord>
      <trackRevisions>false</trackRevisions>
    </reviewItem>
    <reviewItem>
      <errorID>3f7daca2-0fef-4a63-a28b-8b6846b8fc39</errorID>
      <errorWord>:</errorWord>
      <group>L1_Format</group>
      <groupName>格式问题</groupName>
      <ability>L2_HalfPunc_CN</ability>
      <abilityName>全半角问题</abilityName>
      <candidateList>
        <item>：</item>
      </candidateList>
      <explain>文本全半角错误。</explain>
      <paraID>69ADCE2B</paraID>
      <start>4</start>
      <end>5</end>
      <status>modified</status>
      <modifiedWord>：</modifiedWord>
      <trackRevisions>false</trackRevisions>
    </reviewItem>
    <reviewItem>
      <errorID>42badec3-4c05-43ca-b17a-a4341f295789</errorID>
      <errorWord>:</errorWord>
      <group>L1_Format</group>
      <groupName>格式问题</groupName>
      <ability>L2_HalfPunc_CN</ability>
      <abilityName>全半角问题</abilityName>
      <candidateList>
        <item>：</item>
      </candidateList>
      <explain>文本全半角错误。</explain>
      <paraID>6EF47DC4</paraID>
      <start>4</start>
      <end>5</end>
      <status>modified</status>
      <modifiedWord>：</modifiedWord>
      <trackRevisions>false</trackRevisions>
    </reviewItem>
    <reviewItem>
      <errorID>36412666-afb9-49e9-a50a-328b3df1aa0f</errorID>
      <errorWord>:</errorWord>
      <group>L1_Format</group>
      <groupName>格式问题</groupName>
      <ability>L2_HalfPunc_CN</ability>
      <abilityName>全半角问题</abilityName>
      <candidateList>
        <item>：</item>
      </candidateList>
      <explain>文本全半角错误。</explain>
      <paraID>1629CA6C</paraID>
      <start>6</start>
      <end>7</end>
      <status>modified</status>
      <modifiedWord>：</modifiedWord>
      <trackRevisions>false</trackRevisions>
    </reviewItem>
    <reviewItem>
      <errorID>6df5695d-53f6-42fd-b202-713528f9d4e9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229AB497</paraID>
      <start>0</start>
      <end>2</end>
      <status>modified</status>
      <modifiedWord>1.</modifiedWord>
      <trackRevisions>false</trackRevisions>
    </reviewItem>
    <reviewItem>
      <errorID>63d64247-dd8c-46b7-a3b7-a5aa33c1da3a</errorID>
      <errorWord>:</errorWord>
      <group>L1_Format</group>
      <groupName>格式问题</groupName>
      <ability>L2_HalfPunc_CN</ability>
      <abilityName>全半角问题</abilityName>
      <candidateList>
        <item>：</item>
      </candidateList>
      <explain>文本全半角错误。</explain>
      <paraID>72B6A42B</paraID>
      <start>4</start>
      <end>5</end>
      <status>modified</status>
      <modifiedWord>：</modifiedWord>
      <trackRevisions>false</trackRevisions>
    </reviewItem>
    <reviewItem>
      <errorID>4d2fd64d-26d9-46e5-8b6c-0d204cd9ed1c</errorID>
      <errorWord>:</errorWord>
      <group>L1_Format</group>
      <groupName>格式问题</groupName>
      <ability>L2_HalfPunc_CN</ability>
      <abilityName>全半角问题</abilityName>
      <candidateList>
        <item>：</item>
      </candidateList>
      <explain>文本全半角错误。</explain>
      <paraID> C4B4F0C</paraID>
      <start>4</start>
      <end>5</end>
      <status>modified</status>
      <modifiedWord>：</modifiedWord>
      <trackRevisions>false</trackRevisions>
    </reviewItem>
    <reviewItem>
      <errorID>3a4b2c30-06f8-417f-9d7e-f92b71438052</errorID>
      <errorWord>:</errorWord>
      <group>L1_Format</group>
      <groupName>格式问题</groupName>
      <ability>L2_HalfPunc_CN</ability>
      <abilityName>全半角问题</abilityName>
      <candidateList>
        <item>：</item>
      </candidateList>
      <explain>文本全半角错误。</explain>
      <paraID>4D1B7EE6</paraID>
      <start>6</start>
      <end>7</end>
      <status>modified</status>
      <modifiedWord>：</modifiedWord>
      <trackRevisions>false</trackRevisions>
    </reviewItem>
    <reviewItem>
      <errorID>9a9cc42c-ea26-4dfa-ac7f-9b9526f76ffc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5D17F4B8</paraID>
      <start>0</start>
      <end>2</end>
      <status>modified</status>
      <modifiedWord>1.</modifiedWord>
      <trackRevisions>false</trackRevisions>
    </reviewItem>
    <reviewItem>
      <errorID>d527fc79-e2c6-4196-9ddc-057dec9db2e8</errorID>
      <errorWord>:</errorWord>
      <group>L1_Format</group>
      <groupName>格式问题</groupName>
      <ability>L2_HalfPunc_CN</ability>
      <abilityName>全半角问题</abilityName>
      <candidateList>
        <item>：</item>
      </candidateList>
      <explain>文本全半角错误。</explain>
      <paraID>4F3BB493</paraID>
      <start>4</start>
      <end>5</end>
      <status>modified</status>
      <modifiedWord>：</modifiedWord>
      <trackRevisions>false</trackRevisions>
    </reviewItem>
    <reviewItem>
      <errorID>00fe24ab-4993-4ae0-9c92-6fc5d04e8f00</errorID>
      <errorWord>:</errorWord>
      <group>L1_Format</group>
      <groupName>格式问题</groupName>
      <ability>L2_HalfPunc_CN</ability>
      <abilityName>全半角问题</abilityName>
      <candidateList>
        <item>：</item>
      </candidateList>
      <explain>文本全半角错误。</explain>
      <paraID>18991CD6</paraID>
      <start>4</start>
      <end>5</end>
      <status>modified</status>
      <modifiedWord>：</modifiedWord>
      <trackRevisions>false</trackRevisions>
    </reviewItem>
    <reviewItem>
      <errorID>5dc215bf-05bc-4ab9-b53a-4362c24a2af2</errorID>
      <errorWord>:</errorWord>
      <group>L1_Format</group>
      <groupName>格式问题</groupName>
      <ability>L2_HalfPunc_CN</ability>
      <abilityName>全半角问题</abilityName>
      <candidateList>
        <item>：</item>
      </candidateList>
      <explain>文本全半角错误。</explain>
      <paraID>5383F423</paraID>
      <start>6</start>
      <end>7</end>
      <status>modified</status>
      <modifiedWord>：</modifiedWord>
      <trackRevisions>false</trackRevisions>
    </reviewItem>
    <reviewItem>
      <errorID>6bfe9078-d64c-417b-8117-ccfa8ab11626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206787A</paraID>
      <start>0</start>
      <end>2</end>
      <status>modified</status>
      <modifiedWord>1.</modifiedWord>
      <trackRevisions>false</trackRevisions>
    </reviewItem>
    <reviewItem>
      <errorID>6d0dc3ec-c164-49bb-86f5-7ac1e86fe51b</errorID>
      <errorWord>:</errorWord>
      <group>L1_Format</group>
      <groupName>格式问题</groupName>
      <ability>L2_HalfPunc_CN</ability>
      <abilityName>全半角问题</abilityName>
      <candidateList>
        <item>：</item>
      </candidateList>
      <explain>文本全半角错误。</explain>
      <paraID>72CE07A8</paraID>
      <start>4</start>
      <end>5</end>
      <status>modified</status>
      <modifiedWord>：</modifiedWord>
      <trackRevisions>false</trackRevisions>
    </reviewItem>
    <reviewItem>
      <errorID>89712a05-9cf6-4973-a92b-3cb6707f1a94</errorID>
      <errorWord>:</errorWord>
      <group>L1_Format</group>
      <groupName>格式问题</groupName>
      <ability>L2_HalfPunc_CN</ability>
      <abilityName>全半角问题</abilityName>
      <candidateList>
        <item>：</item>
      </candidateList>
      <explain>文本全半角错误。</explain>
      <paraID>6F2BD059</paraID>
      <start>4</start>
      <end>5</end>
      <status>modified</status>
      <modifiedWord>：</modifiedWord>
      <trackRevisions>false</trackRevisions>
    </reviewItem>
    <reviewItem>
      <errorID>4d0074db-3c9a-438d-a805-2e4546940d47</errorID>
      <errorWord>:</errorWord>
      <group>L1_Format</group>
      <groupName>格式问题</groupName>
      <ability>L2_HalfPunc_CN</ability>
      <abilityName>全半角问题</abilityName>
      <candidateList>
        <item>：</item>
      </candidateList>
      <explain>文本全半角错误。</explain>
      <paraID> C6A7C93</paraID>
      <start>6</start>
      <end>7</end>
      <status>modified</status>
      <modifiedWord>：</modifiedWord>
      <trackRevisions>false</trackRevisions>
    </reviewItem>
    <reviewItem>
      <errorID>61403aa4-6272-4b37-a437-0841b20c7e39</errorID>
      <errorWord>待办</errorWord>
      <group>L1_Word</group>
      <groupName>字词问题</groupName>
      <ability>L2_Typo</ability>
      <abilityName>字词错误</abilityName>
      <candidateList>
        <item>代办</item>
      </candidateList>
      <explain/>
      <paraID>370C9C2E</paraID>
      <start>35</start>
      <end>37</end>
      <status>modified</status>
      <modifiedWord>代办</modifiedWord>
      <trackRevisions>false</trackRevisions>
    </reviewItem>
    <reviewItem>
      <errorID>1e15fedf-f630-4b72-9e8b-fa720795c132</errorID>
      <errorWord>-</errorWord>
      <group>L1_Format</group>
      <groupName>格式问题</groupName>
      <ability>L2_HalfPunc_CN</ability>
      <abilityName>全半角问题</abilityName>
      <candidateList>
        <item>－</item>
      </candidateList>
      <explain>文本全半角错误。</explain>
      <paraID>5A6218A1</paraID>
      <start>4</start>
      <end>5</end>
      <status>modified</status>
      <modifiedWord>－</modifiedWord>
      <trackRevisions>false</trackRevisions>
    </reviewItem>
    <reviewItem>
      <errorID>afecabf0-207c-4190-a7bb-6b973d7f3849</errorID>
      <errorWord>-</errorWord>
      <group>L1_Format</group>
      <groupName>格式问题</groupName>
      <ability>L2_HalfPunc_CN</ability>
      <abilityName>全半角问题</abilityName>
      <candidateList>
        <item>－</item>
      </candidateList>
      <explain>文本全半角错误。</explain>
      <paraID>31E922AC</paraID>
      <start>5</start>
      <end>6</end>
      <status>modified</status>
      <modifiedWord>－</modifiedWord>
      <trackRevisions>false</trackRevisions>
    </reviewItem>
    <reviewItem>
      <errorID>b110f2f8-a4cf-406b-aae3-78ecb9f07989</errorID>
      <errorWord>-</errorWord>
      <group>L1_Format</group>
      <groupName>格式问题</groupName>
      <ability>L2_HalfPunc_CN</ability>
      <abilityName>全半角问题</abilityName>
      <candidateList>
        <item>－</item>
      </candidateList>
      <explain>文本全半角错误。</explain>
      <paraID>409791F3</paraID>
      <start>7</start>
      <end>8</end>
      <status>modified</status>
      <modifiedWord>－</modifiedWord>
      <trackRevisions>false</trackRevisions>
    </reviewItem>
    <reviewItem>
      <errorID>a7077eba-4a6a-47d2-8fe4-c003295c6ecc</errorID>
      <errorWord>-</errorWord>
      <group>L1_Format</group>
      <groupName>格式问题</groupName>
      <ability>L2_HalfPunc_CN</ability>
      <abilityName>全半角问题</abilityName>
      <candidateList>
        <item>－</item>
      </candidateList>
      <explain>文本全半角错误。</explain>
      <paraID>4EBA7847</paraID>
      <start>4</start>
      <end>5</end>
      <status>modified</status>
      <modifiedWord>－</modifiedWord>
      <trackRevisions>false</trackRevisions>
    </reviewItem>
    <reviewItem>
      <errorID>2d5f88ac-094f-47e0-822a-a46ca5a1f3e5</errorID>
      <errorWord>-</errorWord>
      <group>L1_Format</group>
      <groupName>格式问题</groupName>
      <ability>L2_HalfPunc_CN</ability>
      <abilityName>全半角问题</abilityName>
      <candidateList>
        <item>－</item>
      </candidateList>
      <explain>文本全半角错误。</explain>
      <paraID>3BCCF63E</paraID>
      <start>4</start>
      <end>5</end>
      <status>modified</status>
      <modifiedWord>－</modifiedWord>
      <trackRevisions>false</trackRevisions>
    </reviewItem>
    <reviewItem>
      <errorID>a4ff3918-c805-4941-a625-ad3d2a8579a2</errorID>
      <errorWord>:</errorWord>
      <group>L1_Format</group>
      <groupName>格式问题</groupName>
      <ability>L2_HalfPunc_CN</ability>
      <abilityName>全半角问题</abilityName>
      <candidateList>
        <item>：</item>
      </candidateList>
      <explain>文本全半角错误。</explain>
      <paraID>42342F22</paraID>
      <start>4</start>
      <end>5</end>
      <status>modified</status>
      <modifiedWord>：</modifiedWord>
      <trackRevisions>false</trackRevisions>
    </reviewItem>
    <reviewItem>
      <errorID>cdec0e9e-5ccf-49c6-8428-dd6a0af5b2f5</errorID>
      <errorWord>:</errorWord>
      <group>L1_Format</group>
      <groupName>格式问题</groupName>
      <ability>L2_HalfPunc_CN</ability>
      <abilityName>全半角问题</abilityName>
      <candidateList>
        <item>：</item>
      </candidateList>
      <explain>文本全半角错误。</explain>
      <paraID>225569F3</paraID>
      <start>4</start>
      <end>5</end>
      <status>modified</status>
      <modifiedWord>：</modifiedWord>
      <trackRevisions>false</trackRevisions>
    </reviewItem>
    <reviewItem>
      <errorID>d7c31c6d-1bc1-40a0-a45d-73e1aa86dbd4</errorID>
      <errorWord>:</errorWord>
      <group>L1_Format</group>
      <groupName>格式问题</groupName>
      <ability>L2_HalfPunc_CN</ability>
      <abilityName>全半角问题</abilityName>
      <candidateList>
        <item>：</item>
      </candidateList>
      <explain>文本全半角错误。</explain>
      <paraID>5180F7CE</paraID>
      <start>6</start>
      <end>7</end>
      <status>modified</status>
      <modifiedWord>：</modifiedWord>
      <trackRevisions>false</trackRevisions>
    </reviewItem>
    <reviewItem>
      <errorID>0a757278-c9bd-4ef6-a0d4-b550535daccb</errorID>
      <errorWord>:</errorWord>
      <group>L1_Format</group>
      <groupName>格式问题</groupName>
      <ability>L2_HalfPunc_CN</ability>
      <abilityName>全半角问题</abilityName>
      <candidateList>
        <item>：</item>
      </candidateList>
      <explain>文本全半角错误。</explain>
      <paraID>7AA3DF9D</paraID>
      <start>4</start>
      <end>5</end>
      <status>modified</status>
      <modifiedWord>：</modifiedWord>
      <trackRevisions>false</trackRevisions>
    </reviewItem>
    <reviewItem>
      <errorID>8585cf01-9a72-49f3-9257-72a20ddc257f</errorID>
      <errorWord>:</errorWord>
      <group>L1_Format</group>
      <groupName>格式问题</groupName>
      <ability>L2_HalfPunc_CN</ability>
      <abilityName>全半角问题</abilityName>
      <candidateList>
        <item>：</item>
      </candidateList>
      <explain>文本全半角错误。</explain>
      <paraID>4DAD9E1F</paraID>
      <start>4</start>
      <end>5</end>
      <status>modified</status>
      <modifiedWord>：</modifiedWord>
      <trackRevisions>false</trackRevisions>
    </reviewItem>
    <reviewItem>
      <errorID>30df5194-a848-403b-a509-9c28a5c2c7a5</errorID>
      <errorWord>:</errorWord>
      <group>L1_Format</group>
      <groupName>格式问题</groupName>
      <ability>L2_HalfPunc_CN</ability>
      <abilityName>全半角问题</abilityName>
      <candidateList>
        <item>：</item>
      </candidateList>
      <explain>文本全半角错误。</explain>
      <paraID>70017E73</paraID>
      <start>6</start>
      <end>7</end>
      <status>modified</status>
      <modifiedWord>：</modifiedWord>
      <trackRevisions>false</trackRevisions>
    </reviewItem>
    <reviewItem>
      <errorID>4f6a2003-27c7-47ae-86d1-dedf61463b5a</errorID>
      <errorWord>:</errorWord>
      <group>L1_Format</group>
      <groupName>格式问题</groupName>
      <ability>L2_HalfPunc_CN</ability>
      <abilityName>全半角问题</abilityName>
      <candidateList>
        <item>：</item>
      </candidateList>
      <explain>文本全半角错误。</explain>
      <paraID>60A88CB6</paraID>
      <start>4</start>
      <end>5</end>
      <status>modified</status>
      <modifiedWord>：</modifiedWord>
      <trackRevisions>false</trackRevisions>
    </reviewItem>
    <reviewItem>
      <errorID>88ba27e1-fc7b-4b9c-a067-c3e4c3cec156</errorID>
      <errorWord>:</errorWord>
      <group>L1_Format</group>
      <groupName>格式问题</groupName>
      <ability>L2_HalfPunc_CN</ability>
      <abilityName>全半角问题</abilityName>
      <candidateList>
        <item>：</item>
      </candidateList>
      <explain>文本全半角错误。</explain>
      <paraID>30BE3CB5</paraID>
      <start>4</start>
      <end>5</end>
      <status>modified</status>
      <modifiedWord>：</modifiedWord>
      <trackRevisions>false</trackRevisions>
    </reviewItem>
    <reviewItem>
      <errorID>5a22bdfb-df3e-4126-95e4-b06a618e7ef8</errorID>
      <errorWord>:</errorWord>
      <group>L1_Format</group>
      <groupName>格式问题</groupName>
      <ability>L2_HalfPunc_CN</ability>
      <abilityName>全半角问题</abilityName>
      <candidateList>
        <item>：</item>
      </candidateList>
      <explain>文本全半角错误。</explain>
      <paraID>4B744E66</paraID>
      <start>6</start>
      <end>7</end>
      <status>modified</status>
      <modifiedWord>：</modifiedWord>
      <trackRevisions>false</trackRevisions>
    </reviewItem>
    <reviewItem>
      <errorID>711a1d7f-66be-4c6c-b539-b12f65bff194</errorID>
      <errorWord>:</errorWord>
      <group>L1_Format</group>
      <groupName>格式问题</groupName>
      <ability>L2_HalfPunc_CN</ability>
      <abilityName>全半角问题</abilityName>
      <candidateList>
        <item>：</item>
      </candidateList>
      <explain>文本全半角错误。</explain>
      <paraID>66847ACF</paraID>
      <start>4</start>
      <end>5</end>
      <status>modified</status>
      <modifiedWord>：</modifiedWord>
      <trackRevisions>false</trackRevisions>
    </reviewItem>
    <reviewItem>
      <errorID>7f203fef-014c-4598-b9fd-24f616087e6a</errorID>
      <errorWord>:</errorWord>
      <group>L1_Format</group>
      <groupName>格式问题</groupName>
      <ability>L2_HalfPunc_CN</ability>
      <abilityName>全半角问题</abilityName>
      <candidateList>
        <item>：</item>
      </candidateList>
      <explain>文本全半角错误。</explain>
      <paraID>236A47EF</paraID>
      <start>4</start>
      <end>5</end>
      <status>modified</status>
      <modifiedWord>：</modifiedWord>
      <trackRevisions>false</trackRevisions>
    </reviewItem>
    <reviewItem>
      <errorID>e6b096f8-396a-4e7f-87ef-65e681239373</errorID>
      <errorWord>:</errorWord>
      <group>L1_Format</group>
      <groupName>格式问题</groupName>
      <ability>L2_HalfPunc_CN</ability>
      <abilityName>全半角问题</abilityName>
      <candidateList>
        <item>：</item>
      </candidateList>
      <explain>文本全半角错误。</explain>
      <paraID>6CAC98AD</paraID>
      <start>6</start>
      <end>7</end>
      <status>modified</status>
      <modifiedWord>：</modifiedWord>
      <trackRevisions>false</trackRevisions>
    </reviewItem>
    <reviewItem>
      <errorID>e7535e0b-d4f1-4e5b-a228-b7aa656cccb3</errorID>
      <errorWord>:</errorWord>
      <group>L1_Format</group>
      <groupName>格式问题</groupName>
      <ability>L2_HalfPunc_CN</ability>
      <abilityName>全半角问题</abilityName>
      <candidateList>
        <item>：</item>
      </candidateList>
      <explain>文本全半角错误。</explain>
      <paraID>547631C5</paraID>
      <start>4</start>
      <end>5</end>
      <status>modified</status>
      <modifiedWord>：</modifiedWord>
      <trackRevisions>false</trackRevisions>
    </reviewItem>
    <reviewItem>
      <errorID>0eb08595-6b86-47d8-92cd-fc0378444571</errorID>
      <errorWord>:</errorWord>
      <group>L1_Format</group>
      <groupName>格式问题</groupName>
      <ability>L2_HalfPunc_CN</ability>
      <abilityName>全半角问题</abilityName>
      <candidateList>
        <item>：</item>
      </candidateList>
      <explain>文本全半角错误。</explain>
      <paraID>18EB3391</paraID>
      <start>4</start>
      <end>5</end>
      <status>modified</status>
      <modifiedWord>：</modifiedWord>
      <trackRevisions>false</trackRevisions>
    </reviewItem>
    <reviewItem>
      <errorID>c4020735-36fc-44cb-80a1-e6385e0fab49</errorID>
      <errorWord>:</errorWord>
      <group>L1_Format</group>
      <groupName>格式问题</groupName>
      <ability>L2_HalfPunc_CN</ability>
      <abilityName>全半角问题</abilityName>
      <candidateList>
        <item>：</item>
      </candidateList>
      <explain>文本全半角错误。</explain>
      <paraID>774DD35D</paraID>
      <start>6</start>
      <end>7</end>
      <status>modified</status>
      <modifiedWord>：</modifiedWord>
      <trackRevisions>false</trackRevisions>
    </reviewItem>
    <reviewItem>
      <errorID>af09bbbb-76ad-4230-a8f9-403b89428546</errorID>
      <errorWord>:</errorWord>
      <group>L1_Format</group>
      <groupName>格式问题</groupName>
      <ability>L2_HalfPunc_CN</ability>
      <abilityName>全半角问题</abilityName>
      <candidateList>
        <item>：</item>
      </candidateList>
      <explain>文本全半角错误。</explain>
      <paraID>3612258E</paraID>
      <start>4</start>
      <end>5</end>
      <status>modified</status>
      <modifiedWord>：</modifiedWord>
      <trackRevisions>false</trackRevisions>
    </reviewItem>
    <reviewItem>
      <errorID>b99ec1d4-4f6e-4556-b56c-34802ad871f6</errorID>
      <errorWord>:</errorWord>
      <group>L1_Format</group>
      <groupName>格式问题</groupName>
      <ability>L2_HalfPunc_CN</ability>
      <abilityName>全半角问题</abilityName>
      <candidateList>
        <item>：</item>
      </candidateList>
      <explain>文本全半角错误。</explain>
      <paraID>3F2725F9</paraID>
      <start>4</start>
      <end>5</end>
      <status>modified</status>
      <modifiedWord>：</modifiedWord>
      <trackRevisions>false</trackRevisions>
    </reviewItem>
    <reviewItem>
      <errorID>d5c388a2-7507-4c19-be6f-4b58322b03d5</errorID>
      <errorWord>:</errorWord>
      <group>L1_Format</group>
      <groupName>格式问题</groupName>
      <ability>L2_HalfPunc_CN</ability>
      <abilityName>全半角问题</abilityName>
      <candidateList>
        <item>：</item>
      </candidateList>
      <explain>文本全半角错误。</explain>
      <paraID>3C9C13D2</paraID>
      <start>6</start>
      <end>7</end>
      <status>modified</status>
      <modifiedWord>：</modifiedWord>
      <trackRevisions>false</trackRevisions>
    </reviewItem>
    <reviewItem>
      <errorID>e315736b-ce90-4dd7-a79a-df1a1af37537</errorID>
      <errorWord>-</errorWord>
      <group>L1_Format</group>
      <groupName>格式问题</groupName>
      <ability>L2_HalfPunc_CN</ability>
      <abilityName>全半角问题</abilityName>
      <candidateList>
        <item>－</item>
      </candidateList>
      <explain>文本全半角错误。</explain>
      <paraID> 70D9359</paraID>
      <start>4</start>
      <end>5</end>
      <status>modified</status>
      <modifiedWord>－</modifiedWord>
      <trackRevisions>false</trackRevisions>
    </reviewItem>
    <reviewItem>
      <errorID>fc29d389-563f-4007-8c5e-1b53653edaa8</errorID>
      <errorWord>-</errorWord>
      <group>L1_Format</group>
      <groupName>格式问题</groupName>
      <ability>L2_HalfPunc_CN</ability>
      <abilityName>全半角问题</abilityName>
      <candidateList>
        <item>－</item>
      </candidateList>
      <explain>文本全半角错误。</explain>
      <paraID>5E29849A</paraID>
      <start>4</start>
      <end>5</end>
      <status>modified</status>
      <modifiedWord>－</modifiedWord>
      <trackRevisions>false</trackRevisions>
    </reviewItem>
    <reviewItem>
      <errorID>ea7dbcd1-6277-4a43-9a79-5498f88d94cf</errorID>
      <errorWord>-</errorWord>
      <group>L1_Format</group>
      <groupName>格式问题</groupName>
      <ability>L2_HalfPunc_CN</ability>
      <abilityName>全半角问题</abilityName>
      <candidateList>
        <item>－</item>
      </candidateList>
      <explain>文本全半角错误。</explain>
      <paraID>13D713C9</paraID>
      <start>4</start>
      <end>5</end>
      <status>modified</status>
      <modifiedWord>－</modifiedWord>
      <trackRevisions>false</trackRevisions>
    </reviewItem>
    <reviewItem>
      <errorID>69a643d4-17fe-4374-85f0-a67133aae269</errorID>
      <errorWord>-</errorWord>
      <group>L1_Format</group>
      <groupName>格式问题</groupName>
      <ability>L2_HalfPunc_CN</ability>
      <abilityName>全半角问题</abilityName>
      <candidateList>
        <item>－</item>
      </candidateList>
      <explain>文本全半角错误。</explain>
      <paraID>13D713C9</paraID>
      <start>12</start>
      <end>13</end>
      <status>modified</status>
      <modifiedWord>－</modifiedWord>
      <trackRevisions>false</trackRevisions>
    </reviewItem>
    <reviewItem>
      <errorID>9cdae0d2-ce8a-4513-9301-afecaffa8c40</errorID>
      <errorWord>-</errorWord>
      <group>L1_Format</group>
      <groupName>格式问题</groupName>
      <ability>L2_HalfPunc_CN</ability>
      <abilityName>全半角问题</abilityName>
      <candidateList>
        <item>－</item>
      </candidateList>
      <explain>文本全半角错误。</explain>
      <paraID>13D713C9</paraID>
      <start>20</start>
      <end>21</end>
      <status>modified</status>
      <modifiedWord>－</modifiedWord>
      <trackRevisions>false</trackRevisions>
    </reviewItem>
    <reviewItem>
      <errorID>1fe2bab3-7e87-4e7f-9959-5efea3ab5e39</errorID>
      <errorWord>-</errorWord>
      <group>L1_Format</group>
      <groupName>格式问题</groupName>
      <ability>L2_HalfPunc_CN</ability>
      <abilityName>全半角问题</abilityName>
      <candidateList>
        <item>－</item>
      </candidateList>
      <explain>文本全半角错误。</explain>
      <paraID>13D713C9</paraID>
      <start>28</start>
      <end>29</end>
      <status>modified</status>
      <modifiedWord>－</modifiedWord>
      <trackRevisions>false</trackRevisions>
    </reviewItem>
    <reviewItem>
      <errorID>1f1047af-bd6a-4e46-bd32-7a111ab7dd2f</errorID>
      <errorWord>模版</errorWord>
      <group>L1_Word</group>
      <groupName>字词问题</groupName>
      <ability>L2_Typo</ability>
      <abilityName>字词错误</abilityName>
      <candidateList>
        <item>模板</item>
      </candidateList>
      <explain>存在发音相同字词的误用。</explain>
      <paraID> 2CC5A3B</paraID>
      <start>6</start>
      <end>8</end>
      <status>modified</status>
      <modifiedWord>模板</modifiedWord>
      <trackRevisions>false</trackRevisions>
    </reviewItem>
    <reviewItem>
      <errorID>0fbb1906-e42d-46a0-a31f-6884014a7c95</errorID>
      <errorWord>模版</errorWord>
      <group>L1_Word</group>
      <groupName>字词问题</groupName>
      <ability>L2_Typo</ability>
      <abilityName>字词错误</abilityName>
      <candidateList>
        <item>模板</item>
      </candidateList>
      <explain>存在发音相同字词的误用。</explain>
      <paraID>50AB97D4</paraID>
      <start>0</start>
      <end>2</end>
      <status>modified</status>
      <modifiedWord>模板</modifiedWord>
      <trackRevisions>false</trackRevisions>
    </reviewItem>
    <reviewItem>
      <errorID>29f4d2d6-e421-4f38-b47e-1e9ced9420d4</errorID>
      <errorWord>:</errorWord>
      <group>L1_Format</group>
      <groupName>格式问题</groupName>
      <ability>L2_HalfPunc_CN</ability>
      <abilityName>全半角问题</abilityName>
      <candidateList>
        <item>：</item>
      </candidateList>
      <explain>文本全半角错误。</explain>
      <paraID>11098FE4</paraID>
      <start>4</start>
      <end>5</end>
      <status>modified</status>
      <modifiedWord>：</modifiedWord>
      <trackRevisions>false</trackRevisions>
    </reviewItem>
    <reviewItem>
      <errorID>4630518d-37c0-44ff-9af1-1f7c80b0e374</errorID>
      <errorWord>:</errorWord>
      <group>L1_Format</group>
      <groupName>格式问题</groupName>
      <ability>L2_HalfPunc_CN</ability>
      <abilityName>全半角问题</abilityName>
      <candidateList>
        <item>：</item>
      </candidateList>
      <explain>文本全半角错误。</explain>
      <paraID>20D72228</paraID>
      <start>4</start>
      <end>5</end>
      <status>modified</status>
      <modifiedWord>：</modifiedWord>
      <trackRevisions>false</trackRevisions>
    </reviewItem>
    <reviewItem>
      <errorID>9c3377fb-9840-4aaa-a061-2ac1054589eb</errorID>
      <errorWord>:</errorWord>
      <group>L1_Format</group>
      <groupName>格式问题</groupName>
      <ability>L2_HalfPunc_CN</ability>
      <abilityName>全半角问题</abilityName>
      <candidateList>
        <item>：</item>
      </candidateList>
      <explain>文本全半角错误。</explain>
      <paraID>609A3D62</paraID>
      <start>6</start>
      <end>7</end>
      <status>modified</status>
      <modifiedWord>：</modifiedWord>
      <trackRevisions>false</trackRevisions>
    </reviewItem>
    <reviewItem>
      <errorID>ab49c5d3-023c-45ec-b6de-197964dd5955</errorID>
      <errorWord>.</errorWord>
      <group>L1_Format</group>
      <groupName>格式问题</groupName>
      <ability>L2_HalfPunc_CN</ability>
      <abilityName>全半角问题</abilityName>
      <candidateList>
        <item>。</item>
      </candidateList>
      <explain>文本全半角错误。</explain>
      <paraID>3037E8EB</paraID>
      <start>28</start>
      <end>29</end>
      <status>modified</status>
      <modifiedWord>。</modifiedWord>
      <trackRevisions>false</trackRevisions>
    </reviewItem>
    <reviewItem>
      <errorID>c5e8010a-5317-4aa6-9b49-d1381617ac81</errorID>
      <errorWord>:</errorWord>
      <group>L1_Format</group>
      <groupName>格式问题</groupName>
      <ability>L2_HalfPunc_CN</ability>
      <abilityName>全半角问题</abilityName>
      <candidateList>
        <item>：</item>
      </candidateList>
      <explain>文本全半角错误。</explain>
      <paraID>413DC178</paraID>
      <start>4</start>
      <end>5</end>
      <status>modified</status>
      <modifiedWord>：</modifiedWord>
      <trackRevisions>false</trackRevisions>
    </reviewItem>
    <reviewItem>
      <errorID>ca1d956f-ec4f-44b8-8597-ca9bf40f2026</errorID>
      <errorWord>:</errorWord>
      <group>L1_Format</group>
      <groupName>格式问题</groupName>
      <ability>L2_HalfPunc_CN</ability>
      <abilityName>全半角问题</abilityName>
      <candidateList>
        <item>：</item>
      </candidateList>
      <explain>文本全半角错误。</explain>
      <paraID>381AF4C8</paraID>
      <start>4</start>
      <end>5</end>
      <status>modified</status>
      <modifiedWord>：</modifiedWord>
      <trackRevisions>false</trackRevisions>
    </reviewItem>
    <reviewItem>
      <errorID>d259cf9c-7e86-4d03-98b7-65100d0a4578</errorID>
      <errorWord>:</errorWord>
      <group>L1_Format</group>
      <groupName>格式问题</groupName>
      <ability>L2_HalfPunc_CN</ability>
      <abilityName>全半角问题</abilityName>
      <candidateList>
        <item>：</item>
      </candidateList>
      <explain>文本全半角错误。</explain>
      <paraID>540EFFB6</paraID>
      <start>6</start>
      <end>7</end>
      <status>modified</status>
      <modifiedWord>：</modifiedWord>
      <trackRevisions>false</trackRevisions>
    </reviewItem>
    <reviewItem>
      <errorID>a84f5ba9-69e0-432c-81f7-c2d39887c612</errorID>
      <errorWord>-</errorWord>
      <group>L1_Format</group>
      <groupName>格式问题</groupName>
      <ability>L2_HalfPunc_CN</ability>
      <abilityName>全半角问题</abilityName>
      <candidateList>
        <item>－</item>
      </candidateList>
      <explain>文本全半角错误。</explain>
      <paraID>49B5DC13</paraID>
      <start>72</start>
      <end>73</end>
      <status>modified</status>
      <modifiedWord>－</modifiedWord>
      <trackRevisions>false</trackRevisions>
    </reviewItem>
    <reviewItem>
      <errorID>28ba3a32-e8cf-467c-a92e-b0f854989e52</errorID>
      <errorWord>:</errorWord>
      <group>L1_Format</group>
      <groupName>格式问题</groupName>
      <ability>L2_HalfPunc_CN</ability>
      <abilityName>全半角问题</abilityName>
      <candidateList>
        <item>：</item>
      </candidateList>
      <explain>文本全半角错误。</explain>
      <paraID>2A9369A5</paraID>
      <start>4</start>
      <end>5</end>
      <status>modified</status>
      <modifiedWord>：</modifiedWord>
      <trackRevisions>false</trackRevisions>
    </reviewItem>
    <reviewItem>
      <errorID>a53a8ec4-9546-4f2a-a90c-49297dd4a025</errorID>
      <errorWord>:</errorWord>
      <group>L1_Format</group>
      <groupName>格式问题</groupName>
      <ability>L2_HalfPunc_CN</ability>
      <abilityName>全半角问题</abilityName>
      <candidateList>
        <item>：</item>
      </candidateList>
      <explain>文本全半角错误。</explain>
      <paraID>6E08E158</paraID>
      <start>4</start>
      <end>5</end>
      <status>modified</status>
      <modifiedWord>：</modifiedWord>
      <trackRevisions>false</trackRevisions>
    </reviewItem>
    <reviewItem>
      <errorID>b4ede69f-28c1-4d3d-a814-5aed5d51a01b</errorID>
      <errorWord>:</errorWord>
      <group>L1_Format</group>
      <groupName>格式问题</groupName>
      <ability>L2_HalfPunc_CN</ability>
      <abilityName>全半角问题</abilityName>
      <candidateList>
        <item>：</item>
      </candidateList>
      <explain>文本全半角错误。</explain>
      <paraID>6CC37034</paraID>
      <start>6</start>
      <end>7</end>
      <status>modified</status>
      <modifiedWord>：</modifiedWord>
      <trackRevisions>false</trackRevisions>
    </reviewItem>
    <reviewItem>
      <errorID>dc0ef26f-fde5-41fd-843d-310e1ceec989</errorID>
      <errorWord>:</errorWord>
      <group>L1_Format</group>
      <groupName>格式问题</groupName>
      <ability>L2_HalfPunc_CN</ability>
      <abilityName>全半角问题</abilityName>
      <candidateList>
        <item>：</item>
      </candidateList>
      <explain>文本全半角错误。</explain>
      <paraID>1B0F0B31</paraID>
      <start>4</start>
      <end>5</end>
      <status>modified</status>
      <modifiedWord>：</modifiedWord>
      <trackRevisions>false</trackRevisions>
    </reviewItem>
    <reviewItem>
      <errorID>23da8593-07e3-4bfe-a553-1d9b92c92eec</errorID>
      <errorWord>:</errorWord>
      <group>L1_Format</group>
      <groupName>格式问题</groupName>
      <ability>L2_HalfPunc_CN</ability>
      <abilityName>全半角问题</abilityName>
      <candidateList>
        <item>：</item>
      </candidateList>
      <explain>文本全半角错误。</explain>
      <paraID>36D62F29</paraID>
      <start>4</start>
      <end>5</end>
      <status>modified</status>
      <modifiedWord>：</modifiedWord>
      <trackRevisions>false</trackRevisions>
    </reviewItem>
    <reviewItem>
      <errorID>49aec45a-5fd6-46ce-8599-b28d56615067</errorID>
      <errorWord>:</errorWord>
      <group>L1_Format</group>
      <groupName>格式问题</groupName>
      <ability>L2_HalfPunc_CN</ability>
      <abilityName>全半角问题</abilityName>
      <candidateList>
        <item>：</item>
      </candidateList>
      <explain>文本全半角错误。</explain>
      <paraID>6F70EFEC</paraID>
      <start>6</start>
      <end>7</end>
      <status>modified</status>
      <modifiedWord>：</modifiedWord>
      <trackRevisions>false</trackRevisions>
    </reviewItem>
    <reviewItem>
      <errorID>cfd7c7ca-9bda-4ad6-9eb4-e941f849c8df</errorID>
      <errorWord>:</errorWord>
      <group>L1_Format</group>
      <groupName>格式问题</groupName>
      <ability>L2_HalfPunc_CN</ability>
      <abilityName>全半角问题</abilityName>
      <candidateList>
        <item>：</item>
      </candidateList>
      <explain>文本全半角错误。</explain>
      <paraID>37FC7D6A</paraID>
      <start>4</start>
      <end>5</end>
      <status>modified</status>
      <modifiedWord>：</modifiedWord>
      <trackRevisions>false</trackRevisions>
    </reviewItem>
    <reviewItem>
      <errorID>4be7b910-9d1e-46be-8a8d-900ca706c4e2</errorID>
      <errorWord>:</errorWord>
      <group>L1_Format</group>
      <groupName>格式问题</groupName>
      <ability>L2_HalfPunc_CN</ability>
      <abilityName>全半角问题</abilityName>
      <candidateList>
        <item>：</item>
      </candidateList>
      <explain>文本全半角错误。</explain>
      <paraID>664DFEF7</paraID>
      <start>4</start>
      <end>5</end>
      <status>modified</status>
      <modifiedWord>：</modifiedWord>
      <trackRevisions>false</trackRevisions>
    </reviewItem>
    <reviewItem>
      <errorID>c2519c81-9bf9-468e-b974-06ce0fda96e0</errorID>
      <errorWord>:</errorWord>
      <group>L1_Format</group>
      <groupName>格式问题</groupName>
      <ability>L2_HalfPunc_CN</ability>
      <abilityName>全半角问题</abilityName>
      <candidateList>
        <item>：</item>
      </candidateList>
      <explain>文本全半角错误。</explain>
      <paraID>626CFBF8</paraID>
      <start>6</start>
      <end>7</end>
      <status>modified</status>
      <modifiedWord>：</modifiedWord>
      <trackRevisions>false</trackRevisions>
    </reviewItem>
    <reviewItem>
      <errorID>25991861-11ef-4809-9711-78a72d250da1</errorID>
      <errorWord>:</errorWord>
      <group>L1_Format</group>
      <groupName>格式问题</groupName>
      <ability>L2_HalfPunc_CN</ability>
      <abilityName>全半角问题</abilityName>
      <candidateList>
        <item>：</item>
      </candidateList>
      <explain>文本全半角错误。</explain>
      <paraID>6E3B2252</paraID>
      <start>4</start>
      <end>5</end>
      <status>modified</status>
      <modifiedWord>：</modifiedWord>
      <trackRevisions>false</trackRevisions>
    </reviewItem>
    <reviewItem>
      <errorID>995a6bfb-196f-4a70-bc2a-3203573bdced</errorID>
      <errorWord>:</errorWord>
      <group>L1_Format</group>
      <groupName>格式问题</groupName>
      <ability>L2_HalfPunc_CN</ability>
      <abilityName>全半角问题</abilityName>
      <candidateList>
        <item>：</item>
      </candidateList>
      <explain>文本全半角错误。</explain>
      <paraID>6D78FC12</paraID>
      <start>4</start>
      <end>5</end>
      <status>modified</status>
      <modifiedWord>：</modifiedWord>
      <trackRevisions>false</trackRevisions>
    </reviewItem>
    <reviewItem>
      <errorID>e4e390c9-143e-4f1f-87b4-457ca9a3eb99</errorID>
      <errorWord>:</errorWord>
      <group>L1_Format</group>
      <groupName>格式问题</groupName>
      <ability>L2_HalfPunc_CN</ability>
      <abilityName>全半角问题</abilityName>
      <candidateList>
        <item>：</item>
      </candidateList>
      <explain>文本全半角错误。</explain>
      <paraID> A43FFED</paraID>
      <start>6</start>
      <end>7</end>
      <status>modified</status>
      <modifiedWord>：</modifiedWord>
      <trackRevisions>false</trackRevisions>
    </reviewItem>
    <reviewItem>
      <errorID>1421e24c-3bd0-4219-b45a-031dc73100ff</errorID>
      <errorWord>-</errorWord>
      <group>L1_Format</group>
      <groupName>格式问题</groupName>
      <ability>L2_HalfPunc_CN</ability>
      <abilityName>全半角问题</abilityName>
      <candidateList>
        <item>－</item>
      </candidateList>
      <explain>文本全半角错误。</explain>
      <paraID>615173E1</paraID>
      <start>4</start>
      <end>5</end>
      <status>modified</status>
      <modifiedWord>－</modifiedWord>
      <trackRevisions>false</trackRevisions>
    </reviewItem>
    <reviewItem>
      <errorID>1f0c38c6-97db-4b71-8a04-1ba599ea2ef4</errorID>
      <errorWord>回退</errorWord>
      <group>L1_Word</group>
      <groupName>字词问题</groupName>
      <ability>L2_Typo</ability>
      <abilityName>字词错误</abilityName>
      <candidateList>
        <item>退回</item>
      </candidateList>
      <explain/>
      <paraID>44E92B46</paraID>
      <start>109</start>
      <end>111</end>
      <status>modified</status>
      <modifiedWord>退回</modifiedWord>
      <trackRevisions>false</trackRevisions>
    </reviewItem>
    <reviewItem>
      <errorID>14e2c091-7c90-497a-a5aa-ab12d1d95e95</errorID>
      <errorWord>-</errorWord>
      <group>L1_Format</group>
      <groupName>格式问题</groupName>
      <ability>L2_HalfPunc_CN</ability>
      <abilityName>全半角问题</abilityName>
      <candidateList>
        <item>－</item>
      </candidateList>
      <explain>文本全半角错误。</explain>
      <paraID>6099857A</paraID>
      <start>4</start>
      <end>5</end>
      <status>modified</status>
      <modifiedWord>－</modifiedWord>
      <trackRevisions>false</trackRevisions>
    </reviewItem>
    <reviewItem>
      <errorID>22657152-05a5-4844-8dd2-b87c93c99d7e</errorID>
      <errorWord>-</errorWord>
      <group>L1_Format</group>
      <groupName>格式问题</groupName>
      <ability>L2_HalfPunc_CN</ability>
      <abilityName>全半角问题</abilityName>
      <candidateList>
        <item>－</item>
      </candidateList>
      <explain>文本全半角错误。</explain>
      <paraID>4585AE74</paraID>
      <start>4</start>
      <end>5</end>
      <status>modified</status>
      <modifiedWord>－</modifiedWord>
      <trackRevisions>false</trackRevisions>
    </reviewItem>
    <reviewItem>
      <errorID>94dbbf44-ca84-468c-be76-0a7230e19e92</errorID>
      <errorWord>-</errorWord>
      <group>L1_Format</group>
      <groupName>格式问题</groupName>
      <ability>L2_HalfPunc_CN</ability>
      <abilityName>全半角问题</abilityName>
      <candidateList>
        <item>－</item>
      </candidateList>
      <explain>文本全半角错误。</explain>
      <paraID> AAE53D9</paraID>
      <start>4</start>
      <end>5</end>
      <status>modified</status>
      <modifiedWord>－</modifiedWord>
      <trackRevisions>false</trackRevisions>
    </reviewItem>
    <reviewItem>
      <errorID>d16df0ff-4c75-43a1-9a3a-012517c0291e</errorID>
      <errorWord>-</errorWord>
      <group>L1_Format</group>
      <groupName>格式问题</groupName>
      <ability>L2_HalfPunc_CN</ability>
      <abilityName>全半角问题</abilityName>
      <candidateList>
        <item>－</item>
      </candidateList>
      <explain>文本全半角错误。</explain>
      <paraID>4D5D5AD2</paraID>
      <start>2</start>
      <end>3</end>
      <status>modified</status>
      <modifiedWord>－</modifiedWord>
      <trackRevisions>false</trackRevisions>
    </reviewItem>
    <reviewItem>
      <errorID>28af3aeb-faa6-4fcf-bd6a-7aae0c44ffc8</errorID>
      <errorWord>-</errorWord>
      <group>L1_Format</group>
      <groupName>格式问题</groupName>
      <ability>L2_HalfPunc_CN</ability>
      <abilityName>全半角问题</abilityName>
      <candidateList>
        <item>－</item>
      </candidateList>
      <explain>文本全半角错误。</explain>
      <paraID>1AC53C64</paraID>
      <start>5</start>
      <end>6</end>
      <status>modified</status>
      <modifiedWord>－</modifiedWord>
      <trackRevisions>false</trackRevisions>
    </reviewItem>
    <reviewItem>
      <errorID>2521edc2-03e6-43d2-9b36-6bf769ba530c</errorID>
      <errorWord>-</errorWord>
      <group>L1_Format</group>
      <groupName>格式问题</groupName>
      <ability>L2_HalfPunc_CN</ability>
      <abilityName>全半角问题</abilityName>
      <candidateList>
        <item>－</item>
      </candidateList>
      <explain>文本全半角错误。</explain>
      <paraID>6888ED08</paraID>
      <start>8</start>
      <end>9</end>
      <status>modified</status>
      <modifiedWord>－</modifiedWord>
      <trackRevisions>false</trackRevisions>
    </reviewItem>
    <reviewItem>
      <errorID>427d790c-1450-4f5a-a8be-3e2ed6a3518d</errorID>
      <errorWord>-</errorWord>
      <group>L1_Format</group>
      <groupName>格式问题</groupName>
      <ability>L2_HalfPunc_CN</ability>
      <abilityName>全半角问题</abilityName>
      <candidateList>
        <item>－</item>
      </candidateList>
      <explain>文本全半角错误。</explain>
      <paraID>5C15E454</paraID>
      <start>4</start>
      <end>5</end>
      <status>modified</status>
      <modifiedWord>－</modifiedWord>
      <trackRevisions>false</trackRevisions>
    </reviewItem>
    <reviewItem>
      <errorID>5e40f77b-e9cf-40cb-a1d9-bbc55385baf7</errorID>
      <errorWord>-</errorWord>
      <group>L1_Format</group>
      <groupName>格式问题</groupName>
      <ability>L2_HalfPunc_CN</ability>
      <abilityName>全半角问题</abilityName>
      <candidateList>
        <item>－</item>
      </candidateList>
      <explain>文本全半角错误。</explain>
      <paraID>40BE2985</paraID>
      <start>2</start>
      <end>3</end>
      <status>modified</status>
      <modifiedWord>－</modifiedWord>
      <trackRevisions>false</trackRevisions>
    </reviewItem>
    <reviewItem>
      <errorID>ee7b306f-c438-4f3d-8cf7-785457b32c95</errorID>
      <errorWord>-</errorWord>
      <group>L1_Format</group>
      <groupName>格式问题</groupName>
      <ability>L2_HalfPunc_CN</ability>
      <abilityName>全半角问题</abilityName>
      <candidateList>
        <item>－</item>
      </candidateList>
      <explain>文本全半角错误。</explain>
      <paraID>2EBA9EED</paraID>
      <start>8</start>
      <end>9</end>
      <status>modified</status>
      <modifiedWord>－</modifiedWord>
      <trackRevisions>false</trackRevisions>
    </reviewItem>
    <reviewItem>
      <errorID>08c686fe-715b-46a2-9023-26d3c5a88591</errorID>
      <errorWord>将将</errorWord>
      <group>L1_Word</group>
      <groupName>字词问题</groupName>
      <ability>L2_Typo</ability>
      <abilityName>字词错误</abilityName>
      <candidateList>
        <item>将</item>
      </candidateList>
      <explain/>
      <paraID>1B05B4B9</paraID>
      <start>14</start>
      <end>15</end>
      <status>modified</status>
      <modifiedWord>将</modifiedWord>
      <trackRevisions>false</trackRevisions>
    </reviewItem>
    <reviewItem>
      <errorID>3f7c2ff0-c0d0-4cb8-8a88-fb7d42c18dbe</errorID>
      <errorWord>-</errorWord>
      <group>L1_Format</group>
      <groupName>格式问题</groupName>
      <ability>L2_HalfPunc_CN</ability>
      <abilityName>全半角问题</abilityName>
      <candidateList>
        <item>－</item>
      </candidateList>
      <explain>文本全半角错误。</explain>
      <paraID>3F376886</paraID>
      <start>2</start>
      <end>3</end>
      <status>modified</status>
      <modifiedWord>－</modifiedWord>
      <trackRevisions>false</trackRevisions>
    </reviewItem>
    <reviewItem>
      <errorID>0051cc0c-661b-451e-a7e7-b2df5e83f277</errorID>
      <errorWord>-</errorWord>
      <group>L1_Format</group>
      <groupName>格式问题</groupName>
      <ability>L2_HalfPunc_CN</ability>
      <abilityName>全半角问题</abilityName>
      <candidateList>
        <item>－</item>
      </candidateList>
      <explain>文本全半角错误。</explain>
      <paraID> 9E5DB67</paraID>
      <start>4</start>
      <end>5</end>
      <status>modified</status>
      <modifiedWord>－</modifiedWord>
      <trackRevisions>false</trackRevisions>
    </reviewItem>
    <reviewItem>
      <errorID>07e0abae-b4b1-47db-adfe-d3a86c503fcb</errorID>
      <errorWord>-</errorWord>
      <group>L1_Format</group>
      <groupName>格式问题</groupName>
      <ability>L2_HalfPunc_CN</ability>
      <abilityName>全半角问题</abilityName>
      <candidateList>
        <item>－</item>
      </candidateList>
      <explain>文本全半角错误。</explain>
      <paraID>250E1665</paraID>
      <start>2</start>
      <end>3</end>
      <status>modified</status>
      <modifiedWord>－</modifiedWord>
      <trackRevisions>false</trackRevisions>
    </reviewItem>
    <reviewItem>
      <errorID>726ec047-e3d3-4497-8afe-34bb20807153</errorID>
      <errorWord>-</errorWord>
      <group>L1_Format</group>
      <groupName>格式问题</groupName>
      <ability>L2_HalfPunc_CN</ability>
      <abilityName>全半角问题</abilityName>
      <candidateList>
        <item>－</item>
      </candidateList>
      <explain>文本全半角错误。</explain>
      <paraID>65F567DD</paraID>
      <start>4</start>
      <end>5</end>
      <status>modified</status>
      <modifiedWord>－</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51eb0e-6376-4b22-9da1-0a304fd6336e}">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115</Words>
  <Characters>135</Characters>
  <Lines>101</Lines>
  <Paragraphs>28</Paragraphs>
  <TotalTime>29</TotalTime>
  <ScaleCrop>false</ScaleCrop>
  <LinksUpToDate>false</LinksUpToDate>
  <CharactersWithSpaces>143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2023-11-16T20:54:00Z</dcterms:created>
  <dc:creator>Data</dc:creator>
  <cp:lastModifiedBy>阿栋</cp:lastModifiedBy>
  <dcterms:modified xsi:type="dcterms:W3CDTF">2026-10-15T03:36:23Z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FB8EC769097C476C99E690F1F1D5FADC_13</vt:lpwstr>
  </property>
  <property fmtid="{D5CDD505-2E9C-101B-9397-08002B2CF9AE}" pid="4" name="KSOTemplateDocerSaveRecord">
    <vt:lpwstr>eyJoZGlkIjoiZGEyYjAzNGJkNDI0ZDJjNDIxNDFhZWQzMTI5YjkzODQiLCJ1c2VySWQiOiI0MTk4NjczOTcifQ==</vt:lpwstr>
  </property>
</Properties>
</file>